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816873248"/>
        <w:tag w:val="goog_rdk_3"/>
      </w:sdtPr>
      <w:sdtContent>
        <w:p w:rsidR="00000000" w:rsidDel="00000000" w:rsidP="00000000" w:rsidRDefault="00000000" w:rsidRPr="00000000" w14:paraId="00000001">
          <w:pPr>
            <w:rPr>
              <w:ins w:author="Harishma Rakeshkumar" w:id="3" w:date="2026-09-28T06:05:59Z"/>
              <w:b w:val="1"/>
              <w:bCs w:val="1"/>
              <w:rPrChange w:author="Aswitha Rajaram" w:id="4" w:date="2026-09-28T07:33:57Z">
                <w:rPr>
                  <w:rFonts w:ascii="Arial" w:cs="Arial" w:eastAsia="Arial" w:hAnsi="Arial"/>
                  <w:b w:val="0"/>
                  <w:bCs w:val="0"/>
                  <w:i w:val="0"/>
                  <w:iCs w:val="0"/>
                  <w:smallCaps w:val="0"/>
                  <w:strike w:val="0"/>
                  <w:color w:val="000000"/>
                  <w:sz w:val="22"/>
                  <w:szCs w:val="22"/>
                  <w:u w:val="none"/>
                  <w:shd w:fill="auto" w:val="clear"/>
                  <w:vertAlign w:val="baseline"/>
                </w:rPr>
              </w:rPrChange>
            </w:rPr>
            <w:pPrChange w:author="Aswitha Rajaram" w:id="0" w:date="2026-09-28T07:25:28Z">
              <w:pPr/>
            </w:pPrChange>
          </w:pPr>
          <w:sdt>
            <w:sdtPr>
              <w:id w:val="-1381585658"/>
              <w:tag w:val="goog_rdk_1"/>
            </w:sdtPr>
            <w:sdtContent>
              <w:ins w:author="Harishma Rakeshkumar" w:id="3" w:date="2026-09-28T06:05:59Z"/>
              <w:sdt>
                <w:sdtPr>
                  <w:id w:val="-168632570"/>
                  <w:tag w:val="goog_rdk_2"/>
                </w:sdtPr>
                <w:sdtContent>
                  <w:ins w:author="Harishma Rakeshkumar" w:id="3" w:date="2026-09-28T06:05:59Z">
                    <w:r w:rsidDel="00000000" w:rsidR="00000000" w:rsidRPr="00000000">
                      <w:rPr>
                        <w:rtl w:val="0"/>
                      </w:rPr>
                    </w:r>
                  </w:ins>
                </w:sdtContent>
              </w:sdt>
              <w:ins w:author="Harishma Rakeshkumar" w:id="3" w:date="2026-09-28T06:05:59Z"/>
            </w:sdtContent>
          </w:sdt>
        </w:p>
      </w:sdtContent>
    </w:sdt>
    <w:sdt>
      <w:sdtPr>
        <w:lock w:val="contentLocked"/>
        <w:id w:val="733005340"/>
        <w:tag w:val="goog_rdk_50"/>
      </w:sdtPr>
      <w:sdtContent>
        <w:tbl>
          <w:tblPr>
            <w:tblStyle w:val="Table1"/>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68798828125"/>
            <w:gridCol w:w="6777.31201171875"/>
            <w:tblGridChange w:id="0">
              <w:tblGrid>
                <w:gridCol w:w="1275.68798828125"/>
                <w:gridCol w:w="6777.31201171875"/>
              </w:tblGrid>
            </w:tblGridChange>
          </w:tblGrid>
          <w:sdt>
            <w:sdtPr>
              <w:id w:val="1099711695"/>
              <w:tag w:val="goog_rdk_4"/>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387609171"/>
                      <w:tag w:val="goog_rdk_8"/>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6884104"/>
                            <w:tag w:val="goog_rdk_5"/>
                          </w:sdtPr>
                          <w:sdtContent>
                            <w:ins w:author="Harishma Rakeshkumar" w:id="3" w:date="2026-09-28T06:05:59Z"/>
                            <w:sdt>
                              <w:sdtPr>
                                <w:id w:val="970929537"/>
                                <w:tag w:val="goog_rdk_6"/>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To</w:t>
                                  </w:r>
                                </w:ins>
                              </w:sdtContent>
                            </w:sdt>
                            <w:ins w:author="Harishma Rakeshkumar" w:id="3" w:date="2026-09-28T06:05:59Z">
                              <w:sdt>
                                <w:sdtPr>
                                  <w:id w:val="508734051"/>
                                  <w:tag w:val="goog_rdk_7"/>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63704335"/>
                      <w:tag w:val="goog_rdk_16"/>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8545718"/>
                            <w:tag w:val="goog_rdk_9"/>
                          </w:sdtPr>
                          <w:sdtContent>
                            <w:ins w:author="Harishma Rakeshkumar" w:id="3" w:date="2026-09-28T06:05:59Z"/>
                            <w:sdt>
                              <w:sdtPr>
                                <w:id w:val="-580661835"/>
                                <w:tag w:val="goog_rdk_10"/>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1719742351"/>
                                  <w:tag w:val="goog_rdk_11"/>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sdtContent>
                              </w:sdt>
                              <w:sdt>
                                <w:sdtPr>
                                  <w:id w:val="-1667979556"/>
                                  <w:tag w:val="goog_rdk_12"/>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sdtContent>
                              </w:sdt>
                              <w:sdt>
                                <w:sdtPr>
                                  <w:id w:val="-108771010"/>
                                  <w:tag w:val="goog_rdk_13"/>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sdtContent>
                              </w:sdt>
                              <w:sdt>
                                <w:sdtPr>
                                  <w:id w:val="-759296806"/>
                                  <w:tag w:val="goog_rdk_14"/>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sdtContent>
                              </w:sdt>
                              <w:sdt>
                                <w:sdtPr>
                                  <w:id w:val="944230503"/>
                                  <w:tag w:val="goog_rdk_15"/>
                                </w:sdtPr>
                                <w:sdtContent>
                                  <w:r w:rsidDel="00000000" w:rsidR="00000000" w:rsidRPr="00000000">
                                    <w:rPr>
                                      <w:rtl w:val="0"/>
                                    </w:rPr>
                                  </w:r>
                                </w:sdtContent>
                              </w:sdt>
                            </w:ins>
                          </w:sdtContent>
                        </w:sdt>
                      </w:p>
                    </w:sdtContent>
                  </w:sdt>
                </w:tc>
              </w:tr>
            </w:sdtContent>
          </w:sdt>
          <w:sdt>
            <w:sdtPr>
              <w:id w:val="-895156455"/>
              <w:tag w:val="goog_rdk_17"/>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929549003"/>
                      <w:tag w:val="goog_rdk_21"/>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1334455"/>
                            <w:tag w:val="goog_rdk_18"/>
                          </w:sdtPr>
                          <w:sdtContent>
                            <w:ins w:author="Harishma Rakeshkumar" w:id="3" w:date="2026-09-28T06:05:59Z"/>
                            <w:sdt>
                              <w:sdtPr>
                                <w:id w:val="-1922478516"/>
                                <w:tag w:val="goog_rdk_19"/>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Cc</w:t>
                                  </w:r>
                                </w:ins>
                              </w:sdtContent>
                            </w:sdt>
                            <w:ins w:author="Harishma Rakeshkumar" w:id="3" w:date="2026-09-28T06:05:59Z">
                              <w:sdt>
                                <w:sdtPr>
                                  <w:id w:val="-831510236"/>
                                  <w:tag w:val="goog_rdk_20"/>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4242329"/>
                      <w:tag w:val="goog_rdk_25"/>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7043797"/>
                            <w:tag w:val="goog_rdk_22"/>
                          </w:sdtPr>
                          <w:sdtContent>
                            <w:ins w:author="Harishma Rakeshkumar" w:id="3" w:date="2026-09-28T06:05:59Z"/>
                            <w:sdt>
                              <w:sdtPr>
                                <w:id w:val="-753361738"/>
                                <w:tag w:val="goog_rdk_23"/>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230069141"/>
                                  <w:tag w:val="goog_rdk_24"/>
                                </w:sdtPr>
                                <w:sdtContent>
                                  <w:r w:rsidDel="00000000" w:rsidR="00000000" w:rsidRPr="00000000">
                                    <w:rPr>
                                      <w:rtl w:val="0"/>
                                    </w:rPr>
                                  </w:r>
                                </w:sdtContent>
                              </w:sdt>
                            </w:ins>
                          </w:sdtContent>
                        </w:sdt>
                      </w:p>
                    </w:sdtContent>
                  </w:sdt>
                </w:tc>
              </w:tr>
            </w:sdtContent>
          </w:sdt>
          <w:sdt>
            <w:sdtPr>
              <w:id w:val="-807813832"/>
              <w:tag w:val="goog_rdk_26"/>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829540200"/>
                      <w:tag w:val="goog_rdk_30"/>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6018093"/>
                            <w:tag w:val="goog_rdk_27"/>
                          </w:sdtPr>
                          <w:sdtContent>
                            <w:ins w:author="Harishma Rakeshkumar" w:id="3" w:date="2026-09-28T06:05:59Z"/>
                            <w:sdt>
                              <w:sdtPr>
                                <w:id w:val="-1258972197"/>
                                <w:tag w:val="goog_rdk_28"/>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Bcc</w:t>
                                  </w:r>
                                </w:ins>
                              </w:sdtContent>
                            </w:sdt>
                            <w:ins w:author="Harishma Rakeshkumar" w:id="3" w:date="2026-09-28T06:05:59Z">
                              <w:sdt>
                                <w:sdtPr>
                                  <w:id w:val="663059870"/>
                                  <w:tag w:val="goog_rdk_29"/>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097388327"/>
                      <w:tag w:val="goog_rdk_34"/>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3493524"/>
                            <w:tag w:val="goog_rdk_31"/>
                          </w:sdtPr>
                          <w:sdtContent>
                            <w:ins w:author="Harishma Rakeshkumar" w:id="3" w:date="2026-09-28T06:05:59Z"/>
                            <w:sdt>
                              <w:sdtPr>
                                <w:id w:val="1689032160"/>
                                <w:tag w:val="goog_rdk_32"/>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768341365"/>
                                  <w:tag w:val="goog_rdk_33"/>
                                </w:sdtPr>
                                <w:sdtContent>
                                  <w:r w:rsidDel="00000000" w:rsidR="00000000" w:rsidRPr="00000000">
                                    <w:rPr>
                                      <w:rtl w:val="0"/>
                                    </w:rPr>
                                  </w:r>
                                </w:sdtContent>
                              </w:sdt>
                            </w:ins>
                          </w:sdtContent>
                        </w:sdt>
                      </w:p>
                    </w:sdtContent>
                  </w:sdt>
                </w:tc>
              </w:tr>
            </w:sdtContent>
          </w:sdt>
          <w:sdt>
            <w:sdtPr>
              <w:id w:val="1297392267"/>
              <w:tag w:val="goog_rdk_35"/>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305291641"/>
                      <w:tag w:val="goog_rdk_39"/>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8554880"/>
                            <w:tag w:val="goog_rdk_36"/>
                          </w:sdtPr>
                          <w:sdtContent>
                            <w:ins w:author="Harishma Rakeshkumar" w:id="3" w:date="2026-09-28T06:05:59Z"/>
                            <w:sdt>
                              <w:sdtPr>
                                <w:id w:val="1934783363"/>
                                <w:tag w:val="goog_rdk_37"/>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Subject</w:t>
                                  </w:r>
                                </w:ins>
                              </w:sdtContent>
                            </w:sdt>
                            <w:ins w:author="Harishma Rakeshkumar" w:id="3" w:date="2026-09-28T06:05:59Z">
                              <w:sdt>
                                <w:sdtPr>
                                  <w:id w:val="-191747337"/>
                                  <w:tag w:val="goog_rdk_38"/>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139744409"/>
                      <w:tag w:val="goog_rdk_42"/>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069832"/>
                            <w:tag w:val="goog_rdk_40"/>
                          </w:sdtPr>
                          <w:sdtContent>
                            <w:ins w:author="Harishma Rakeshkumar" w:id="3" w:date="2026-09-28T06:05:59Z"/>
                            <w:sdt>
                              <w:sdtPr>
                                <w:id w:val="-1885844525"/>
                                <w:tag w:val="goog_rdk_41"/>
                              </w:sdtPr>
                              <w:sdtContent>
                                <w:ins w:author="Harishma Rakeshkumar" w:id="3" w:date="2026-09-28T06:05:59Z">
                                  <w:r w:rsidDel="00000000" w:rsidR="00000000" w:rsidRPr="00000000">
                                    <w:rPr>
                                      <w:rtl w:val="0"/>
                                    </w:rPr>
                                  </w:r>
                                </w:ins>
                              </w:sdtContent>
                            </w:sdt>
                            <w:ins w:author="Harishma Rakeshkumar" w:id="3" w:date="2026-09-28T06:05:59Z"/>
                          </w:sdtContent>
                        </w:sdt>
                      </w:p>
                    </w:sdtContent>
                  </w:sdt>
                </w:tc>
              </w:tr>
            </w:sdtContent>
          </w:sdt>
          <w:sdt>
            <w:sdtPr>
              <w:id w:val="617470537"/>
              <w:tag w:val="goog_rdk_43"/>
            </w:sdtPr>
            <w:sdtContent>
              <w:tr>
                <w:trPr>
                  <w:cantSplit w:val="0"/>
                  <w:trHeight w:val="2000" w:hRule="atLeast"/>
                  <w:tblHeader w:val="0"/>
                  <w:ins w:author="Harishma Rakeshkumar" w:id="3" w:date="2026-09-28T06:05:5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102271236"/>
                      <w:tag w:val="goog_rdk_46"/>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color w:val="222222"/>
                            <w:sz w:val="20"/>
                            <w:szCs w:val="2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944"/>
                            <w:tag w:val="goog_rdk_44"/>
                          </w:sdtPr>
                          <w:sdtContent>
                            <w:ins w:author="Harishma Rakeshkumar" w:id="3" w:date="2026-09-28T06:05:59Z"/>
                            <w:sdt>
                              <w:sdtPr>
                                <w:id w:val="-2058812707"/>
                                <w:tag w:val="goog_rdk_45"/>
                              </w:sdtPr>
                              <w:sdtContent>
                                <w:ins w:author="Harishma Rakeshkumar" w:id="3" w:date="2026-09-28T06:05:59Z">
                                  <w:r w:rsidDel="00000000" w:rsidR="00000000" w:rsidRPr="00000000">
                                    <w:rPr>
                                      <w:rtl w:val="0"/>
                                    </w:rPr>
                                  </w:r>
                                </w:ins>
                              </w:sdtContent>
                            </w:sdt>
                            <w:ins w:author="Harishma Rakeshkumar" w:id="3" w:date="2026-09-28T06:05:59Z"/>
                          </w:sdtContent>
                        </w:sdt>
                      </w:p>
                    </w:sdtContent>
                  </w:sdt>
                </w:tc>
              </w:tr>
            </w:sdtContent>
          </w:sdt>
        </w:tbl>
      </w:sdtContent>
    </w:sdt>
    <w:sdt>
      <w:sdtPr>
        <w:id w:val="-1623915382"/>
        <w:tag w:val="goog_rdk_54"/>
      </w:sdtPr>
      <w:sdtContent>
        <w:p w:rsidR="00000000" w:rsidDel="00000000" w:rsidP="00000000" w:rsidRDefault="00000000" w:rsidRPr="00000000" w14:paraId="0000000C">
          <w:pPr>
            <w:rPr>
              <w:ins w:author="Sri durga devi" w:id="7" w:date="2026-09-28T05:47:41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Change w:author="Harishma Rakeshkumar" w:id="0" w:date="2026-09-28T06:05:59Z">
              <w:pPr>
                <w:pStyle w:val="Title"/>
              </w:pPr>
            </w:pPrChange>
          </w:pPr>
          <w:sdt>
            <w:sdtPr>
              <w:id w:val="-2075501104"/>
              <w:tag w:val="goog_rdk_52"/>
            </w:sdtPr>
            <w:sdtContent>
              <w:ins w:author="Sri durga devi" w:id="7" w:date="2026-09-28T05:47:41Z"/>
              <w:sdt>
                <w:sdtPr>
                  <w:id w:val="-2105306402"/>
                  <w:tag w:val="goog_rdk_53"/>
                </w:sdtPr>
                <w:sdtContent>
                  <w:ins w:author="Sri durga devi" w:id="7" w:date="2026-09-28T05:47:41Z">
                    <w:r w:rsidDel="00000000" w:rsidR="00000000" w:rsidRPr="00000000">
                      <w:rPr>
                        <w:rtl w:val="0"/>
                      </w:rPr>
                    </w:r>
                  </w:ins>
                </w:sdtContent>
              </w:sdt>
              <w:ins w:author="Sri durga devi" w:id="7" w:date="2026-09-28T05:47:41Z">
                <w:bookmarkStart w:colFirst="0" w:colLast="0" w:name="_heading=h.7yfgqiaj0pwe" w:id="0"/>
                <w:bookmarkEnd w:id="0"/>
              </w:ins>
            </w:sdtContent>
          </w:sdt>
        </w:p>
      </w:sdtContent>
    </w:sdt>
    <w:sdt>
      <w:sdtPr>
        <w:id w:val="468490788"/>
        <w:tag w:val="goog_rdk_114"/>
      </w:sdtPr>
      <w:sdtContent>
        <w:p w:rsidR="00000000" w:rsidDel="00000000" w:rsidP="00000000" w:rsidRDefault="00000000" w:rsidRPr="00000000" w14:paraId="0000000D">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ins w:author="Anonymous" w:id="25" w:date="2026-09-27T07:20:49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Nivesh" w:id="26" w:date="2026-09-28T05:30:58Z">
                <w:rPr>
                  <w:rFonts w:ascii="Arial" w:cs="Arial" w:eastAsia="Arial" w:hAnsi="Arial"/>
                  <w:b w:val="0"/>
                  <w:bCs w:val="0"/>
                  <w:i w:val="0"/>
                  <w:iCs w:val="0"/>
                  <w:smallCaps w:val="0"/>
                  <w:strike w:val="0"/>
                  <w:color w:val="000000"/>
                  <w:sz w:val="22"/>
                  <w:szCs w:val="22"/>
                  <w:u w:val="none"/>
                  <w:shd w:fill="auto" w:val="clear"/>
                  <w:vertAlign w:val="baseline"/>
                </w:rPr>
              </w:rPrChange>
            </w:rPr>
            <w:pPrChange w:author="Nivesh" w:id="0" w:date="2026-09-28T05:30:58Z">
              <w:pPr/>
            </w:pPrChange>
          </w:pPr>
          <w:sdt>
            <w:sdtPr>
              <w:id w:val="1141676997"/>
              <w:tag w:val="goog_rdk_56"/>
            </w:sdtPr>
            <w:sdtContent>
              <w:ins w:author="Sarathy V" w:id="8" w:date="2026-09-28T05:00:50Z"/>
              <w:sdt>
                <w:sdtPr>
                  <w:id w:val="1392721188"/>
                  <w:tag w:val="goog_rdk_57"/>
                </w:sdtPr>
                <w:sdtContent>
                  <w:ins w:author="Sarathy V" w:id="8" w:date="2026-09-28T05:00:50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Sarathy V" w:id="8" w:date="2026-09-28T05:00:50Z">
                <w:sdt>
                  <w:sdtPr>
                    <w:id w:val="1979109296"/>
                    <w:tag w:val="goog_rdk_58"/>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sdtContent>
                </w:sdt>
              </w:ins>
            </w:sdtContent>
          </w:sdt>
          <w:sdt>
            <w:sdtPr>
              <w:id w:val="-1201936557"/>
              <w:tag w:val="goog_rdk_59"/>
            </w:sdtPr>
            <w:sdtContent>
              <w:ins w:author="Dhanu Sri" w:id="10" w:date="2026-09-27T16:29:49Z"/>
              <w:sdt>
                <w:sdtPr>
                  <w:id w:val="-677211791"/>
                  <w:tag w:val="goog_rdk_60"/>
                </w:sdtPr>
                <w:sdtContent>
                  <w:ins w:author="Dhanu Sri" w:id="10" w:date="2026-09-27T16:29:49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Dhanu Sri" w:id="10" w:date="2026-09-27T16:29:49Z"/>
            </w:sdtContent>
          </w:sdt>
          <w:sdt>
            <w:sdtPr>
              <w:id w:val="-1916122951"/>
              <w:tag w:val="goog_rdk_61"/>
            </w:sdtPr>
            <w:sdtContent>
              <w:ins w:author="Mathumitha" w:id="11" w:date="2026-09-27T12:40:47Z">
                <w:sdt>
                  <w:sdtPr>
                    <w:id w:val="-476388447"/>
                    <w:tag w:val="goog_rdk_62"/>
                  </w:sdtPr>
                  <w:sdtContent>
                    <w:del w:author="Priya.A Priya.A" w:id="12" w:date="2026-09-27T13:35:13Z"/>
                  </w:sdtContent>
                </w:sdt>
              </w:ins>
              <w:sdt>
                <w:sdtPr>
                  <w:id w:val="1727839395"/>
                  <w:tag w:val="goog_rdk_63"/>
                </w:sdtPr>
                <w:sdtContent>
                  <w:ins w:author="Mathumitha" w:id="11" w:date="2026-09-27T12:40:47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ff</w:delText>
                      </w:r>
                    </w:del>
                  </w:ins>
                </w:sdtContent>
              </w:sdt>
              <w:ins w:author="Mathumitha" w:id="11" w:date="2026-09-27T12:40:47Z">
                <w:del w:author="Priya.A Priya.A" w:id="12" w:date="2026-09-27T13:35:13Z">
                  <w:sdt>
                    <w:sdtPr>
                      <w:id w:val="-1384671790"/>
                      <w:tag w:val="goog_rdk_64"/>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sdtContent>
                  </w:sdt>
                </w:del>
              </w:ins>
            </w:sdtContent>
          </w:sdt>
          <w:sdt>
            <w:sdtPr>
              <w:id w:val="60853542"/>
              <w:tag w:val="goog_rdk_65"/>
            </w:sdtPr>
            <w:sdtContent>
              <w:del w:author="Priya.A Priya.A" w:id="12" w:date="2026-09-27T13:35:13Z"/>
            </w:sdtContent>
          </w:sdt>
          <w:sdt>
            <w:sdtPr>
              <w:id w:val="-1305977308"/>
              <w:tag w:val="goog_rdk_66"/>
            </w:sdtPr>
            <w:sdtContent>
              <w:ins w:author="Sharon Balaji" w:id="13" w:date="2026-09-26T14:06:42Z">
                <w:sdt>
                  <w:sdtPr>
                    <w:id w:val="1352722459"/>
                    <w:tag w:val="goog_rdk_67"/>
                  </w:sdtPr>
                  <w:sdtContent>
                    <w:del w:author="Priya.A Priya.A" w:id="12" w:date="2026-09-27T13:35:13Z"/>
                  </w:sdtContent>
                </w:sdt>
              </w:ins>
              <w:sdt>
                <w:sdtPr>
                  <w:id w:val="-539181448"/>
                  <w:tag w:val="goog_rdk_68"/>
                </w:sdtPr>
                <w:sdtContent>
                  <w:ins w:author="Sharon Balaji" w:id="13" w:date="2026-09-26T14:06:42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PPPPPPP p</w:delText>
                      </w:r>
                    </w:del>
                  </w:ins>
                </w:sdtContent>
              </w:sdt>
              <w:ins w:author="Sharon Balaji" w:id="13" w:date="2026-09-26T14:06:42Z">
                <w:del w:author="Priya.A Priya.A" w:id="12" w:date="2026-09-27T13:35:13Z"/>
              </w:ins>
            </w:sdtContent>
          </w:sdt>
          <w:sdt>
            <w:sdtPr>
              <w:id w:val="282023393"/>
              <w:tag w:val="goog_rdk_69"/>
            </w:sdtPr>
            <w:sdtContent>
              <w:del w:author="Priya.A Priya.A" w:id="12" w:date="2026-09-27T13:35:13Z"/>
            </w:sdtContent>
          </w:sdt>
          <w:sdt>
            <w:sdtPr>
              <w:id w:val="-549555914"/>
              <w:tag w:val="goog_rdk_70"/>
            </w:sdtPr>
            <w:sdtContent>
              <w:ins w:author="Rozia_Farheen B" w:id="14" w:date="2026-09-26T13:42:11Z">
                <w:sdt>
                  <w:sdtPr>
                    <w:id w:val="-1048279944"/>
                    <w:tag w:val="goog_rdk_71"/>
                  </w:sdtPr>
                  <w:sdtContent>
                    <w:del w:author="Priya.A Priya.A" w:id="12" w:date="2026-09-27T13:35:13Z"/>
                  </w:sdtContent>
                </w:sdt>
              </w:ins>
              <w:sdt>
                <w:sdtPr>
                  <w:id w:val="-1596241186"/>
                  <w:tag w:val="goog_rdk_72"/>
                </w:sdtPr>
                <w:sdtContent>
                  <w:ins w:author="Rozia_Farheen B" w:id="14" w:date="2026-09-26T13:42:11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321</w:delText>
                      </w:r>
                    </w:del>
                  </w:ins>
                </w:sdtContent>
              </w:sdt>
              <w:ins w:author="Rozia_Farheen B" w:id="14" w:date="2026-09-26T13:42:11Z">
                <w:del w:author="Priya.A Priya.A" w:id="12" w:date="2026-09-27T13:35:13Z"/>
              </w:ins>
            </w:sdtContent>
          </w:sdt>
          <w:sdt>
            <w:sdtPr>
              <w:id w:val="157384003"/>
              <w:tag w:val="goog_rdk_73"/>
            </w:sdtPr>
            <w:sdtContent>
              <w:del w:author="Priya.A Priya.A" w:id="12" w:date="2026-09-27T13:35:13Z"/>
            </w:sdtContent>
          </w:sdt>
          <w:sdt>
            <w:sdtPr>
              <w:id w:val="1308018180"/>
              <w:tag w:val="goog_rdk_74"/>
            </w:sdtPr>
            <w:sdtContent>
              <w:ins w:author="Selvasree D" w:id="15" w:date="2026-09-26T11:08:25Z">
                <w:sdt>
                  <w:sdtPr>
                    <w:id w:val="826710006"/>
                    <w:tag w:val="goog_rdk_75"/>
                  </w:sdtPr>
                  <w:sdtContent>
                    <w:del w:author="Priya.A Priya.A" w:id="12" w:date="2026-09-27T13:35:13Z"/>
                  </w:sdtContent>
                </w:sdt>
              </w:ins>
              <w:sdt>
                <w:sdtPr>
                  <w:id w:val="2060104230"/>
                  <w:tag w:val="goog_rdk_76"/>
                </w:sdtPr>
                <w:sdtContent>
                  <w:ins w:author="Selvasree D" w:id="15" w:date="2026-09-26T11:08:25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elvasree D" w:id="15" w:date="2026-09-26T11:08:25Z">
                <w:del w:author="Priya.A Priya.A" w:id="12" w:date="2026-09-27T13:35:13Z"/>
              </w:ins>
            </w:sdtContent>
          </w:sdt>
          <w:sdt>
            <w:sdtPr>
              <w:id w:val="-2095662101"/>
              <w:tag w:val="goog_rdk_77"/>
            </w:sdtPr>
            <w:sdtContent>
              <w:del w:author="Priya.A Priya.A" w:id="12" w:date="2026-09-27T13:35:13Z"/>
            </w:sdtContent>
          </w:sdt>
          <w:sdt>
            <w:sdtPr>
              <w:id w:val="214020147"/>
              <w:tag w:val="goog_rdk_78"/>
            </w:sdtPr>
            <w:sdtContent>
              <w:ins w:author="Anonymous" w:id="16" w:date="2026-09-26T11:07:44Z">
                <w:sdt>
                  <w:sdtPr>
                    <w:id w:val="1949486074"/>
                    <w:tag w:val="goog_rdk_79"/>
                  </w:sdtPr>
                  <w:sdtContent>
                    <w:del w:author="Priya.A Priya.A" w:id="12" w:date="2026-09-27T13:35:13Z"/>
                  </w:sdtContent>
                </w:sdt>
              </w:ins>
              <w:sdt>
                <w:sdtPr>
                  <w:id w:val="-659719200"/>
                  <w:tag w:val="goog_rdk_80"/>
                </w:sdtPr>
                <w:sdtContent>
                  <w:ins w:author="Anonymous" w:id="16" w:date="2026-09-26T11:07:44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w:delText>
                      </w:r>
                    </w:del>
                  </w:ins>
                </w:sdtContent>
              </w:sdt>
              <w:ins w:author="Anonymous" w:id="16" w:date="2026-09-26T11:07:44Z">
                <w:del w:author="Priya.A Priya.A" w:id="12" w:date="2026-09-27T13:35:13Z"/>
                <w:sdt>
                  <w:sdtPr>
                    <w:id w:val="-738048609"/>
                    <w:tag w:val="goog_rdk_81"/>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PP</w:t>
                    </w:r>
                  </w:sdtContent>
                </w:sdt>
              </w:ins>
            </w:sdtContent>
          </w:sdt>
          <w:sdt>
            <w:sdtPr>
              <w:id w:val="-425316922"/>
              <w:tag w:val="goog_rdk_82"/>
            </w:sdtPr>
            <w:sdtContent>
              <w:ins w:author="Anonymous" w:id="17" w:date="2026-09-25T14:47:02Z"/>
              <w:sdt>
                <w:sdtPr>
                  <w:id w:val="-1097108708"/>
                  <w:tag w:val="goog_rdk_83"/>
                </w:sdtPr>
                <w:sdtContent>
                  <w:ins w:author="Anonymous" w:id="17" w:date="2026-09-25T14:47:02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onymous" w:id="17" w:date="2026-09-25T14:47:02Z"/>
            </w:sdtContent>
          </w:sdt>
          <w:sdt>
            <w:sdtPr>
              <w:id w:val="1516170167"/>
              <w:tag w:val="goog_rdk_84"/>
            </w:sdtPr>
            <w:sdtContent>
              <w:ins w:author="Anonymous" w:id="18" w:date="2026-09-25T14:49:14Z"/>
              <w:sdt>
                <w:sdtPr>
                  <w:id w:val="1374599606"/>
                  <w:tag w:val="goog_rdk_85"/>
                </w:sdtPr>
                <w:sdtContent>
                  <w:ins w:author="Anonymous" w:id="18" w:date="2026-09-25T14:49:14Z">
                    <w:r w:rsidDel="00000000" w:rsidR="00000000" w:rsidRPr="00000000">
                      <w:rPr>
                        <w:vertAlign w:val="baseline"/>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onymous" w:id="18" w:date="2026-09-25T14:49:14Z"/>
            </w:sdtContent>
          </w:sdt>
          <w:sdt>
            <w:sdtPr>
              <w:id w:val="-1164984984"/>
              <w:tag w:val="goog_rdk_86"/>
            </w:sdtPr>
            <w:sdtContent>
              <w:ins w:author="Nivesh" w:id="19" w:date="2026-09-25T10:03:37Z"/>
              <w:sdt>
                <w:sdtPr>
                  <w:id w:val="1845354594"/>
                  <w:tag w:val="goog_rdk_87"/>
                </w:sdtPr>
                <w:sdtContent>
                  <w:ins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a</w:t>
                    </w:r>
                  </w:ins>
                </w:sdtContent>
              </w:sdt>
              <w:ins w:author="Nivesh" w:id="19" w:date="2026-09-25T10:03:37Z"/>
            </w:sdtContent>
          </w:sdt>
          <w:sdt>
            <w:sdtPr>
              <w:id w:val="802912770"/>
              <w:tag w:val="goog_rdk_88"/>
            </w:sdtPr>
            <w:sdtContent>
              <w:ins w:author="Nivesh" w:id="20" w:date="2026-09-25T10:03:37Z">
                <w:sdt>
                  <w:sdtPr>
                    <w:id w:val="-2015273037"/>
                    <w:tag w:val="goog_rdk_89"/>
                  </w:sdtPr>
                  <w:sdtContent>
                    <w:del w:author="Nivesh" w:id="19" w:date="2026-09-25T10:03:37Z"/>
                  </w:sdtContent>
                </w:sdt>
              </w:ins>
              <w:sdt>
                <w:sdtPr>
                  <w:id w:val="-23855615"/>
                  <w:tag w:val="goog_rdk_90"/>
                </w:sdtPr>
                <w:sdtContent>
                  <w:ins w:author="Nivesh" w:id="20" w:date="2026-09-25T10:03:37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20" w:date="2026-09-25T10:03:37Z">
                <w:del w:author="Nivesh" w:id="19" w:date="2026-09-25T10:03:37Z"/>
              </w:ins>
            </w:sdtContent>
          </w:sdt>
          <w:sdt>
            <w:sdtPr>
              <w:id w:val="-1997861805"/>
              <w:tag w:val="goog_rdk_91"/>
            </w:sdtPr>
            <w:sdtContent>
              <w:del w:author="Nivesh" w:id="19" w:date="2026-09-25T10:03:37Z"/>
            </w:sdtContent>
          </w:sdt>
          <w:sdt>
            <w:sdtPr>
              <w:id w:val="372121948"/>
              <w:tag w:val="goog_rdk_92"/>
            </w:sdtPr>
            <w:sdtContent>
              <w:ins w:author="Karthika Karthika" w:id="21" w:date="2026-09-26T07:11:02Z">
                <w:sdt>
                  <w:sdtPr>
                    <w:id w:val="676771626"/>
                    <w:tag w:val="goog_rdk_93"/>
                  </w:sdtPr>
                  <w:sdtContent>
                    <w:del w:author="Nivesh" w:id="19" w:date="2026-09-25T10:03:37Z"/>
                  </w:sdtContent>
                </w:sdt>
              </w:ins>
              <w:sdt>
                <w:sdtPr>
                  <w:id w:val="-396746142"/>
                  <w:tag w:val="goog_rdk_94"/>
                </w:sdtPr>
                <w:sdtContent>
                  <w:ins w:author="Karthika Karthika" w:id="21" w:date="2026-09-26T07:11:02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del>
                  </w:ins>
                </w:sdtContent>
              </w:sdt>
              <w:ins w:author="Karthika Karthika" w:id="21" w:date="2026-09-26T07:11:02Z">
                <w:del w:author="Nivesh" w:id="19" w:date="2026-09-25T10:03:37Z"/>
              </w:ins>
            </w:sdtContent>
          </w:sdt>
          <w:sdt>
            <w:sdtPr>
              <w:id w:val="1273924876"/>
              <w:tag w:val="goog_rdk_95"/>
            </w:sdtPr>
            <w:sdtContent>
              <w:del w:author="Nivesh" w:id="19" w:date="2026-09-25T10:03:37Z"/>
            </w:sdtContent>
          </w:sdt>
          <w:sdt>
            <w:sdtPr>
              <w:id w:val="-1748208246"/>
              <w:tag w:val="goog_rdk_96"/>
            </w:sdtPr>
            <w:sdtContent>
              <w:ins w:author="Nivesh" w:id="22" w:date="2026-09-25T10:02:26Z">
                <w:sdt>
                  <w:sdtPr>
                    <w:id w:val="-65907327"/>
                    <w:tag w:val="goog_rdk_97"/>
                  </w:sdtPr>
                  <w:sdtContent>
                    <w:del w:author="Nivesh" w:id="19" w:date="2026-09-25T10:03:37Z"/>
                  </w:sdtContent>
                </w:sdt>
              </w:ins>
              <w:sdt>
                <w:sdtPr>
                  <w:id w:val="-284282035"/>
                  <w:tag w:val="goog_rdk_98"/>
                </w:sdtPr>
                <w:sdtContent>
                  <w:ins w:author="Nivesh" w:id="22" w:date="2026-09-25T10:02:26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w:delText>
                      </w:r>
                    </w:del>
                  </w:ins>
                </w:sdtContent>
              </w:sdt>
              <w:ins w:author="Nivesh" w:id="22" w:date="2026-09-25T10:02:26Z">
                <w:del w:author="Nivesh" w:id="19" w:date="2026-09-25T10:03:37Z">
                  <w:sdt>
                    <w:sdtPr>
                      <w:id w:val="-420619476"/>
                      <w:tag w:val="goog_rdk_99"/>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niveshwa</w:delText>
                      </w:r>
                    </w:sdtContent>
                  </w:sdt>
                  <w:sdt>
                    <w:sdtPr>
                      <w:id w:val="-513044222"/>
                      <w:tag w:val="goog_rdk_100"/>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ran</w:delText>
                      </w:r>
                    </w:sdtContent>
                  </w:sdt>
                </w:del>
              </w:ins>
            </w:sdtContent>
          </w:sdt>
          <w:sdt>
            <w:sdtPr>
              <w:id w:val="1855722849"/>
              <w:tag w:val="goog_rdk_101"/>
            </w:sdtPr>
            <w:sdtContent>
              <w:del w:author="Nivesh" w:id="19" w:date="2026-09-25T10:03:37Z"/>
            </w:sdtContent>
          </w:sdt>
          <w:sdt>
            <w:sdtPr>
              <w:id w:val="-1098243432"/>
              <w:tag w:val="goog_rdk_102"/>
            </w:sdtPr>
            <w:sdtContent>
              <w:ins w:author="Anonymous" w:id="23" w:date="2026-09-25T14:53:21Z">
                <w:sdt>
                  <w:sdtPr>
                    <w:id w:val="-1011226148"/>
                    <w:tag w:val="goog_rdk_103"/>
                  </w:sdtPr>
                  <w:sdtContent>
                    <w:del w:author="Nivesh" w:id="19" w:date="2026-09-25T10:03:37Z"/>
                  </w:sdtContent>
                </w:sdt>
              </w:ins>
              <w:sdt>
                <w:sdtPr>
                  <w:id w:val="-745026082"/>
                  <w:tag w:val="goog_rdk_104"/>
                </w:sdtPr>
                <w:sdtContent>
                  <w:ins w:author="Anonymous" w:id="23" w:date="2026-09-25T14:53:21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23" w:date="2026-09-25T14:53:21Z">
                <w:del w:author="Nivesh" w:id="19" w:date="2026-09-25T10:03:37Z"/>
              </w:ins>
            </w:sdtContent>
          </w:sdt>
          <w:sdt>
            <w:sdtPr>
              <w:id w:val="-1564175391"/>
              <w:tag w:val="goog_rdk_105"/>
            </w:sdtPr>
            <w:sdtContent>
              <w:del w:author="Nivesh" w:id="19" w:date="2026-09-25T10:03:37Z"/>
            </w:sdtContent>
          </w:sdt>
          <w:sdt>
            <w:sdtPr>
              <w:id w:val="1050586435"/>
              <w:tag w:val="goog_rdk_106"/>
            </w:sdtPr>
            <w:sdtContent>
              <w:ins w:author="Indhumathi T" w:id="24" w:date="2026-09-26T09:49:34Z">
                <w:sdt>
                  <w:sdtPr>
                    <w:id w:val="1271729143"/>
                    <w:tag w:val="goog_rdk_107"/>
                  </w:sdtPr>
                  <w:sdtContent>
                    <w:del w:author="Nivesh" w:id="19" w:date="2026-09-25T10:03:37Z"/>
                  </w:sdtContent>
                </w:sdt>
              </w:ins>
              <w:sdt>
                <w:sdtPr>
                  <w:id w:val="-124170238"/>
                  <w:tag w:val="goog_rdk_108"/>
                </w:sdtPr>
                <w:sdtContent>
                  <w:ins w:author="Indhumathi T" w:id="24" w:date="2026-09-26T09:49:34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Indhumathi T" w:id="24" w:date="2026-09-26T09:49:34Z">
                <w:del w:author="Nivesh" w:id="19" w:date="2026-09-25T10:03:37Z">
                  <w:sdt>
                    <w:sdtPr>
                      <w:id w:val="717946722"/>
                      <w:tag w:val="goog_rdk_109"/>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y</w:delText>
                      </w:r>
                    </w:sdtContent>
                  </w:sdt>
                </w:del>
              </w:ins>
            </w:sdtContent>
          </w:sdt>
          <w:sdt>
            <w:sdtPr>
              <w:id w:val="77991340"/>
              <w:tag w:val="goog_rdk_110"/>
            </w:sdtPr>
            <w:sdtContent>
              <w:del w:author="Nivesh" w:id="19" w:date="2026-09-25T10:03:37Z"/>
            </w:sdtContent>
          </w:sdt>
          <w:sdt>
            <w:sdtPr>
              <w:id w:val="678374346"/>
              <w:tag w:val="goog_rdk_111"/>
            </w:sdtPr>
            <w:sdtContent>
              <w:ins w:author="Anonymous" w:id="25" w:date="2026-09-27T07:20:49Z">
                <w:sdt>
                  <w:sdtPr>
                    <w:id w:val="-1385209582"/>
                    <w:tag w:val="goog_rdk_112"/>
                  </w:sdtPr>
                  <w:sdtContent>
                    <w:del w:author="Nivesh" w:id="19" w:date="2026-09-25T10:03:37Z"/>
                  </w:sdtContent>
                </w:sdt>
              </w:ins>
              <w:sdt>
                <w:sdtPr>
                  <w:id w:val="-1728170299"/>
                  <w:tag w:val="goog_rdk_113"/>
                </w:sdtPr>
                <w:sdtContent>
                  <w:ins w:author="Anonymous" w:id="25" w:date="2026-09-27T07:20:49Z">
                    <w:del w:author="Nivesh" w:id="19" w:date="2026-09-25T10:03:37Z">
                      <w:r w:rsidDel="00000000" w:rsidR="00000000" w:rsidRPr="00000000">
                        <w:rPr>
                          <w:rtl w:val="0"/>
                        </w:rPr>
                      </w:r>
                    </w:del>
                  </w:ins>
                </w:sdtContent>
              </w:sdt>
              <w:ins w:author="Anonymous" w:id="25" w:date="2026-09-27T07:20:49Z">
                <w:del w:author="Nivesh" w:id="19" w:date="2026-09-25T10:03:37Z"/>
              </w:ins>
            </w:sdtContent>
          </w:sdt>
        </w:p>
      </w:sdtContent>
    </w:sdt>
    <w:sdt>
      <w:sdtPr>
        <w:id w:val="1111551308"/>
        <w:tag w:val="goog_rdk_121"/>
      </w:sdtPr>
      <w:sdtContent>
        <w:p w:rsidR="00000000" w:rsidDel="00000000" w:rsidP="00000000" w:rsidRDefault="00000000" w:rsidRPr="00000000" w14:paraId="0000000E">
          <w:pPr>
            <w:pStyle w:val="Title"/>
            <w:rPr>
              <w:ins w:author="Rozia_Farheen B" w:id="27" w:date="2026-09-26T13:32:14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vaishnavi N" w:id="29" w:date="2026-09-28T07:26:12Z">
                <w:rPr>
                  <w:rFonts w:ascii="Arial" w:cs="Arial" w:eastAsia="Arial" w:hAnsi="Arial"/>
                  <w:b w:val="0"/>
                  <w:bCs w:val="0"/>
                  <w:i w:val="0"/>
                  <w:iCs w:val="0"/>
                  <w:smallCaps w:val="0"/>
                  <w:strike w:val="0"/>
                  <w:color w:val="000000"/>
                  <w:sz w:val="22"/>
                  <w:szCs w:val="22"/>
                  <w:u w:val="none"/>
                  <w:shd w:fill="auto" w:val="clear"/>
                  <w:vertAlign w:val="baseline"/>
                </w:rPr>
              </w:rPrChange>
            </w:rPr>
            <w:pPrChange w:author="vaishnavi N" w:id="0" w:date="2026-09-28T07:26:12Z">
              <w:pPr/>
            </w:pPrChange>
          </w:pPr>
          <w:sdt>
            <w:sdtPr>
              <w:id w:val="-1690444441"/>
              <w:tag w:val="goog_rdk_118"/>
            </w:sdtPr>
            <w:sdtContent>
              <w:ins w:author="Rozia_Farheen B" w:id="27" w:date="2026-09-26T13:32:14Z">
                <w:sdt>
                  <w:sdtPr>
                    <w:id w:val="1521147315"/>
                    <w:tag w:val="goog_rdk_119"/>
                  </w:sdtPr>
                  <w:sdtContent>
                    <w:del w:author="Nivesh" w:id="19" w:date="2026-09-25T10:03:37Z"/>
                  </w:sdtContent>
                </w:sdt>
              </w:ins>
              <w:sdt>
                <w:sdtPr>
                  <w:id w:val="608517628"/>
                  <w:tag w:val="goog_rdk_120"/>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sdt>
      <w:sdtPr>
        <w:lock w:val="contentLocked"/>
        <w:id w:val="-538576857"/>
        <w:tag w:val="goog_rdk_539"/>
      </w:sdtPr>
      <w:sdtContent>
        <w:tbl>
          <w:tblPr>
            <w:tblStyle w:val="Table2"/>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869"/>
            <w:gridCol w:w="2592"/>
            <w:tblGridChange w:id="0">
              <w:tblGrid>
                <w:gridCol w:w="2592"/>
                <w:gridCol w:w="2869"/>
                <w:gridCol w:w="2592"/>
              </w:tblGrid>
            </w:tblGridChange>
          </w:tblGrid>
          <w:sdt>
            <w:sdtPr>
              <w:id w:val="827966347"/>
              <w:tag w:val="goog_rdk_122"/>
            </w:sdtPr>
            <w:sdtContent>
              <w:tr>
                <w:trPr>
                  <w:cantSplit w:val="0"/>
                  <w:trHeight w:val="1140.6249999999998" w:hRule="atLeast"/>
                  <w:tblHeader w:val="1"/>
                  <w:ins w:author="Rozia_Farheen B" w:id="27" w:date="2026-09-26T13:32:14Z"/>
                  <w:del w:author="Nivesh" w:id="19" w:date="2026-09-25T10:03:37Z"/>
                  <w:trPrChange w:author="sabaRi" w:id="30" w:date="2026-09-26T16:24:3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sabaRi" w:id="30" w:date="2026-09-26T16:24:32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236354338"/>
                      <w:tag w:val="goog_rdk_126"/>
                    </w:sdtPr>
                    <w:sdtContent>
                      <w:p w:rsidR="00000000" w:rsidDel="00000000" w:rsidP="00000000" w:rsidRDefault="00000000" w:rsidRPr="00000000" w14:paraId="0000000F">
                        <w:pPr>
                          <w:pStyle w:val="Heading2"/>
                          <w:widowControl w:val="0"/>
                          <w:spacing w:after="120" w:before="120" w:lineRule="auto"/>
                          <w:ind w:left="0" w:firstLine="0"/>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5374455"/>
                            <w:tag w:val="goog_rdk_123"/>
                          </w:sdtPr>
                          <w:sdtContent>
                            <w:ins w:author="Rozia_Farheen B" w:id="27" w:date="2026-09-26T13:32:14Z">
                              <w:sdt>
                                <w:sdtPr>
                                  <w:id w:val="-671189075"/>
                                  <w:tag w:val="goog_rdk_124"/>
                                </w:sdtPr>
                                <w:sdtContent>
                                  <w:del w:author="Nivesh" w:id="19" w:date="2026-09-25T10:03:37Z"/>
                                </w:sdtContent>
                              </w:sdt>
                            </w:ins>
                            <w:sdt>
                              <w:sdtPr>
                                <w:id w:val="1419269227"/>
                                <w:tag w:val="goog_rdk_125"/>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Rozia_Farheen B" w:id="27" w:date="2026-09-26T13:32:14Z">
                              <w:del w:author="Nivesh" w:id="19" w:date="2026-09-25T10:03:37Z">
                                <w:bookmarkStart w:colFirst="0" w:colLast="0" w:name="_heading=h.hb062lh5p4j3" w:id="1"/>
                                <w:bookmarkEnd w:id="1"/>
                              </w:del>
                            </w:ins>
                          </w:sdtContent>
                        </w:sdt>
                      </w:p>
                    </w:sdtContent>
                  </w:sdt>
                </w:tc>
              </w:tr>
            </w:sdtContent>
          </w:sdt>
          <w:sdt>
            <w:sdtPr>
              <w:id w:val="-1273778653"/>
              <w:tag w:val="goog_rdk_135"/>
            </w:sdtPr>
            <w:sdtContent>
              <w:tr>
                <w:trPr>
                  <w:cantSplit w:val="0"/>
                  <w:tblHeader w:val="1"/>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938767847"/>
                      <w:tag w:val="goog_rdk_141"/>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3066930"/>
                            <w:tag w:val="goog_rdk_136"/>
                          </w:sdtPr>
                          <w:sdtContent>
                            <w:ins w:author="Rozia_Farheen B" w:id="27" w:date="2026-09-26T13:32:14Z">
                              <w:sdt>
                                <w:sdtPr>
                                  <w:id w:val="391622562"/>
                                  <w:tag w:val="goog_rdk_137"/>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913" name="image17.png"/>
                                          <a:graphic>
                                            <a:graphicData uri="http://schemas.openxmlformats.org/drawingml/2006/picture">
                                              <pic:pic>
                                                <pic:nvPicPr>
                                                  <pic:cNvPr descr="Files" id="0" name="image17.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1465552883"/>
                                <w:tag w:val="goog_rdk_138"/>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651004120"/>
                                    <w:tag w:val="goog_rdk_139"/>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sdt>
                                  <w:sdtPr>
                                    <w:id w:val="577906326"/>
                                    <w:tag w:val="goog_rdk_14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329384574"/>
                      <w:tag w:val="goog_rdk_147"/>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7829984"/>
                            <w:tag w:val="goog_rdk_142"/>
                          </w:sdtPr>
                          <w:sdtContent>
                            <w:ins w:author="Rozia_Farheen B" w:id="27" w:date="2026-09-26T13:32:14Z">
                              <w:sdt>
                                <w:sdtPr>
                                  <w:id w:val="-1385729689"/>
                                  <w:tag w:val="goog_rdk_143"/>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916" name="image13.png"/>
                                          <a:graphic>
                                            <a:graphicData uri="http://schemas.openxmlformats.org/drawingml/2006/picture">
                                              <pic:pic>
                                                <pic:nvPicPr>
                                                  <pic:cNvPr descr="No type" id="0" name="image13.png"/>
                                                  <pic:cNvPicPr preferRelativeResize="0"/>
                                                </pic:nvPicPr>
                                                <pic:blipFill>
                                                  <a:blip r:embed="rId10"/>
                                                  <a:srcRect b="0" l="0" r="0" t="0"/>
                                                  <a:stretch>
                                                    <a:fillRect/>
                                                  </a:stretch>
                                                </pic:blipFill>
                                                <pic:spPr>
                                                  <a:xfrm>
                                                    <a:off x="0" y="0"/>
                                                    <a:ext cx="190500" cy="152400"/>
                                                  </a:xfrm>
                                                  <a:prstGeom prst="rect"/>
                                                  <a:ln/>
                                                </pic:spPr>
                                              </pic:pic>
                                            </a:graphicData>
                                          </a:graphic>
                                        </wp:inline>
                                      </w:drawing>
                                    </w:r>
                                  </w:del>
                                </w:sdtContent>
                              </w:sdt>
                            </w:ins>
                            <w:sdt>
                              <w:sdtPr>
                                <w:id w:val="884823895"/>
                                <w:tag w:val="goog_rdk_144"/>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341112650"/>
                                    <w:tag w:val="goog_rdk_145"/>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Description</w:delText>
                                    </w:r>
                                  </w:sdtContent>
                                </w:sdt>
                                <w:sdt>
                                  <w:sdtPr>
                                    <w:id w:val="1089581574"/>
                                    <w:tag w:val="goog_rdk_14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066062701"/>
                      <w:tag w:val="goog_rdk_153"/>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5861327"/>
                            <w:tag w:val="goog_rdk_148"/>
                          </w:sdtPr>
                          <w:sdtContent>
                            <w:ins w:author="Rozia_Farheen B" w:id="27" w:date="2026-09-26T13:32:14Z">
                              <w:sdt>
                                <w:sdtPr>
                                  <w:id w:val="-761084902"/>
                                  <w:tag w:val="goog_rdk_149"/>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920" name="image19.png"/>
                                          <a:graphic>
                                            <a:graphicData uri="http://schemas.openxmlformats.org/drawingml/2006/picture">
                                              <pic:pic>
                                                <pic:nvPicPr>
                                                  <pic:cNvPr descr="Dropdowns" id="0" name="image19.png"/>
                                                  <pic:cNvPicPr preferRelativeResize="0"/>
                                                </pic:nvPicPr>
                                                <pic:blipFill>
                                                  <a:blip r:embed="rId11"/>
                                                  <a:srcRect b="0" l="0" r="0" t="0"/>
                                                  <a:stretch>
                                                    <a:fillRect/>
                                                  </a:stretch>
                                                </pic:blipFill>
                                                <pic:spPr>
                                                  <a:xfrm>
                                                    <a:off x="0" y="0"/>
                                                    <a:ext cx="190500" cy="152400"/>
                                                  </a:xfrm>
                                                  <a:prstGeom prst="rect"/>
                                                  <a:ln/>
                                                </pic:spPr>
                                              </pic:pic>
                                            </a:graphicData>
                                          </a:graphic>
                                        </wp:inline>
                                      </w:drawing>
                                    </w:r>
                                  </w:del>
                                </w:sdtContent>
                              </w:sdt>
                            </w:ins>
                            <w:sdt>
                              <w:sdtPr>
                                <w:id w:val="499117141"/>
                                <w:tag w:val="goog_rdk_150"/>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789875172"/>
                                    <w:tag w:val="goog_rdk_151"/>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Status</w:delText>
                                    </w:r>
                                  </w:sdtContent>
                                </w:sdt>
                                <w:sdt>
                                  <w:sdtPr>
                                    <w:id w:val="-1412230845"/>
                                    <w:tag w:val="goog_rdk_152"/>
                                  </w:sdtPr>
                                  <w:sdtContent>
                                    <w:r w:rsidDel="00000000" w:rsidR="00000000" w:rsidRPr="00000000">
                                      <w:rPr>
                                        <w:rtl w:val="0"/>
                                      </w:rPr>
                                    </w:r>
                                  </w:sdtContent>
                                </w:sdt>
                              </w:del>
                            </w:ins>
                          </w:sdtContent>
                        </w:sdt>
                      </w:p>
                    </w:sdtContent>
                  </w:sdt>
                </w:tc>
              </w:tr>
            </w:sdtContent>
          </w:sdt>
          <w:sdt>
            <w:sdtPr>
              <w:id w:val="728695786"/>
              <w:tag w:val="goog_rdk_154"/>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107686056"/>
                      <w:tag w:val="goog_rdk_164"/>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0685111"/>
                            <w:tag w:val="goog_rdk_155"/>
                          </w:sdtPr>
                          <w:sdtContent>
                            <w:ins w:author="Rozia_Farheen B" w:id="27" w:date="2026-09-26T13:32:14Z">
                              <w:sdt>
                                <w:sdtPr>
                                  <w:id w:val="511126474"/>
                                  <w:tag w:val="goog_rdk_156"/>
                                </w:sdtPr>
                                <w:sdtContent>
                                  <w:del w:author="Nivesh" w:id="19" w:date="2026-09-25T10:03:37Z"/>
                                </w:sdtContent>
                              </w:sdt>
                            </w:ins>
                            <w:sdt>
                              <w:sdtPr>
                                <w:id w:val="-1885223140"/>
                                <w:tag w:val="goog_rdk_157"/>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ins>
                          </w:sdtContent>
                        </w:sdt>
                        <w:sdt>
                          <w:sdtPr>
                            <w:id w:val="-1725828665"/>
                            <w:tag w:val="goog_rdk_158"/>
                          </w:sdtPr>
                          <w:sdtContent>
                            <w:ins w:author="Sharon Balaji" w:id="31" w:date="2026-09-26T14:08:34Z">
                              <w:sdt>
                                <w:sdtPr>
                                  <w:id w:val="-560280253"/>
                                  <w:tag w:val="goog_rdk_159"/>
                                </w:sdtPr>
                                <w:sdtContent>
                                  <w:del w:author="Nivesh" w:id="19" w:date="2026-09-25T10:03:37Z"/>
                                </w:sdtContent>
                              </w:sdt>
                            </w:ins>
                            <w:sdt>
                              <w:sdtPr>
                                <w:id w:val="-1858146534"/>
                                <w:tag w:val="goog_rdk_160"/>
                              </w:sdtPr>
                              <w:sdtContent>
                                <w:ins w:author="Sharon Balaji" w:id="31" w:date="2026-09-26T14:08:3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haron Balaji" w:id="31" w:date="2026-09-26T14:08:34Z">
                              <w:del w:author="Nivesh" w:id="19" w:date="2026-09-25T10:03:37Z"/>
                            </w:ins>
                          </w:sdtContent>
                        </w:sdt>
                        <w:sdt>
                          <w:sdtPr>
                            <w:id w:val="-1453024425"/>
                            <w:tag w:val="goog_rdk_161"/>
                          </w:sdtPr>
                          <w:sdtContent>
                            <w:ins w:author="Rozia_Farheen B" w:id="27" w:date="2026-09-26T13:32:14Z">
                              <w:sdt>
                                <w:sdtPr>
                                  <w:id w:val="2003069280"/>
                                  <w:tag w:val="goog_rdk_162"/>
                                </w:sdtPr>
                                <w:sdtContent>
                                  <w:del w:author="Nivesh" w:id="19" w:date="2026-09-25T10:03:37Z"/>
                                </w:sdtContent>
                              </w:sdt>
                            </w:ins>
                            <w:sdt>
                              <w:sdtPr>
                                <w:id w:val="1962846168"/>
                                <w:tag w:val="goog_rdk_163"/>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33902777"/>
                      <w:tag w:val="goog_rdk_168"/>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5869554"/>
                            <w:tag w:val="goog_rdk_165"/>
                          </w:sdtPr>
                          <w:sdtContent>
                            <w:ins w:author="Rozia_Farheen B" w:id="27" w:date="2026-09-26T13:32:14Z">
                              <w:sdt>
                                <w:sdtPr>
                                  <w:id w:val="1394364105"/>
                                  <w:tag w:val="goog_rdk_166"/>
                                </w:sdtPr>
                                <w:sdtContent>
                                  <w:del w:author="Nivesh" w:id="19" w:date="2026-09-25T10:03:37Z"/>
                                </w:sdtContent>
                              </w:sdt>
                            </w:ins>
                            <w:sdt>
                              <w:sdtPr>
                                <w:id w:val="128373828"/>
                                <w:tag w:val="goog_rdk_167"/>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80452299"/>
                      <w:tag w:val="goog_rdk_172"/>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5038869"/>
                            <w:tag w:val="goog_rdk_169"/>
                          </w:sdtPr>
                          <w:sdtContent>
                            <w:ins w:author="Rozia_Farheen B" w:id="27" w:date="2026-09-26T13:32:14Z">
                              <w:sdt>
                                <w:sdtPr>
                                  <w:id w:val="121830591"/>
                                  <w:tag w:val="goog_rdk_170"/>
                                </w:sdtPr>
                                <w:sdtContent>
                                  <w:del w:author="Nivesh" w:id="19" w:date="2026-09-25T10:03:37Z">
                                    <w:sdt>
                                      <w:sdtPr>
                                        <w:alias w:val="Review status"/>
                                        <w:id w:val="1700168155"/>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
                              <w:sdtPr>
                                <w:id w:val="-1946525278"/>
                                <w:tag w:val="goog_rdk_171"/>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1358880712"/>
              <w:tag w:val="goog_rdk_173"/>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960483885"/>
                      <w:tag w:val="goog_rdk_178"/>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1377753"/>
                            <w:tag w:val="goog_rdk_174"/>
                          </w:sdtPr>
                          <w:sdtContent>
                            <w:ins w:author="Rozia_Farheen B" w:id="27" w:date="2026-09-26T13:32:14Z">
                              <w:sdt>
                                <w:sdtPr>
                                  <w:id w:val="1652741513"/>
                                  <w:tag w:val="goog_rdk_175"/>
                                </w:sdtPr>
                                <w:sdtContent>
                                  <w:del w:author="Nivesh" w:id="19" w:date="2026-09-25T10:03:37Z"/>
                                </w:sdtContent>
                              </w:sdt>
                            </w:ins>
                            <w:sdt>
                              <w:sdtPr>
                                <w:id w:val="-1149834239"/>
                                <w:tag w:val="goog_rdk_176"/>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355551293"/>
                                    <w:tag w:val="goog_rdk_17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88594127"/>
                      <w:tag w:val="goog_rdk_182"/>
                    </w:sdtPr>
                    <w:sdtContent>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1493649"/>
                            <w:tag w:val="goog_rdk_179"/>
                          </w:sdtPr>
                          <w:sdtContent>
                            <w:ins w:author="Rozia_Farheen B" w:id="27" w:date="2026-09-26T13:32:14Z">
                              <w:sdt>
                                <w:sdtPr>
                                  <w:id w:val="2070420477"/>
                                  <w:tag w:val="goog_rdk_180"/>
                                </w:sdtPr>
                                <w:sdtContent>
                                  <w:del w:author="Nivesh" w:id="19" w:date="2026-09-25T10:03:37Z"/>
                                </w:sdtContent>
                              </w:sdt>
                            </w:ins>
                            <w:sdt>
                              <w:sdtPr>
                                <w:id w:val="2058050758"/>
                                <w:tag w:val="goog_rdk_181"/>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428461396"/>
                      <w:tag w:val="goog_rdk_186"/>
                    </w:sdtPr>
                    <w:sdtContent>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495656"/>
                            <w:tag w:val="goog_rdk_183"/>
                          </w:sdtPr>
                          <w:sdtContent>
                            <w:ins w:author="Rozia_Farheen B" w:id="27" w:date="2026-09-26T13:32:14Z">
                              <w:sdt>
                                <w:sdtPr>
                                  <w:id w:val="-1507191332"/>
                                  <w:tag w:val="goog_rdk_184"/>
                                </w:sdtPr>
                                <w:sdtContent>
                                  <w:del w:author="Nivesh" w:id="19" w:date="2026-09-25T10:03:37Z">
                                    <w:sdt>
                                      <w:sdtPr>
                                        <w:alias w:val="Review status"/>
                                        <w:id w:val="1929530696"/>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647119663"/>
                                <w:tag w:val="goog_rdk_185"/>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1070155332"/>
              <w:tag w:val="goog_rdk_187"/>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472332303"/>
                      <w:tag w:val="goog_rdk_197"/>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3025003"/>
                            <w:tag w:val="goog_rdk_190"/>
                          </w:sdtPr>
                          <w:sdtContent>
                            <w:ins w:author="Sharon Balaji" w:id="32" w:date="2026-09-26T14:16:20Z">
                              <w:sdt>
                                <w:sdtPr>
                                  <w:id w:val="308991388"/>
                                  <w:tag w:val="goog_rdk_191"/>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770033029"/>
                                        <w:tag w:val="goog_rdk_192"/>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404674325"/>
                            <w:tag w:val="goog_rdk_193"/>
                          </w:sdtPr>
                          <w:sdtContent>
                            <w:ins w:author="Rozia_Farheen B" w:id="27" w:date="2026-09-26T13:32:14Z">
                              <w:sdt>
                                <w:sdtPr>
                                  <w:id w:val="-650083251"/>
                                  <w:tag w:val="goog_rdk_194"/>
                                </w:sdtPr>
                                <w:sdtContent>
                                  <w:del w:author="Nivesh" w:id="19" w:date="2026-09-25T10:03:37Z"/>
                                </w:sdtContent>
                              </w:sdt>
                            </w:ins>
                            <w:sdt>
                              <w:sdtPr>
                                <w:id w:val="637977317"/>
                                <w:tag w:val="goog_rdk_195"/>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1272051165"/>
                                    <w:tag w:val="goog_rdk_19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874113794"/>
                      <w:tag w:val="goog_rdk_201"/>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90110538"/>
                            <w:tag w:val="goog_rdk_198"/>
                          </w:sdtPr>
                          <w:sdtContent>
                            <w:ins w:author="Rozia_Farheen B" w:id="27" w:date="2026-09-26T13:32:14Z">
                              <w:sdt>
                                <w:sdtPr>
                                  <w:id w:val="-877563893"/>
                                  <w:tag w:val="goog_rdk_199"/>
                                </w:sdtPr>
                                <w:sdtContent>
                                  <w:del w:author="Nivesh" w:id="19" w:date="2026-09-25T10:03:37Z"/>
                                </w:sdtContent>
                              </w:sdt>
                            </w:ins>
                            <w:sdt>
                              <w:sdtPr>
                                <w:id w:val="-2033784466"/>
                                <w:tag w:val="goog_rdk_200"/>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549114053"/>
                      <w:tag w:val="goog_rdk_205"/>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7028729"/>
                            <w:tag w:val="goog_rdk_202"/>
                          </w:sdtPr>
                          <w:sdtContent>
                            <w:ins w:author="Rozia_Farheen B" w:id="27" w:date="2026-09-26T13:32:14Z">
                              <w:sdt>
                                <w:sdtPr>
                                  <w:id w:val="-389130490"/>
                                  <w:tag w:val="goog_rdk_203"/>
                                </w:sdtPr>
                                <w:sdtContent>
                                  <w:del w:author="Nivesh" w:id="19" w:date="2026-09-25T10:03:37Z">
                                    <w:sdt>
                                      <w:sdtPr>
                                        <w:alias w:val="Review status"/>
                                        <w:id w:val="-1086033164"/>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259657076"/>
                                <w:tag w:val="goog_rdk_204"/>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1852154877"/>
              <w:tag w:val="goog_rdk_206"/>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56047282"/>
                      <w:tag w:val="goog_rdk_221"/>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5896297"/>
                            <w:tag w:val="goog_rdk_209"/>
                          </w:sdtPr>
                          <w:sdtContent>
                            <w:ins w:author="Sharon Balaji" w:id="33" w:date="2026-09-26T14:13:09Z">
                              <w:sdt>
                                <w:sdtPr>
                                  <w:id w:val="-117467455"/>
                                  <w:tag w:val="goog_rdk_210"/>
                                </w:sdtPr>
                                <w:sdtContent>
                                  <w:del w:author="Nivesh" w:id="19" w:date="2026-09-25T10:03:37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983694784"/>
                                        <w:tag w:val="goog_rdk_211"/>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1075326454"/>
                            <w:tag w:val="goog_rdk_212"/>
                          </w:sdtPr>
                          <w:sdtContent>
                            <w:ins w:author="Rozia_Farheen B" w:id="27" w:date="2026-09-26T13:32:14Z">
                              <w:sdt>
                                <w:sdtPr>
                                  <w:id w:val="291989189"/>
                                  <w:tag w:val="goog_rdk_213"/>
                                </w:sdtPr>
                                <w:sdtContent>
                                  <w:del w:author="Nivesh" w:id="19" w:date="2026-09-25T10:03:37Z"/>
                                </w:sdtContent>
                              </w:sdt>
                            </w:ins>
                          </w:sdtContent>
                        </w:sdt>
                        <w:sdt>
                          <w:sdtPr>
                            <w:id w:val="751988905"/>
                            <w:tag w:val="goog_rdk_214"/>
                          </w:sdtPr>
                          <w:sdtContent>
                            <w:ins w:author="Sandhiya anandhan" w:id="34" w:date="2026-09-28T07:08:02Z">
                              <w:sdt>
                                <w:sdtPr>
                                  <w:id w:val="-91365543"/>
                                  <w:tag w:val="goog_rdk_215"/>
                                </w:sdtPr>
                                <w:sdtContent>
                                  <w:del w:author="Nivesh" w:id="19" w:date="2026-09-25T10:03:37Z"/>
                                </w:sdtContent>
                              </w:sdt>
                            </w:ins>
                            <w:sdt>
                              <w:sdtPr>
                                <w:id w:val="1106047326"/>
                                <w:tag w:val="goog_rdk_216"/>
                              </w:sdtPr>
                              <w:sdtContent>
                                <w:ins w:author="Sandhiya anandhan" w:id="34" w:date="2026-09-28T07:08:02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Sandhiya anandhan" w:id="34" w:date="2026-09-28T07:08:02Z">
                              <w:del w:author="Nivesh" w:id="19" w:date="2026-09-25T10:03:37Z"/>
                            </w:ins>
                          </w:sdtContent>
                        </w:sdt>
                        <w:sdt>
                          <w:sdtPr>
                            <w:id w:val="167333150"/>
                            <w:tag w:val="goog_rdk_217"/>
                          </w:sdtPr>
                          <w:sdtContent>
                            <w:ins w:author="Rozia_Farheen B" w:id="27" w:date="2026-09-26T13:32:14Z">
                              <w:sdt>
                                <w:sdtPr>
                                  <w:id w:val="2078856381"/>
                                  <w:tag w:val="goog_rdk_218"/>
                                </w:sdtPr>
                                <w:sdtContent>
                                  <w:del w:author="Nivesh" w:id="19" w:date="2026-09-25T10:03:37Z"/>
                                </w:sdtContent>
                              </w:sdt>
                            </w:ins>
                            <w:sdt>
                              <w:sdtPr>
                                <w:id w:val="1902705768"/>
                                <w:tag w:val="goog_rdk_219"/>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1167704899"/>
                                    <w:tag w:val="goog_rdk_22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372447090"/>
                      <w:tag w:val="goog_rdk_227"/>
                    </w:sdtPr>
                    <w:sdtContent>
                      <w:p w:rsidR="00000000" w:rsidDel="00000000" w:rsidP="00000000" w:rsidRDefault="00000000" w:rsidRPr="00000000" w14:paraId="0000001F">
                        <w:pPr>
                          <w:widowControl w:val="0"/>
                          <w:shd w:fill="f0f4f9" w:val="clear"/>
                          <w:spacing w:after="120" w:before="4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9435580"/>
                            <w:tag w:val="goog_rdk_224"/>
                          </w:sdtPr>
                          <w:sdtContent>
                            <w:ins w:author="Sharon Balaji" w:id="35" w:date="2026-09-26T14:14:37Z">
                              <w:sdt>
                                <w:sdtPr>
                                  <w:id w:val="-1569164768"/>
                                  <w:tag w:val="goog_rdk_225"/>
                                </w:sdtPr>
                                <w:sdtContent>
                                  <w:del w:author="Nivesh" w:id="19" w:date="2026-09-25T10:03:37Z"/>
                                </w:sdtContent>
                              </w:sdt>
                            </w:ins>
                            <w:sdt>
                              <w:sdtPr>
                                <w:id w:val="-819290758"/>
                                <w:tag w:val="goog_rdk_226"/>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656147652"/>
                      <w:tag w:val="goog_rdk_231"/>
                    </w:sdtPr>
                    <w:sdtContent>
                      <w:p w:rsidR="00000000" w:rsidDel="00000000" w:rsidP="00000000" w:rsidRDefault="00000000" w:rsidRPr="00000000" w14:paraId="00000020">
                        <w:pPr>
                          <w:widowControl w:val="0"/>
                          <w:shd w:fill="f0f4f9" w:val="clear"/>
                          <w:spacing w:after="120" w:before="40" w:lineRule="auto"/>
                          <w:ind w:left="0" w:firstLine="0"/>
                          <w:rPr>
                            <w:ins w:author="Sharon Balaji" w:id="35" w:date="2026-09-26T14:14:37Z"/>
                            <w:del w:author="Nivesh" w:id="19" w:date="2026-09-25T10:03:37Z"/>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1251487"/>
                            <w:tag w:val="goog_rdk_228"/>
                          </w:sdtPr>
                          <w:sdtContent>
                            <w:ins w:author="Sharon Balaji" w:id="35" w:date="2026-09-26T14:14:37Z">
                              <w:sdt>
                                <w:sdtPr>
                                  <w:id w:val="-1698064141"/>
                                  <w:tag w:val="goog_rdk_229"/>
                                </w:sdtPr>
                                <w:sdtContent>
                                  <w:del w:author="Nivesh" w:id="19" w:date="2026-09-25T10:03:37Z">
                                    <w:r w:rsidDel="00000000" w:rsidR="00000000" w:rsidRPr="00000000">
                                      <w:rPr>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Karthika Karthika" id="2126916901" name="image8.png"/>
                                          <a:graphic>
                                            <a:graphicData uri="http://schemas.openxmlformats.org/drawingml/2006/picture">
                                              <pic:pic>
                                                <pic:nvPicPr>
                                                  <pic:cNvPr descr="Karthika Karthika" id="0" name="image8.png"/>
                                                  <pic:cNvPicPr preferRelativeResize="0"/>
                                                </pic:nvPicPr>
                                                <pic:blipFill>
                                                  <a:blip r:embed="rId12"/>
                                                  <a:srcRect b="0" l="0" r="0" t="0"/>
                                                  <a:stretch>
                                                    <a:fillRect/>
                                                  </a:stretch>
                                                </pic:blipFill>
                                                <pic:spPr>
                                                  <a:xfrm>
                                                    <a:off x="0" y="0"/>
                                                    <a:ext cx="476250" cy="476250"/>
                                                  </a:xfrm>
                                                  <a:prstGeom prst="rect"/>
                                                  <a:ln/>
                                                </pic:spPr>
                                              </pic:pic>
                                            </a:graphicData>
                                          </a:graphic>
                                        </wp:inline>
                                      </w:drawing>
                                    </w:r>
                                  </w:del>
                                </w:sdtContent>
                              </w:sdt>
                            </w:ins>
                            <w:sdt>
                              <w:sdtPr>
                                <w:id w:val="-123894492"/>
                                <w:tag w:val="goog_rdk_230"/>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484451182"/>
                      <w:tag w:val="goog_rdk_240"/>
                    </w:sdtPr>
                    <w:sdtContent>
                      <w:p w:rsidR="00000000" w:rsidDel="00000000" w:rsidP="00000000" w:rsidRDefault="00000000" w:rsidRPr="00000000" w14:paraId="0000002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0428157"/>
                            <w:tag w:val="goog_rdk_232"/>
                          </w:sdtPr>
                          <w:sdtContent>
                            <w:ins w:author="Sharon Balaji" w:id="35" w:date="2026-09-26T14:14:37Z">
                              <w:sdt>
                                <w:sdtPr>
                                  <w:id w:val="-1486351970"/>
                                  <w:tag w:val="goog_rdk_233"/>
                                </w:sdtPr>
                                <w:sdtContent>
                                  <w:del w:author="Nivesh" w:id="19" w:date="2026-09-25T10:03:37Z"/>
                                </w:sdtContent>
                              </w:sdt>
                            </w:ins>
                            <w:sdt>
                              <w:sdtPr>
                                <w:id w:val="1428464180"/>
                                <w:tag w:val="goog_rdk_234"/>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Karthika Karthika</w:delText>
                                    </w:r>
                                  </w:del>
                                </w:ins>
                              </w:sdtContent>
                            </w:sdt>
                            <w:ins w:author="Sharon Balaji" w:id="35" w:date="2026-09-26T14:14:37Z">
                              <w:del w:author="Nivesh" w:id="19" w:date="2026-09-25T10:03:37Z"/>
                            </w:ins>
                          </w:sdtContent>
                        </w:sdt>
                        <w:sdt>
                          <w:sdtPr>
                            <w:id w:val="1230772451"/>
                            <w:tag w:val="goog_rdk_235"/>
                          </w:sdtPr>
                          <w:sdtContent>
                            <w:ins w:author="Jeeva Jeeva" w:id="37" w:date="2026-09-28T04:54:27Z">
                              <w:sdt>
                                <w:sdtPr>
                                  <w:id w:val="1908640870"/>
                                  <w:tag w:val="goog_rdk_236"/>
                                </w:sdtPr>
                                <w:sdtContent>
                                  <w:del w:author="Nivesh" w:id="19" w:date="2026-09-25T10:03:37Z">
                                    <w:r w:rsidDel="00000000" w:rsidR="00000000" w:rsidRPr="00000000">
                                      <w:rPr>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6" name="image8.png"/>
                                          <a:graphic>
                                            <a:graphicData uri="http://schemas.openxmlformats.org/drawingml/2006/picture">
                                              <pic:pic>
                                                <pic:nvPicPr>
                                                  <pic:cNvPr descr="Karthika Karthika" id="0" name="image8.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436501533"/>
                            <w:tag w:val="goog_rdk_237"/>
                          </w:sdtPr>
                          <w:sdtContent>
                            <w:ins w:author="Sharon Balaji" w:id="35" w:date="2026-09-26T14:14:37Z">
                              <w:sdt>
                                <w:sdtPr>
                                  <w:id w:val="-331332755"/>
                                  <w:tag w:val="goog_rdk_238"/>
                                </w:sdtPr>
                                <w:sdtContent>
                                  <w:del w:author="Nivesh" w:id="19" w:date="2026-09-25T10:03:37Z"/>
                                </w:sdtContent>
                              </w:sdt>
                            </w:ins>
                            <w:sdt>
                              <w:sdtPr>
                                <w:id w:val="1659118923"/>
                                <w:tag w:val="goog_rdk_239"/>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087210716"/>
                      <w:tag w:val="goog_rdk_244"/>
                    </w:sdtPr>
                    <w:sdtContent>
                      <w:p w:rsidR="00000000" w:rsidDel="00000000" w:rsidP="00000000" w:rsidRDefault="00000000" w:rsidRPr="00000000" w14:paraId="00000022">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112442"/>
                            <w:tag w:val="goog_rdk_241"/>
                          </w:sdtPr>
                          <w:sdtContent>
                            <w:ins w:author="Sharon Balaji" w:id="35" w:date="2026-09-26T14:14:37Z">
                              <w:sdt>
                                <w:sdtPr>
                                  <w:id w:val="988384217"/>
                                  <w:tag w:val="goog_rdk_242"/>
                                </w:sdtPr>
                                <w:sdtContent>
                                  <w:del w:author="Nivesh" w:id="19" w:date="2026-09-25T10:03:37Z"/>
                                </w:sdtContent>
                              </w:sdt>
                            </w:ins>
                            <w:sdt>
                              <w:sdtPr>
                                <w:id w:val="999062469"/>
                                <w:tag w:val="goog_rdk_24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12:41 Today</w:delText>
                                    </w:r>
                                  </w:del>
                                </w:ins>
                              </w:sdtContent>
                            </w:sdt>
                            <w:ins w:author="Sharon Balaji" w:id="35" w:date="2026-09-26T14:14:37Z">
                              <w:del w:author="Nivesh" w:id="19" w:date="2026-09-25T10:03:37Z"/>
                            </w:ins>
                          </w:sdtContent>
                        </w:sdt>
                      </w:p>
                    </w:sdtContent>
                  </w:sdt>
                  <w:sdt>
                    <w:sdtPr>
                      <w:id w:val="-637360336"/>
                      <w:tag w:val="goog_rdk_250"/>
                    </w:sdtPr>
                    <w:sdtContent>
                      <w:p w:rsidR="00000000" w:rsidDel="00000000" w:rsidP="00000000" w:rsidRDefault="00000000" w:rsidRPr="00000000" w14:paraId="00000023">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3005557"/>
                            <w:tag w:val="goog_rdk_245"/>
                          </w:sdtPr>
                          <w:sdtContent>
                            <w:ins w:author="Sharon Balaji" w:id="35" w:date="2026-09-26T14:14:37Z">
                              <w:sdt>
                                <w:sdtPr>
                                  <w:id w:val="454358241"/>
                                  <w:tag w:val="goog_rdk_246"/>
                                </w:sdtPr>
                                <w:sdtContent>
                                  <w:del w:author="Nivesh" w:id="19" w:date="2026-09-25T10:03:37Z"/>
                                </w:sdtContent>
                              </w:sdt>
                            </w:ins>
                            <w:sdt>
                              <w:sdtPr>
                                <w:id w:val="1960441500"/>
                                <w:tag w:val="goog_rdk_24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878786300"/>
                                    <w:tag w:val="goog_rdk_24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668232089"/>
                                    <w:tag w:val="goog_rdk_249"/>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sdtContent>
                                </w:sdt>
                              </w:del>
                            </w:ins>
                          </w:sdtContent>
                        </w:sdt>
                      </w:p>
                    </w:sdtContent>
                  </w:sdt>
                  <w:sdt>
                    <w:sdtPr>
                      <w:id w:val="819079936"/>
                      <w:tag w:val="goog_rdk_254"/>
                    </w:sdtPr>
                    <w:sdtContent>
                      <w:p w:rsidR="00000000" w:rsidDel="00000000" w:rsidP="00000000" w:rsidRDefault="00000000" w:rsidRPr="00000000" w14:paraId="00000024">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0430772"/>
                            <w:tag w:val="goog_rdk_251"/>
                          </w:sdtPr>
                          <w:sdtContent>
                            <w:ins w:author="Sharon Balaji" w:id="35" w:date="2026-09-26T14:14:37Z">
                              <w:sdt>
                                <w:sdtPr>
                                  <w:id w:val="1596837246"/>
                                  <w:tag w:val="goog_rdk_252"/>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Nivesh" id="2126916973" name="image43.jpg"/>
                                          <a:graphic>
                                            <a:graphicData uri="http://schemas.openxmlformats.org/drawingml/2006/picture">
                                              <pic:pic>
                                                <pic:nvPicPr>
                                                  <pic:cNvPr descr="Nivesh" id="0" name="image43.jpg"/>
                                                  <pic:cNvPicPr preferRelativeResize="0"/>
                                                </pic:nvPicPr>
                                                <pic:blipFill>
                                                  <a:blip r:embed="rId13"/>
                                                  <a:srcRect b="0" l="0" r="0" t="0"/>
                                                  <a:stretch>
                                                    <a:fillRect/>
                                                  </a:stretch>
                                                </pic:blipFill>
                                                <pic:spPr>
                                                  <a:xfrm>
                                                    <a:off x="0" y="0"/>
                                                    <a:ext cx="476250" cy="476250"/>
                                                  </a:xfrm>
                                                  <a:prstGeom prst="rect"/>
                                                  <a:ln/>
                                                </pic:spPr>
                                              </pic:pic>
                                            </a:graphicData>
                                          </a:graphic>
                                        </wp:inline>
                                      </w:drawing>
                                    </w:r>
                                  </w:del>
                                </w:sdtContent>
                              </w:sdt>
                            </w:ins>
                            <w:sdt>
                              <w:sdtPr>
                                <w:id w:val="935160416"/>
                                <w:tag w:val="goog_rdk_25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48328291"/>
                      <w:tag w:val="goog_rdk_258"/>
                    </w:sdtPr>
                    <w:sdtContent>
                      <w:p w:rsidR="00000000" w:rsidDel="00000000" w:rsidP="00000000" w:rsidRDefault="00000000" w:rsidRPr="00000000" w14:paraId="0000002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0034027"/>
                            <w:tag w:val="goog_rdk_255"/>
                          </w:sdtPr>
                          <w:sdtContent>
                            <w:ins w:author="Sharon Balaji" w:id="35" w:date="2026-09-26T14:14:37Z">
                              <w:sdt>
                                <w:sdtPr>
                                  <w:id w:val="168177052"/>
                                  <w:tag w:val="goog_rdk_256"/>
                                </w:sdtPr>
                                <w:sdtContent>
                                  <w:del w:author="Nivesh" w:id="19" w:date="2026-09-25T10:03:37Z"/>
                                </w:sdtContent>
                              </w:sdt>
                            </w:ins>
                            <w:sdt>
                              <w:sdtPr>
                                <w:id w:val="-1720936483"/>
                                <w:tag w:val="goog_rdk_25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delText>
                                    </w:r>
                                  </w:del>
                                </w:ins>
                              </w:sdtContent>
                            </w:sdt>
                            <w:ins w:author="Sharon Balaji" w:id="35" w:date="2026-09-26T14:14:37Z">
                              <w:del w:author="Nivesh" w:id="19" w:date="2026-09-25T10:03:37Z"/>
                            </w:ins>
                          </w:sdtContent>
                        </w:sdt>
                      </w:p>
                    </w:sdtContent>
                  </w:sdt>
                  <w:sdt>
                    <w:sdtPr>
                      <w:id w:val="614376186"/>
                      <w:tag w:val="goog_rdk_262"/>
                    </w:sdtPr>
                    <w:sdtContent>
                      <w:p w:rsidR="00000000" w:rsidDel="00000000" w:rsidP="00000000" w:rsidRDefault="00000000" w:rsidRPr="00000000" w14:paraId="00000026">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3199051"/>
                            <w:tag w:val="goog_rdk_259"/>
                          </w:sdtPr>
                          <w:sdtContent>
                            <w:ins w:author="Sharon Balaji" w:id="35" w:date="2026-09-26T14:14:37Z">
                              <w:sdt>
                                <w:sdtPr>
                                  <w:id w:val="424799655"/>
                                  <w:tag w:val="goog_rdk_260"/>
                                </w:sdtPr>
                                <w:sdtContent>
                                  <w:del w:author="Nivesh" w:id="19" w:date="2026-09-25T10:03:37Z"/>
                                </w:sdtContent>
                              </w:sdt>
                            </w:ins>
                            <w:sdt>
                              <w:sdtPr>
                                <w:id w:val="402101979"/>
                                <w:tag w:val="goog_rdk_26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15:32 Yesterday</w:delText>
                                    </w:r>
                                  </w:del>
                                </w:ins>
                              </w:sdtContent>
                            </w:sdt>
                            <w:ins w:author="Sharon Balaji" w:id="35" w:date="2026-09-26T14:14:37Z">
                              <w:del w:author="Nivesh" w:id="19" w:date="2026-09-25T10:03:37Z"/>
                            </w:ins>
                          </w:sdtContent>
                        </w:sdt>
                      </w:p>
                    </w:sdtContent>
                  </w:sdt>
                  <w:sdt>
                    <w:sdtPr>
                      <w:id w:val="1102131707"/>
                      <w:tag w:val="goog_rdk_268"/>
                    </w:sdtPr>
                    <w:sdtContent>
                      <w:p w:rsidR="00000000" w:rsidDel="00000000" w:rsidP="00000000" w:rsidRDefault="00000000" w:rsidRPr="00000000" w14:paraId="00000027">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3315277"/>
                            <w:tag w:val="goog_rdk_263"/>
                          </w:sdtPr>
                          <w:sdtContent>
                            <w:ins w:author="Sharon Balaji" w:id="35" w:date="2026-09-26T14:14:37Z">
                              <w:sdt>
                                <w:sdtPr>
                                  <w:id w:val="1710851416"/>
                                  <w:tag w:val="goog_rdk_264"/>
                                </w:sdtPr>
                                <w:sdtContent>
                                  <w:del w:author="Nivesh" w:id="19" w:date="2026-09-25T10:03:37Z"/>
                                </w:sdtContent>
                              </w:sdt>
                            </w:ins>
                            <w:sdt>
                              <w:sdtPr>
                                <w:id w:val="-1828606392"/>
                                <w:tag w:val="goog_rdk_26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591872010"/>
                                    <w:tag w:val="goog_rdk_26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496246377"/>
                                    <w:tag w:val="goog_rdk_267"/>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“aaaaaaaaaniveshwaran”</w:delText>
                                    </w:r>
                                  </w:sdtContent>
                                </w:sdt>
                              </w:del>
                            </w:ins>
                          </w:sdtContent>
                        </w:sdt>
                      </w:p>
                    </w:sdtContent>
                  </w:sdt>
                  <w:sdt>
                    <w:sdtPr>
                      <w:id w:val="1520900587"/>
                      <w:tag w:val="goog_rdk_272"/>
                    </w:sdtPr>
                    <w:sdtContent>
                      <w:p w:rsidR="00000000" w:rsidDel="00000000" w:rsidP="00000000" w:rsidRDefault="00000000" w:rsidRPr="00000000" w14:paraId="00000028">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3737665"/>
                            <w:tag w:val="goog_rdk_269"/>
                          </w:sdtPr>
                          <w:sdtContent>
                            <w:ins w:author="Sharon Balaji" w:id="35" w:date="2026-09-26T14:14:37Z">
                              <w:sdt>
                                <w:sdtPr>
                                  <w:id w:val="-346253098"/>
                                  <w:tag w:val="goog_rdk_270"/>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27" name="image22.png"/>
                                          <a:graphic>
                                            <a:graphicData uri="http://schemas.openxmlformats.org/drawingml/2006/picture">
                                              <pic:pic>
                                                <pic:nvPicPr>
                                                  <pic:cNvPr descr="Anonymous" id="0" name="image22.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981569640"/>
                                <w:tag w:val="goog_rdk_271"/>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037391120"/>
                      <w:tag w:val="goog_rdk_276"/>
                    </w:sdtPr>
                    <w:sdtContent>
                      <w:p w:rsidR="00000000" w:rsidDel="00000000" w:rsidP="00000000" w:rsidRDefault="00000000" w:rsidRPr="00000000" w14:paraId="00000029">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6143380"/>
                            <w:tag w:val="goog_rdk_273"/>
                          </w:sdtPr>
                          <w:sdtContent>
                            <w:ins w:author="Sharon Balaji" w:id="35" w:date="2026-09-26T14:14:37Z">
                              <w:sdt>
                                <w:sdtPr>
                                  <w:id w:val="2003977277"/>
                                  <w:tag w:val="goog_rdk_274"/>
                                </w:sdtPr>
                                <w:sdtContent>
                                  <w:del w:author="Nivesh" w:id="19" w:date="2026-09-25T10:03:37Z"/>
                                </w:sdtContent>
                              </w:sdt>
                            </w:ins>
                            <w:sdt>
                              <w:sdtPr>
                                <w:id w:val="1854743629"/>
                                <w:tag w:val="goog_rdk_275"/>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840280871"/>
                      <w:tag w:val="goog_rdk_280"/>
                    </w:sdtPr>
                    <w:sdtContent>
                      <w:p w:rsidR="00000000" w:rsidDel="00000000" w:rsidP="00000000" w:rsidRDefault="00000000" w:rsidRPr="00000000" w14:paraId="0000002A">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2489832"/>
                            <w:tag w:val="goog_rdk_277"/>
                          </w:sdtPr>
                          <w:sdtContent>
                            <w:ins w:author="Sharon Balaji" w:id="35" w:date="2026-09-26T14:14:37Z">
                              <w:sdt>
                                <w:sdtPr>
                                  <w:id w:val="2130912913"/>
                                  <w:tag w:val="goog_rdk_278"/>
                                </w:sdtPr>
                                <w:sdtContent>
                                  <w:del w:author="Nivesh" w:id="19" w:date="2026-09-25T10:03:37Z"/>
                                </w:sdtContent>
                              </w:sdt>
                            </w:ins>
                            <w:sdt>
                              <w:sdtPr>
                                <w:id w:val="520913929"/>
                                <w:tag w:val="goog_rdk_279"/>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20:23 Yesterday</w:delText>
                                    </w:r>
                                  </w:del>
                                </w:ins>
                              </w:sdtContent>
                            </w:sdt>
                            <w:ins w:author="Sharon Balaji" w:id="35" w:date="2026-09-26T14:14:37Z">
                              <w:del w:author="Nivesh" w:id="19" w:date="2026-09-25T10:03:37Z"/>
                            </w:ins>
                          </w:sdtContent>
                        </w:sdt>
                      </w:p>
                    </w:sdtContent>
                  </w:sdt>
                  <w:sdt>
                    <w:sdtPr>
                      <w:id w:val="1852713905"/>
                      <w:tag w:val="goog_rdk_284"/>
                    </w:sdtPr>
                    <w:sdtContent>
                      <w:p w:rsidR="00000000" w:rsidDel="00000000" w:rsidP="00000000" w:rsidRDefault="00000000" w:rsidRPr="00000000" w14:paraId="0000002B">
                        <w:pPr>
                          <w:widowControl w:val="0"/>
                          <w:shd w:fill="f0f4f9" w:val="clear"/>
                          <w:spacing w:after="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3946986"/>
                            <w:tag w:val="goog_rdk_281"/>
                          </w:sdtPr>
                          <w:sdtContent>
                            <w:ins w:author="Sharon Balaji" w:id="35" w:date="2026-09-26T14:14:37Z">
                              <w:sdt>
                                <w:sdtPr>
                                  <w:id w:val="1497459713"/>
                                  <w:tag w:val="goog_rdk_282"/>
                                </w:sdtPr>
                                <w:sdtContent>
                                  <w:del w:author="Nivesh" w:id="19" w:date="2026-09-25T10:03:37Z"/>
                                </w:sdtContent>
                              </w:sdt>
                            </w:ins>
                            <w:sdt>
                              <w:sdtPr>
                                <w:id w:val="1346907439"/>
                                <w:tag w:val="goog_rdk_283"/>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space</w:delText>
                                    </w:r>
                                  </w:del>
                                </w:ins>
                              </w:sdtContent>
                            </w:sdt>
                            <w:ins w:author="Sharon Balaji" w:id="35" w:date="2026-09-26T14:14:37Z">
                              <w:del w:author="Nivesh" w:id="19" w:date="2026-09-25T10:03:37Z"/>
                            </w:ins>
                          </w:sdtContent>
                        </w:sdt>
                      </w:p>
                    </w:sdtContent>
                  </w:sdt>
                  <w:sdt>
                    <w:sdtPr>
                      <w:id w:val="186841546"/>
                      <w:tag w:val="goog_rdk_288"/>
                    </w:sdtPr>
                    <w:sdtContent>
                      <w:p w:rsidR="00000000" w:rsidDel="00000000" w:rsidP="00000000" w:rsidRDefault="00000000" w:rsidRPr="00000000" w14:paraId="0000002C">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8686283"/>
                            <w:tag w:val="goog_rdk_285"/>
                          </w:sdtPr>
                          <w:sdtContent>
                            <w:ins w:author="Sharon Balaji" w:id="35" w:date="2026-09-26T14:14:37Z">
                              <w:sdt>
                                <w:sdtPr>
                                  <w:id w:val="909958290"/>
                                  <w:tag w:val="goog_rdk_286"/>
                                </w:sdtPr>
                                <w:sdtContent>
                                  <w:del w:author="Nivesh" w:id="19" w:date="2026-09-25T10:03:37Z">
                                    <w:r w:rsidDel="00000000" w:rsidR="00000000" w:rsidRPr="00000000">
                                      <w:rPr>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Roshitha Subramani" id="2126916945" name="image30.png"/>
                                          <a:graphic>
                                            <a:graphicData uri="http://schemas.openxmlformats.org/drawingml/2006/picture">
                                              <pic:pic>
                                                <pic:nvPicPr>
                                                  <pic:cNvPr descr="Roshitha Subramani" id="0" name="image30.png"/>
                                                  <pic:cNvPicPr preferRelativeResize="0"/>
                                                </pic:nvPicPr>
                                                <pic:blipFill>
                                                  <a:blip r:embed="rId15"/>
                                                  <a:srcRect b="0" l="0" r="0" t="0"/>
                                                  <a:stretch>
                                                    <a:fillRect/>
                                                  </a:stretch>
                                                </pic:blipFill>
                                                <pic:spPr>
                                                  <a:xfrm>
                                                    <a:off x="0" y="0"/>
                                                    <a:ext cx="476250" cy="476250"/>
                                                  </a:xfrm>
                                                  <a:prstGeom prst="rect"/>
                                                  <a:ln/>
                                                </pic:spPr>
                                              </pic:pic>
                                            </a:graphicData>
                                          </a:graphic>
                                        </wp:inline>
                                      </w:drawing>
                                    </w:r>
                                  </w:del>
                                </w:sdtContent>
                              </w:sdt>
                            </w:ins>
                            <w:sdt>
                              <w:sdtPr>
                                <w:id w:val="-2002239164"/>
                                <w:tag w:val="goog_rdk_28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573236760"/>
                      <w:tag w:val="goog_rdk_292"/>
                    </w:sdtPr>
                    <w:sdtContent>
                      <w:p w:rsidR="00000000" w:rsidDel="00000000" w:rsidP="00000000" w:rsidRDefault="00000000" w:rsidRPr="00000000" w14:paraId="0000002D">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0204348"/>
                            <w:tag w:val="goog_rdk_289"/>
                          </w:sdtPr>
                          <w:sdtContent>
                            <w:ins w:author="Sharon Balaji" w:id="35" w:date="2026-09-26T14:14:37Z">
                              <w:sdt>
                                <w:sdtPr>
                                  <w:id w:val="-1028334356"/>
                                  <w:tag w:val="goog_rdk_290"/>
                                </w:sdtPr>
                                <w:sdtContent>
                                  <w:del w:author="Nivesh" w:id="19" w:date="2026-09-25T10:03:37Z"/>
                                </w:sdtContent>
                              </w:sdt>
                            </w:ins>
                            <w:sdt>
                              <w:sdtPr>
                                <w:id w:val="1001090613"/>
                                <w:tag w:val="goog_rdk_29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Roshitha Subramani</w:delText>
                                    </w:r>
                                  </w:del>
                                </w:ins>
                              </w:sdtContent>
                            </w:sdt>
                            <w:ins w:author="Sharon Balaji" w:id="35" w:date="2026-09-26T14:14:37Z">
                              <w:del w:author="Nivesh" w:id="19" w:date="2026-09-25T10:03:37Z"/>
                            </w:ins>
                          </w:sdtContent>
                        </w:sdt>
                      </w:p>
                    </w:sdtContent>
                  </w:sdt>
                  <w:sdt>
                    <w:sdtPr>
                      <w:id w:val="-1611549870"/>
                      <w:tag w:val="goog_rdk_296"/>
                    </w:sdtPr>
                    <w:sdtContent>
                      <w:p w:rsidR="00000000" w:rsidDel="00000000" w:rsidP="00000000" w:rsidRDefault="00000000" w:rsidRPr="00000000" w14:paraId="0000002E">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1258992"/>
                            <w:tag w:val="goog_rdk_293"/>
                          </w:sdtPr>
                          <w:sdtContent>
                            <w:ins w:author="Sharon Balaji" w:id="35" w:date="2026-09-26T14:14:37Z">
                              <w:sdt>
                                <w:sdtPr>
                                  <w:id w:val="-77402327"/>
                                  <w:tag w:val="goog_rdk_294"/>
                                </w:sdtPr>
                                <w:sdtContent>
                                  <w:del w:author="Nivesh" w:id="19" w:date="2026-09-25T10:03:37Z"/>
                                </w:sdtContent>
                              </w:sdt>
                            </w:ins>
                            <w:sdt>
                              <w:sdtPr>
                                <w:id w:val="1258952015"/>
                                <w:tag w:val="goog_rdk_29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14:32 Today</w:delText>
                                    </w:r>
                                  </w:del>
                                </w:ins>
                              </w:sdtContent>
                            </w:sdt>
                            <w:ins w:author="Sharon Balaji" w:id="35" w:date="2026-09-26T14:14:37Z">
                              <w:del w:author="Nivesh" w:id="19" w:date="2026-09-25T10:03:37Z"/>
                            </w:ins>
                          </w:sdtContent>
                        </w:sdt>
                      </w:p>
                    </w:sdtContent>
                  </w:sdt>
                  <w:sdt>
                    <w:sdtPr>
                      <w:id w:val="1679565995"/>
                      <w:tag w:val="goog_rdk_300"/>
                    </w:sdtPr>
                    <w:sdtContent>
                      <w:p w:rsidR="00000000" w:rsidDel="00000000" w:rsidP="00000000" w:rsidRDefault="00000000" w:rsidRPr="00000000" w14:paraId="0000002F">
                        <w:pPr>
                          <w:widowControl w:val="0"/>
                          <w:shd w:fill="f0f4f9" w:val="clear"/>
                          <w:spacing w:after="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4306687"/>
                            <w:tag w:val="goog_rdk_297"/>
                          </w:sdtPr>
                          <w:sdtContent>
                            <w:ins w:author="Sharon Balaji" w:id="35" w:date="2026-09-26T14:14:37Z">
                              <w:sdt>
                                <w:sdtPr>
                                  <w:id w:val="-1225108315"/>
                                  <w:tag w:val="goog_rdk_298"/>
                                </w:sdtPr>
                                <w:sdtContent>
                                  <w:del w:author="Nivesh" w:id="19" w:date="2026-09-25T10:03:37Z"/>
                                </w:sdtContent>
                              </w:sdt>
                            </w:ins>
                            <w:sdt>
                              <w:sdtPr>
                                <w:id w:val="1130088228"/>
                                <w:tag w:val="goog_rdk_29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 space</w:delText>
                                    </w:r>
                                  </w:del>
                                </w:ins>
                              </w:sdtContent>
                            </w:sdt>
                            <w:ins w:author="Sharon Balaji" w:id="35" w:date="2026-09-26T14:14:37Z">
                              <w:del w:author="Nivesh" w:id="19" w:date="2026-09-25T10:03:37Z"/>
                            </w:ins>
                          </w:sdtContent>
                        </w:sdt>
                      </w:p>
                    </w:sdtContent>
                  </w:sdt>
                  <w:sdt>
                    <w:sdtPr>
                      <w:id w:val="-1165546550"/>
                      <w:tag w:val="goog_rdk_304"/>
                    </w:sdtPr>
                    <w:sdtContent>
                      <w:p w:rsidR="00000000" w:rsidDel="00000000" w:rsidP="00000000" w:rsidRDefault="00000000" w:rsidRPr="00000000" w14:paraId="00000030">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9170801"/>
                            <w:tag w:val="goog_rdk_301"/>
                          </w:sdtPr>
                          <w:sdtContent>
                            <w:ins w:author="Sharon Balaji" w:id="35" w:date="2026-09-26T14:14:37Z">
                              <w:sdt>
                                <w:sdtPr>
                                  <w:id w:val="674671298"/>
                                  <w:tag w:val="goog_rdk_302"/>
                                </w:sdtPr>
                                <w:sdtContent>
                                  <w:del w:author="Nivesh" w:id="19" w:date="2026-09-25T10:03:37Z">
                                    <w:r w:rsidDel="00000000" w:rsidR="00000000" w:rsidRPr="00000000">
                                      <w:rPr>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Indhumathi T" id="2126916898" name="image16.png"/>
                                          <a:graphic>
                                            <a:graphicData uri="http://schemas.openxmlformats.org/drawingml/2006/picture">
                                              <pic:pic>
                                                <pic:nvPicPr>
                                                  <pic:cNvPr descr="Indhumathi T" id="0" name="image16.png"/>
                                                  <pic:cNvPicPr preferRelativeResize="0"/>
                                                </pic:nvPicPr>
                                                <pic:blipFill>
                                                  <a:blip r:embed="rId16"/>
                                                  <a:srcRect b="0" l="0" r="0" t="0"/>
                                                  <a:stretch>
                                                    <a:fillRect/>
                                                  </a:stretch>
                                                </pic:blipFill>
                                                <pic:spPr>
                                                  <a:xfrm>
                                                    <a:off x="0" y="0"/>
                                                    <a:ext cx="476250" cy="476250"/>
                                                  </a:xfrm>
                                                  <a:prstGeom prst="rect"/>
                                                  <a:ln/>
                                                </pic:spPr>
                                              </pic:pic>
                                            </a:graphicData>
                                          </a:graphic>
                                        </wp:inline>
                                      </w:drawing>
                                    </w:r>
                                  </w:del>
                                </w:sdtContent>
                              </w:sdt>
                            </w:ins>
                            <w:sdt>
                              <w:sdtPr>
                                <w:id w:val="615663752"/>
                                <w:tag w:val="goog_rdk_30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050808483"/>
                      <w:tag w:val="goog_rdk_308"/>
                    </w:sdtPr>
                    <w:sdtContent>
                      <w:p w:rsidR="00000000" w:rsidDel="00000000" w:rsidP="00000000" w:rsidRDefault="00000000" w:rsidRPr="00000000" w14:paraId="0000003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2732386"/>
                            <w:tag w:val="goog_rdk_305"/>
                          </w:sdtPr>
                          <w:sdtContent>
                            <w:ins w:author="Sharon Balaji" w:id="35" w:date="2026-09-26T14:14:37Z">
                              <w:sdt>
                                <w:sdtPr>
                                  <w:id w:val="-51601801"/>
                                  <w:tag w:val="goog_rdk_306"/>
                                </w:sdtPr>
                                <w:sdtContent>
                                  <w:del w:author="Nivesh" w:id="19" w:date="2026-09-25T10:03:37Z"/>
                                </w:sdtContent>
                              </w:sdt>
                            </w:ins>
                            <w:sdt>
                              <w:sdtPr>
                                <w:id w:val="1576575987"/>
                                <w:tag w:val="goog_rdk_30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Indhumathi T</w:delText>
                                    </w:r>
                                  </w:del>
                                </w:ins>
                              </w:sdtContent>
                            </w:sdt>
                            <w:ins w:author="Sharon Balaji" w:id="35" w:date="2026-09-26T14:14:37Z">
                              <w:del w:author="Nivesh" w:id="19" w:date="2026-09-25T10:03:37Z"/>
                            </w:ins>
                          </w:sdtContent>
                        </w:sdt>
                      </w:p>
                    </w:sdtContent>
                  </w:sdt>
                  <w:sdt>
                    <w:sdtPr>
                      <w:id w:val="1775692656"/>
                      <w:tag w:val="goog_rdk_312"/>
                    </w:sdtPr>
                    <w:sdtContent>
                      <w:p w:rsidR="00000000" w:rsidDel="00000000" w:rsidP="00000000" w:rsidRDefault="00000000" w:rsidRPr="00000000" w14:paraId="00000032">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1853869"/>
                            <w:tag w:val="goog_rdk_309"/>
                          </w:sdtPr>
                          <w:sdtContent>
                            <w:ins w:author="Sharon Balaji" w:id="35" w:date="2026-09-26T14:14:37Z">
                              <w:sdt>
                                <w:sdtPr>
                                  <w:id w:val="1399132654"/>
                                  <w:tag w:val="goog_rdk_310"/>
                                </w:sdtPr>
                                <w:sdtContent>
                                  <w:del w:author="Nivesh" w:id="19" w:date="2026-09-25T10:03:37Z"/>
                                </w:sdtContent>
                              </w:sdt>
                            </w:ins>
                            <w:sdt>
                              <w:sdtPr>
                                <w:id w:val="-849609348"/>
                                <w:tag w:val="goog_rdk_31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15:19 Today</w:delText>
                                    </w:r>
                                  </w:del>
                                </w:ins>
                              </w:sdtContent>
                            </w:sdt>
                            <w:ins w:author="Sharon Balaji" w:id="35" w:date="2026-09-26T14:14:37Z">
                              <w:del w:author="Nivesh" w:id="19" w:date="2026-09-25T10:03:37Z"/>
                            </w:ins>
                          </w:sdtContent>
                        </w:sdt>
                      </w:p>
                    </w:sdtContent>
                  </w:sdt>
                  <w:sdt>
                    <w:sdtPr>
                      <w:id w:val="361514516"/>
                      <w:tag w:val="goog_rdk_318"/>
                    </w:sdtPr>
                    <w:sdtContent>
                      <w:p w:rsidR="00000000" w:rsidDel="00000000" w:rsidP="00000000" w:rsidRDefault="00000000" w:rsidRPr="00000000" w14:paraId="00000033">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4326437"/>
                            <w:tag w:val="goog_rdk_313"/>
                          </w:sdtPr>
                          <w:sdtContent>
                            <w:ins w:author="Sharon Balaji" w:id="35" w:date="2026-09-26T14:14:37Z">
                              <w:sdt>
                                <w:sdtPr>
                                  <w:id w:val="1738298692"/>
                                  <w:tag w:val="goog_rdk_314"/>
                                </w:sdtPr>
                                <w:sdtContent>
                                  <w:del w:author="Nivesh" w:id="19" w:date="2026-09-25T10:03:37Z"/>
                                </w:sdtContent>
                              </w:sdt>
                            </w:ins>
                            <w:sdt>
                              <w:sdtPr>
                                <w:id w:val="-841536993"/>
                                <w:tag w:val="goog_rdk_31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501103728"/>
                                    <w:tag w:val="goog_rdk_31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05753494"/>
                                    <w:tag w:val="goog_rdk_317"/>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“uy”</w:delText>
                                    </w:r>
                                  </w:sdtContent>
                                </w:sdt>
                              </w:del>
                            </w:ins>
                          </w:sdtContent>
                        </w:sdt>
                      </w:p>
                    </w:sdtContent>
                  </w:sdt>
                  <w:sdt>
                    <w:sdtPr>
                      <w:id w:val="2008119529"/>
                      <w:tag w:val="goog_rdk_322"/>
                    </w:sdtPr>
                    <w:sdtContent>
                      <w:p w:rsidR="00000000" w:rsidDel="00000000" w:rsidP="00000000" w:rsidRDefault="00000000" w:rsidRPr="00000000" w14:paraId="00000034">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5190136"/>
                            <w:tag w:val="goog_rdk_319"/>
                          </w:sdtPr>
                          <w:sdtContent>
                            <w:ins w:author="Sharon Balaji" w:id="35" w:date="2026-09-26T14:14:37Z">
                              <w:sdt>
                                <w:sdtPr>
                                  <w:id w:val="1465751755"/>
                                  <w:tag w:val="goog_rdk_320"/>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34" name="image26.jpg"/>
                                          <a:graphic>
                                            <a:graphicData uri="http://schemas.openxmlformats.org/drawingml/2006/picture">
                                              <pic:pic>
                                                <pic:nvPicPr>
                                                  <pic:cNvPr descr="Sharon Balaji" id="0" name="image26.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325747638"/>
                                <w:tag w:val="goog_rdk_321"/>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025899187"/>
                      <w:tag w:val="goog_rdk_326"/>
                    </w:sdtPr>
                    <w:sdtContent>
                      <w:p w:rsidR="00000000" w:rsidDel="00000000" w:rsidP="00000000" w:rsidRDefault="00000000" w:rsidRPr="00000000" w14:paraId="0000003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9111198"/>
                            <w:tag w:val="goog_rdk_323"/>
                          </w:sdtPr>
                          <w:sdtContent>
                            <w:ins w:author="Sharon Balaji" w:id="35" w:date="2026-09-26T14:14:37Z">
                              <w:sdt>
                                <w:sdtPr>
                                  <w:id w:val="739219963"/>
                                  <w:tag w:val="goog_rdk_324"/>
                                </w:sdtPr>
                                <w:sdtContent>
                                  <w:del w:author="Nivesh" w:id="19" w:date="2026-09-25T10:03:37Z"/>
                                </w:sdtContent>
                              </w:sdt>
                            </w:ins>
                            <w:sdt>
                              <w:sdtPr>
                                <w:id w:val="1203032994"/>
                                <w:tag w:val="goog_rdk_325"/>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35" w:date="2026-09-26T14:14:37Z">
                              <w:del w:author="Nivesh" w:id="19" w:date="2026-09-25T10:03:37Z"/>
                            </w:ins>
                          </w:sdtContent>
                        </w:sdt>
                      </w:p>
                    </w:sdtContent>
                  </w:sdt>
                  <w:sdt>
                    <w:sdtPr>
                      <w:id w:val="-129773782"/>
                      <w:tag w:val="goog_rdk_330"/>
                    </w:sdtPr>
                    <w:sdtContent>
                      <w:p w:rsidR="00000000" w:rsidDel="00000000" w:rsidP="00000000" w:rsidRDefault="00000000" w:rsidRPr="00000000" w14:paraId="00000036">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3579963"/>
                            <w:tag w:val="goog_rdk_327"/>
                          </w:sdtPr>
                          <w:sdtContent>
                            <w:ins w:author="Sharon Balaji" w:id="35" w:date="2026-09-26T14:14:37Z">
                              <w:sdt>
                                <w:sdtPr>
                                  <w:id w:val="-65969677"/>
                                  <w:tag w:val="goog_rdk_328"/>
                                </w:sdtPr>
                                <w:sdtContent>
                                  <w:del w:author="Nivesh" w:id="19" w:date="2026-09-25T10:03:37Z"/>
                                </w:sdtContent>
                              </w:sdt>
                            </w:ins>
                            <w:sdt>
                              <w:sdtPr>
                                <w:id w:val="1077248413"/>
                                <w:tag w:val="goog_rdk_329"/>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19:38 Today</w:delText>
                                    </w:r>
                                  </w:del>
                                </w:ins>
                              </w:sdtContent>
                            </w:sdt>
                            <w:ins w:author="Sharon Balaji" w:id="35" w:date="2026-09-26T14:14:37Z">
                              <w:del w:author="Nivesh" w:id="19" w:date="2026-09-25T10:03:37Z"/>
                            </w:ins>
                          </w:sdtContent>
                        </w:sdt>
                      </w:p>
                    </w:sdtContent>
                  </w:sdt>
                  <w:sdt>
                    <w:sdtPr>
                      <w:id w:val="-872829234"/>
                      <w:tag w:val="goog_rdk_336"/>
                    </w:sdtPr>
                    <w:sdtContent>
                      <w:p w:rsidR="00000000" w:rsidDel="00000000" w:rsidP="00000000" w:rsidRDefault="00000000" w:rsidRPr="00000000" w14:paraId="00000037">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4047372"/>
                            <w:tag w:val="goog_rdk_331"/>
                          </w:sdtPr>
                          <w:sdtContent>
                            <w:ins w:author="Sharon Balaji" w:id="35" w:date="2026-09-26T14:14:37Z">
                              <w:sdt>
                                <w:sdtPr>
                                  <w:id w:val="745992160"/>
                                  <w:tag w:val="goog_rdk_332"/>
                                </w:sdtPr>
                                <w:sdtContent>
                                  <w:del w:author="Nivesh" w:id="19" w:date="2026-09-25T10:03:37Z"/>
                                </w:sdtContent>
                              </w:sdt>
                            </w:ins>
                            <w:sdt>
                              <w:sdtPr>
                                <w:id w:val="1529543994"/>
                                <w:tag w:val="goog_rdk_333"/>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094032166"/>
                                    <w:tag w:val="goog_rdk_334"/>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284434523"/>
                                    <w:tag w:val="goog_rdk_335"/>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sdtContent>
                                </w:sdt>
                              </w:del>
                            </w:ins>
                          </w:sdtContent>
                        </w:sdt>
                      </w:p>
                    </w:sdtContent>
                  </w:sdt>
                  <w:sdt>
                    <w:sdtPr>
                      <w:id w:val="-939101517"/>
                      <w:tag w:val="goog_rdk_340"/>
                    </w:sdtPr>
                    <w:sdtContent>
                      <w:p w:rsidR="00000000" w:rsidDel="00000000" w:rsidP="00000000" w:rsidRDefault="00000000" w:rsidRPr="00000000" w14:paraId="00000038">
                        <w:pPr>
                          <w:widowControl w:val="0"/>
                          <w:shd w:fill="ffffff"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9772545"/>
                            <w:tag w:val="goog_rdk_337"/>
                          </w:sdtPr>
                          <w:sdtContent>
                            <w:ins w:author="Sharon Balaji" w:id="35" w:date="2026-09-26T14:14:37Z">
                              <w:sdt>
                                <w:sdtPr>
                                  <w:id w:val="1720274257"/>
                                  <w:tag w:val="goog_rdk_338"/>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23" name="image21.jpg"/>
                                          <a:graphic>
                                            <a:graphicData uri="http://schemas.openxmlformats.org/drawingml/2006/picture">
                                              <pic:pic>
                                                <pic:nvPicPr>
                                                  <pic:cNvPr descr="Sharon Balaji" id="0" name="image21.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1440128467"/>
                                <w:tag w:val="goog_rdk_339"/>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92257626"/>
                      <w:tag w:val="goog_rdk_344"/>
                    </w:sdtPr>
                    <w:sdtContent>
                      <w:p w:rsidR="00000000" w:rsidDel="00000000" w:rsidP="00000000" w:rsidRDefault="00000000" w:rsidRPr="00000000" w14:paraId="00000039">
                        <w:pPr>
                          <w:widowControl w:val="0"/>
                          <w:shd w:fill="ffffff"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2103501"/>
                            <w:tag w:val="goog_rdk_341"/>
                          </w:sdtPr>
                          <w:sdtContent>
                            <w:ins w:author="Sharon Balaji" w:id="35" w:date="2026-09-26T14:14:37Z">
                              <w:sdt>
                                <w:sdtPr>
                                  <w:id w:val="1161613688"/>
                                  <w:tag w:val="goog_rdk_342"/>
                                </w:sdtPr>
                                <w:sdtContent>
                                  <w:del w:author="Nivesh" w:id="19" w:date="2026-09-25T10:03:37Z"/>
                                </w:sdtContent>
                              </w:sdt>
                            </w:ins>
                            <w:sdt>
                              <w:sdtPr>
                                <w:id w:val="187092845"/>
                                <w:tag w:val="goog_rdk_343"/>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35" w:date="2026-09-26T14:14:37Z">
                              <w:del w:author="Nivesh" w:id="19" w:date="2026-09-25T10:03:37Z"/>
                            </w:ins>
                          </w:sdtContent>
                        </w:sdt>
                      </w:p>
                    </w:sdtContent>
                  </w:sdt>
                  <w:sdt>
                    <w:sdtPr>
                      <w:id w:val="518367213"/>
                      <w:tag w:val="goog_rdk_348"/>
                    </w:sdtPr>
                    <w:sdtContent>
                      <w:p w:rsidR="00000000" w:rsidDel="00000000" w:rsidP="00000000" w:rsidRDefault="00000000" w:rsidRPr="00000000" w14:paraId="0000003A">
                        <w:pPr>
                          <w:widowControl w:val="0"/>
                          <w:shd w:fill="ffffff"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437485"/>
                            <w:tag w:val="goog_rdk_345"/>
                          </w:sdtPr>
                          <w:sdtContent>
                            <w:ins w:author="Sharon Balaji" w:id="35" w:date="2026-09-26T14:14:37Z">
                              <w:sdt>
                                <w:sdtPr>
                                  <w:id w:val="64160699"/>
                                  <w:tag w:val="goog_rdk_346"/>
                                </w:sdtPr>
                                <w:sdtContent>
                                  <w:del w:author="Nivesh" w:id="19" w:date="2026-09-25T10:03:37Z"/>
                                </w:sdtContent>
                              </w:sdt>
                            </w:ins>
                            <w:sdt>
                              <w:sdtPr>
                                <w:id w:val="-215679652"/>
                                <w:tag w:val="goog_rdk_347"/>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19:43 Today</w:delText>
                                    </w:r>
                                  </w:del>
                                </w:ins>
                              </w:sdtContent>
                            </w:sdt>
                            <w:ins w:author="Sharon Balaji" w:id="35" w:date="2026-09-26T14:14:37Z">
                              <w:del w:author="Nivesh" w:id="19" w:date="2026-09-25T10:03:37Z"/>
                            </w:ins>
                          </w:sdtContent>
                        </w:sdt>
                      </w:p>
                    </w:sdtContent>
                  </w:sdt>
                  <w:sdt>
                    <w:sdtPr>
                      <w:id w:val="1915524931"/>
                      <w:tag w:val="goog_rdk_354"/>
                    </w:sdtPr>
                    <w:sdtContent>
                      <w:p w:rsidR="00000000" w:rsidDel="00000000" w:rsidP="00000000" w:rsidRDefault="00000000" w:rsidRPr="00000000" w14:paraId="0000003B">
                        <w:pPr>
                          <w:widowControl w:val="0"/>
                          <w:shd w:fill="ffffff"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8478782"/>
                            <w:tag w:val="goog_rdk_349"/>
                          </w:sdtPr>
                          <w:sdtContent>
                            <w:ins w:author="Sharon Balaji" w:id="35" w:date="2026-09-26T14:14:37Z">
                              <w:sdt>
                                <w:sdtPr>
                                  <w:id w:val="-491971112"/>
                                  <w:tag w:val="goog_rdk_350"/>
                                </w:sdtPr>
                                <w:sdtContent>
                                  <w:del w:author="Nivesh" w:id="19" w:date="2026-09-25T10:03:37Z"/>
                                </w:sdtContent>
                              </w:sdt>
                            </w:ins>
                            <w:sdt>
                              <w:sdtPr>
                                <w:id w:val="-2098665363"/>
                                <w:tag w:val="goog_rdk_351"/>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1354046373"/>
                                    <w:tag w:val="goog_rdk_352"/>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999964465"/>
                                    <w:tag w:val="goog_rdk_353"/>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del>
                            </w:ins>
                          </w:sdtContent>
                        </w:sdt>
                      </w:p>
                    </w:sdtContent>
                  </w:sdt>
                  <w:sdt>
                    <w:sdtPr>
                      <w:id w:val="759512256"/>
                      <w:tag w:val="goog_rdk_360"/>
                    </w:sdtPr>
                    <w:sdtContent>
                      <w:p w:rsidR="00000000" w:rsidDel="00000000" w:rsidP="00000000" w:rsidRDefault="00000000" w:rsidRPr="00000000" w14:paraId="0000003C">
                        <w:pPr>
                          <w:widowControl w:val="0"/>
                          <w:shd w:fill="ffffff"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0878793"/>
                            <w:tag w:val="goog_rdk_355"/>
                          </w:sdtPr>
                          <w:sdtContent>
                            <w:ins w:author="Sharon Balaji" w:id="35" w:date="2026-09-26T14:14:37Z">
                              <w:sdt>
                                <w:sdtPr>
                                  <w:id w:val="-1248109416"/>
                                  <w:tag w:val="goog_rdk_356"/>
                                </w:sdtPr>
                                <w:sdtContent>
                                  <w:del w:author="Nivesh" w:id="19" w:date="2026-09-25T10:03:37Z"/>
                                </w:sdtContent>
                              </w:sdt>
                            </w:ins>
                            <w:sdt>
                              <w:sdtPr>
                                <w:id w:val="-1757749588"/>
                                <w:tag w:val="goog_rdk_35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336900423"/>
                                    <w:tag w:val="goog_rdk_35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786376079"/>
                                    <w:tag w:val="goog_rdk_359"/>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“FitBuddy – AI Fitness Plan Generator using Gemini Models”</w:delText>
                                    </w:r>
                                  </w:sdtContent>
                                </w:sdt>
                              </w:del>
                            </w:ins>
                          </w:sdtContent>
                        </w:sdt>
                      </w:p>
                    </w:sdtContent>
                  </w:sdt>
                  <w:sdt>
                    <w:sdtPr>
                      <w:id w:val="892792090"/>
                      <w:tag w:val="goog_rdk_364"/>
                    </w:sdtPr>
                    <w:sdtContent>
                      <w:p w:rsidR="00000000" w:rsidDel="00000000" w:rsidP="00000000" w:rsidRDefault="00000000" w:rsidRPr="00000000" w14:paraId="0000003D">
                        <w:pPr>
                          <w:widowControl w:val="0"/>
                          <w:shd w:fill="ffffff" w:val="clear"/>
                          <w:spacing w:after="0" w:before="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8037482"/>
                            <w:tag w:val="goog_rdk_361"/>
                          </w:sdtPr>
                          <w:sdtContent>
                            <w:ins w:author="Sharon Balaji" w:id="35" w:date="2026-09-26T14:14:37Z">
                              <w:sdt>
                                <w:sdtPr>
                                  <w:id w:val="-16452426"/>
                                  <w:tag w:val="goog_rdk_362"/>
                                </w:sdtPr>
                                <w:sdtContent>
                                  <w:del w:author="Nivesh" w:id="19" w:date="2026-09-25T10:03:37Z"/>
                                </w:sdtContent>
                              </w:sdt>
                            </w:ins>
                            <w:sdt>
                              <w:sdtPr>
                                <w:id w:val="1118788210"/>
                                <w:tag w:val="goog_rdk_36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Viewers of this file can see comments and suggestions</w:delText>
                                    </w:r>
                                  </w:del>
                                </w:ins>
                              </w:sdtContent>
                            </w:sdt>
                            <w:ins w:author="Sharon Balaji" w:id="35" w:date="2026-09-26T14:14:37Z">
                              <w:del w:author="Nivesh" w:id="19" w:date="2026-09-25T10:03:37Z"/>
                            </w:ins>
                          </w:sdtContent>
                        </w:sdt>
                      </w:p>
                    </w:sdtContent>
                  </w:sdt>
                  <w:sdt>
                    <w:sdtPr>
                      <w:id w:val="-1169116464"/>
                      <w:tag w:val="goog_rdk_368"/>
                    </w:sdtPr>
                    <w:sdtContent>
                      <w:p w:rsidR="00000000" w:rsidDel="00000000" w:rsidP="00000000" w:rsidRDefault="00000000" w:rsidRPr="00000000" w14:paraId="0000003E">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3849069"/>
                            <w:tag w:val="goog_rdk_365"/>
                          </w:sdtPr>
                          <w:sdtContent>
                            <w:ins w:author="Sharon Balaji" w:id="35" w:date="2026-09-26T14:14:37Z">
                              <w:sdt>
                                <w:sdtPr>
                                  <w:id w:val="-1460492560"/>
                                  <w:tag w:val="goog_rdk_366"/>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Pooja S" id="2126916921" name="image20.jpg"/>
                                          <a:graphic>
                                            <a:graphicData uri="http://schemas.openxmlformats.org/drawingml/2006/picture">
                                              <pic:pic>
                                                <pic:nvPicPr>
                                                  <pic:cNvPr descr="Pooja S" id="0" name="image20.jpg"/>
                                                  <pic:cNvPicPr preferRelativeResize="0"/>
                                                </pic:nvPicPr>
                                                <pic:blipFill>
                                                  <a:blip r:embed="rId18"/>
                                                  <a:srcRect b="0" l="0" r="0" t="0"/>
                                                  <a:stretch>
                                                    <a:fillRect/>
                                                  </a:stretch>
                                                </pic:blipFill>
                                                <pic:spPr>
                                                  <a:xfrm>
                                                    <a:off x="0" y="0"/>
                                                    <a:ext cx="476250" cy="476250"/>
                                                  </a:xfrm>
                                                  <a:prstGeom prst="rect"/>
                                                  <a:ln/>
                                                </pic:spPr>
                                              </pic:pic>
                                            </a:graphicData>
                                          </a:graphic>
                                        </wp:inline>
                                      </w:drawing>
                                    </w:r>
                                  </w:del>
                                </w:sdtContent>
                              </w:sdt>
                            </w:ins>
                            <w:sdt>
                              <w:sdtPr>
                                <w:id w:val="-2071652195"/>
                                <w:tag w:val="goog_rdk_36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29226875"/>
                      <w:tag w:val="goog_rdk_372"/>
                    </w:sdtPr>
                    <w:sdtContent>
                      <w:p w:rsidR="00000000" w:rsidDel="00000000" w:rsidP="00000000" w:rsidRDefault="00000000" w:rsidRPr="00000000" w14:paraId="0000003F">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2553426"/>
                            <w:tag w:val="goog_rdk_369"/>
                          </w:sdtPr>
                          <w:sdtContent>
                            <w:ins w:author="Sharon Balaji" w:id="35" w:date="2026-09-26T14:14:37Z">
                              <w:sdt>
                                <w:sdtPr>
                                  <w:id w:val="226123825"/>
                                  <w:tag w:val="goog_rdk_370"/>
                                </w:sdtPr>
                                <w:sdtContent>
                                  <w:del w:author="Nivesh" w:id="19" w:date="2026-09-25T10:03:37Z"/>
                                </w:sdtContent>
                              </w:sdt>
                            </w:ins>
                            <w:sdt>
                              <w:sdtPr>
                                <w:id w:val="2104527899"/>
                                <w:tag w:val="goog_rdk_37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Pooja S</w:delText>
                                    </w:r>
                                  </w:del>
                                </w:ins>
                              </w:sdtContent>
                            </w:sdt>
                            <w:ins w:author="Sharon Balaji" w:id="35" w:date="2026-09-26T14:14:37Z">
                              <w:del w:author="Nivesh" w:id="19" w:date="2026-09-25T10:03:37Z"/>
                            </w:ins>
                          </w:sdtContent>
                        </w:sdt>
                      </w:p>
                    </w:sdtContent>
                  </w:sdt>
                  <w:sdt>
                    <w:sdtPr>
                      <w:id w:val="-1892725992"/>
                      <w:tag w:val="goog_rdk_376"/>
                    </w:sdtPr>
                    <w:sdtContent>
                      <w:p w:rsidR="00000000" w:rsidDel="00000000" w:rsidP="00000000" w:rsidRDefault="00000000" w:rsidRPr="00000000" w14:paraId="00000040">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7272737"/>
                            <w:tag w:val="goog_rdk_373"/>
                          </w:sdtPr>
                          <w:sdtContent>
                            <w:ins w:author="Sharon Balaji" w:id="35" w:date="2026-09-26T14:14:37Z">
                              <w:sdt>
                                <w:sdtPr>
                                  <w:id w:val="-1576156510"/>
                                  <w:tag w:val="goog_rdk_374"/>
                                </w:sdtPr>
                                <w:sdtContent>
                                  <w:del w:author="Nivesh" w:id="19" w:date="2026-09-25T10:03:37Z"/>
                                </w:sdtContent>
                              </w:sdt>
                            </w:ins>
                            <w:sdt>
                              <w:sdtPr>
                                <w:id w:val="1971296673"/>
                                <w:tag w:val="goog_rdk_37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12:44 Yesterday</w:delText>
                                    </w:r>
                                  </w:del>
                                </w:ins>
                              </w:sdtContent>
                            </w:sdt>
                            <w:ins w:author="Sharon Balaji" w:id="35" w:date="2026-09-26T14:14:37Z">
                              <w:del w:author="Nivesh" w:id="19" w:date="2026-09-25T10:03:37Z"/>
                            </w:ins>
                          </w:sdtContent>
                        </w:sdt>
                      </w:p>
                    </w:sdtContent>
                  </w:sdt>
                  <w:sdt>
                    <w:sdtPr>
                      <w:id w:val="-970820369"/>
                      <w:tag w:val="goog_rdk_381"/>
                    </w:sdtPr>
                    <w:sdtContent>
                      <w:p w:rsidR="00000000" w:rsidDel="00000000" w:rsidP="00000000" w:rsidRDefault="00000000" w:rsidRPr="00000000" w14:paraId="00000041">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719519"/>
                            <w:tag w:val="goog_rdk_377"/>
                          </w:sdtPr>
                          <w:sdtContent>
                            <w:ins w:author="Sharon Balaji" w:id="35" w:date="2026-09-26T14:14:37Z">
                              <w:sdt>
                                <w:sdtPr>
                                  <w:id w:val="146401702"/>
                                  <w:tag w:val="goog_rdk_378"/>
                                </w:sdtPr>
                                <w:sdtContent>
                                  <w:del w:author="Nivesh" w:id="19" w:date="2026-09-25T10:03:37Z"/>
                                </w:sdtContent>
                              </w:sdt>
                            </w:ins>
                            <w:sdt>
                              <w:sdtPr>
                                <w:id w:val="-533309583"/>
                                <w:tag w:val="goog_rdk_37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paragraph</w:delText>
                                    </w:r>
                                  </w:del>
                                </w:ins>
                              </w:sdtContent>
                            </w:sdt>
                            <w:ins w:author="Sharon Balaji" w:id="35" w:date="2026-09-26T14:14:37Z">
                              <w:del w:author="Nivesh" w:id="19" w:date="2026-09-25T10:03:37Z">
                                <w:sdt>
                                  <w:sdtPr>
                                    <w:id w:val="1182405593"/>
                                    <w:tag w:val="goog_rdk_380"/>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(3 times)</w:delText>
                                    </w:r>
                                  </w:sdtContent>
                                </w:sdt>
                              </w:del>
                            </w:ins>
                          </w:sdtContent>
                        </w:sdt>
                      </w:p>
                    </w:sdtContent>
                  </w:sdt>
                  <w:sdt>
                    <w:sdtPr>
                      <w:id w:val="1644634094"/>
                      <w:tag w:val="goog_rdk_385"/>
                    </w:sdtPr>
                    <w:sdtContent>
                      <w:p w:rsidR="00000000" w:rsidDel="00000000" w:rsidP="00000000" w:rsidRDefault="00000000" w:rsidRPr="00000000" w14:paraId="00000042">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6866827"/>
                            <w:tag w:val="goog_rdk_382"/>
                          </w:sdtPr>
                          <w:sdtContent>
                            <w:ins w:author="Sharon Balaji" w:id="35" w:date="2026-09-26T14:14:37Z">
                              <w:sdt>
                                <w:sdtPr>
                                  <w:id w:val="1571890361"/>
                                  <w:tag w:val="goog_rdk_383"/>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899" name="image15.png"/>
                                          <a:graphic>
                                            <a:graphicData uri="http://schemas.openxmlformats.org/drawingml/2006/picture">
                                              <pic:pic>
                                                <pic:nvPicPr>
                                                  <pic:cNvPr descr="Anonymous" id="0" name="image15.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337975945"/>
                                <w:tag w:val="goog_rdk_384"/>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20121627"/>
                      <w:tag w:val="goog_rdk_389"/>
                    </w:sdtPr>
                    <w:sdtContent>
                      <w:p w:rsidR="00000000" w:rsidDel="00000000" w:rsidP="00000000" w:rsidRDefault="00000000" w:rsidRPr="00000000" w14:paraId="00000043">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6455980"/>
                            <w:tag w:val="goog_rdk_386"/>
                          </w:sdtPr>
                          <w:sdtContent>
                            <w:ins w:author="Sharon Balaji" w:id="35" w:date="2026-09-26T14:14:37Z">
                              <w:sdt>
                                <w:sdtPr>
                                  <w:id w:val="437654566"/>
                                  <w:tag w:val="goog_rdk_387"/>
                                </w:sdtPr>
                                <w:sdtContent>
                                  <w:del w:author="Nivesh" w:id="19" w:date="2026-09-25T10:03:37Z"/>
                                </w:sdtContent>
                              </w:sdt>
                            </w:ins>
                            <w:sdt>
                              <w:sdtPr>
                                <w:id w:val="353992232"/>
                                <w:tag w:val="goog_rdk_388"/>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651549044"/>
                      <w:tag w:val="goog_rdk_393"/>
                    </w:sdtPr>
                    <w:sdtContent>
                      <w:p w:rsidR="00000000" w:rsidDel="00000000" w:rsidP="00000000" w:rsidRDefault="00000000" w:rsidRPr="00000000" w14:paraId="00000044">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0647828"/>
                            <w:tag w:val="goog_rdk_390"/>
                          </w:sdtPr>
                          <w:sdtContent>
                            <w:ins w:author="Sharon Balaji" w:id="35" w:date="2026-09-26T14:14:37Z">
                              <w:sdt>
                                <w:sdtPr>
                                  <w:id w:val="1916330572"/>
                                  <w:tag w:val="goog_rdk_391"/>
                                </w:sdtPr>
                                <w:sdtContent>
                                  <w:del w:author="Nivesh" w:id="19" w:date="2026-09-25T10:03:37Z"/>
                                </w:sdtContent>
                              </w:sdt>
                            </w:ins>
                            <w:sdt>
                              <w:sdtPr>
                                <w:id w:val="-1756727336"/>
                                <w:tag w:val="goog_rdk_392"/>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13:02 Yesterday</w:delText>
                                    </w:r>
                                  </w:del>
                                </w:ins>
                              </w:sdtContent>
                            </w:sdt>
                            <w:ins w:author="Sharon Balaji" w:id="35" w:date="2026-09-26T14:14:37Z">
                              <w:del w:author="Nivesh" w:id="19" w:date="2026-09-25T10:03:37Z"/>
                            </w:ins>
                          </w:sdtContent>
                        </w:sdt>
                      </w:p>
                    </w:sdtContent>
                  </w:sdt>
                  <w:sdt>
                    <w:sdtPr>
                      <w:id w:val="1950191268"/>
                      <w:tag w:val="goog_rdk_398"/>
                    </w:sdtPr>
                    <w:sdtContent>
                      <w:p w:rsidR="00000000" w:rsidDel="00000000" w:rsidP="00000000" w:rsidRDefault="00000000" w:rsidRPr="00000000" w14:paraId="00000045">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9625700"/>
                            <w:tag w:val="goog_rdk_394"/>
                          </w:sdtPr>
                          <w:sdtContent>
                            <w:ins w:author="Sharon Balaji" w:id="35" w:date="2026-09-26T14:14:37Z">
                              <w:sdt>
                                <w:sdtPr>
                                  <w:id w:val="-810551962"/>
                                  <w:tag w:val="goog_rdk_395"/>
                                </w:sdtPr>
                                <w:sdtContent>
                                  <w:del w:author="Nivesh" w:id="19" w:date="2026-09-25T10:03:37Z"/>
                                </w:sdtContent>
                              </w:sdt>
                            </w:ins>
                            <w:sdt>
                              <w:sdtPr>
                                <w:id w:val="-1696643462"/>
                                <w:tag w:val="goog_rdk_396"/>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663614733"/>
                                    <w:tag w:val="goog_rdk_397"/>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alignment, indent first line, indent left</w:delText>
                                    </w:r>
                                  </w:sdtContent>
                                </w:sdt>
                              </w:del>
                            </w:ins>
                          </w:sdtContent>
                        </w:sdt>
                      </w:p>
                    </w:sdtContent>
                  </w:sdt>
                  <w:sdt>
                    <w:sdtPr>
                      <w:id w:val="395334361"/>
                      <w:tag w:val="goog_rdk_406"/>
                    </w:sdtPr>
                    <w:sdtContent>
                      <w:p w:rsidR="00000000" w:rsidDel="00000000" w:rsidP="00000000" w:rsidRDefault="00000000" w:rsidRPr="00000000" w14:paraId="00000046">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19587"/>
                            <w:tag w:val="goog_rdk_399"/>
                          </w:sdtPr>
                          <w:sdtContent>
                            <w:ins w:author="Sharon Balaji" w:id="35" w:date="2026-09-26T14:14:37Z">
                              <w:sdt>
                                <w:sdtPr>
                                  <w:id w:val="955037966"/>
                                  <w:tag w:val="goog_rdk_400"/>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32" name="image23.png"/>
                                          <a:graphic>
                                            <a:graphicData uri="http://schemas.openxmlformats.org/drawingml/2006/picture">
                                              <pic:pic>
                                                <pic:nvPicPr>
                                                  <pic:cNvPr descr="Thirupathi DD" id="0" name="image23.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Content>
                        </w:sdt>
                        <w:sdt>
                          <w:sdtPr>
                            <w:id w:val="-1978469410"/>
                            <w:tag w:val="goog_rdk_401"/>
                          </w:sdtPr>
                          <w:sdtContent>
                            <w:ins w:author="Noorulsabikka" w:id="38" w:date="2026-09-27T08:33:03Z">
                              <w:sdt>
                                <w:sdtPr>
                                  <w:id w:val="1045710096"/>
                                  <w:tag w:val="goog_rdk_402"/>
                                </w:sdtPr>
                                <w:sdtContent>
                                  <w:del w:author="Nivesh" w:id="19" w:date="2026-09-25T10:03:37Z">
                                    <w:sdt>
                                      <w:sdtPr>
                                        <w:alias w:val="Review status"/>
                                        <w:id w:val="-160268740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Content>
                        </w:sdt>
                        <w:sdt>
                          <w:sdtPr>
                            <w:id w:val="623685608"/>
                            <w:tag w:val="goog_rdk_403"/>
                          </w:sdtPr>
                          <w:sdtContent>
                            <w:ins w:author="Sharon Balaji" w:id="35" w:date="2026-09-26T14:14:37Z">
                              <w:sdt>
                                <w:sdtPr>
                                  <w:id w:val="-2044350176"/>
                                  <w:tag w:val="goog_rdk_404"/>
                                </w:sdtPr>
                                <w:sdtContent>
                                  <w:del w:author="Nivesh" w:id="19" w:date="2026-09-25T10:03:37Z"/>
                                </w:sdtContent>
                              </w:sdt>
                            </w:ins>
                            <w:sdt>
                              <w:sdtPr>
                                <w:id w:val="-1915209718"/>
                                <w:tag w:val="goog_rdk_405"/>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219960537"/>
                      <w:tag w:val="goog_rdk_410"/>
                    </w:sdtPr>
                    <w:sdtContent>
                      <w:p w:rsidR="00000000" w:rsidDel="00000000" w:rsidP="00000000" w:rsidRDefault="00000000" w:rsidRPr="00000000" w14:paraId="00000047">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3323410"/>
                            <w:tag w:val="goog_rdk_407"/>
                          </w:sdtPr>
                          <w:sdtContent>
                            <w:ins w:author="Sharon Balaji" w:id="35" w:date="2026-09-26T14:14:37Z">
                              <w:sdt>
                                <w:sdtPr>
                                  <w:id w:val="1216193188"/>
                                  <w:tag w:val="goog_rdk_408"/>
                                </w:sdtPr>
                                <w:sdtContent>
                                  <w:del w:author="Nivesh" w:id="19" w:date="2026-09-25T10:03:37Z"/>
                                </w:sdtContent>
                              </w:sdt>
                            </w:ins>
                            <w:sdt>
                              <w:sdtPr>
                                <w:id w:val="-1274775159"/>
                                <w:tag w:val="goog_rdk_409"/>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633085700"/>
                      <w:tag w:val="goog_rdk_414"/>
                    </w:sdtPr>
                    <w:sdtContent>
                      <w:p w:rsidR="00000000" w:rsidDel="00000000" w:rsidP="00000000" w:rsidRDefault="00000000" w:rsidRPr="00000000" w14:paraId="00000048">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9638906"/>
                            <w:tag w:val="goog_rdk_411"/>
                          </w:sdtPr>
                          <w:sdtContent>
                            <w:ins w:author="Sharon Balaji" w:id="35" w:date="2026-09-26T14:14:37Z">
                              <w:sdt>
                                <w:sdtPr>
                                  <w:id w:val="1468421784"/>
                                  <w:tag w:val="goog_rdk_412"/>
                                </w:sdtPr>
                                <w:sdtContent>
                                  <w:del w:author="Nivesh" w:id="19" w:date="2026-09-25T10:03:37Z"/>
                                </w:sdtContent>
                              </w:sdt>
                            </w:ins>
                            <w:sdt>
                              <w:sdtPr>
                                <w:id w:val="-594697236"/>
                                <w:tag w:val="goog_rdk_41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17:28 Today</w:delText>
                                    </w:r>
                                  </w:del>
                                </w:ins>
                              </w:sdtContent>
                            </w:sdt>
                            <w:ins w:author="Sharon Balaji" w:id="35" w:date="2026-09-26T14:14:37Z">
                              <w:del w:author="Nivesh" w:id="19" w:date="2026-09-25T10:03:37Z"/>
                            </w:ins>
                          </w:sdtContent>
                        </w:sdt>
                      </w:p>
                    </w:sdtContent>
                  </w:sdt>
                  <w:sdt>
                    <w:sdtPr>
                      <w:id w:val="-745799606"/>
                      <w:tag w:val="goog_rdk_419"/>
                    </w:sdtPr>
                    <w:sdtContent>
                      <w:p w:rsidR="00000000" w:rsidDel="00000000" w:rsidP="00000000" w:rsidRDefault="00000000" w:rsidRPr="00000000" w14:paraId="00000049">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4041378"/>
                            <w:tag w:val="goog_rdk_415"/>
                          </w:sdtPr>
                          <w:sdtContent>
                            <w:ins w:author="Sharon Balaji" w:id="35" w:date="2026-09-26T14:14:37Z">
                              <w:sdt>
                                <w:sdtPr>
                                  <w:id w:val="1177407570"/>
                                  <w:tag w:val="goog_rdk_416"/>
                                </w:sdtPr>
                                <w:sdtContent>
                                  <w:del w:author="Nivesh" w:id="19" w:date="2026-09-25T10:03:37Z"/>
                                </w:sdtContent>
                              </w:sdt>
                            </w:ins>
                            <w:sdt>
                              <w:sdtPr>
                                <w:id w:val="1904090502"/>
                                <w:tag w:val="goog_rdk_41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2039780458"/>
                                    <w:tag w:val="goog_rdk_41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933780824"/>
                      <w:tag w:val="goog_rdk_423"/>
                    </w:sdtPr>
                    <w:sdtContent>
                      <w:p w:rsidR="00000000" w:rsidDel="00000000" w:rsidP="00000000" w:rsidRDefault="00000000" w:rsidRPr="00000000" w14:paraId="0000004A">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2500749"/>
                            <w:tag w:val="goog_rdk_420"/>
                          </w:sdtPr>
                          <w:sdtContent>
                            <w:ins w:author="Sharon Balaji" w:id="35" w:date="2026-09-26T14:14:37Z">
                              <w:sdt>
                                <w:sdtPr>
                                  <w:id w:val="1225480516"/>
                                  <w:tag w:val="goog_rdk_421"/>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09" name="image14.png"/>
                                          <a:graphic>
                                            <a:graphicData uri="http://schemas.openxmlformats.org/drawingml/2006/picture">
                                              <pic:pic>
                                                <pic:nvPicPr>
                                                  <pic:cNvPr descr="Anonymous" id="0" name="image14.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815061753"/>
                                <w:tag w:val="goog_rdk_422"/>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417475590"/>
                      <w:tag w:val="goog_rdk_427"/>
                    </w:sdtPr>
                    <w:sdtContent>
                      <w:p w:rsidR="00000000" w:rsidDel="00000000" w:rsidP="00000000" w:rsidRDefault="00000000" w:rsidRPr="00000000" w14:paraId="0000004B">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1031758"/>
                            <w:tag w:val="goog_rdk_424"/>
                          </w:sdtPr>
                          <w:sdtContent>
                            <w:ins w:author="Sharon Balaji" w:id="35" w:date="2026-09-26T14:14:37Z">
                              <w:sdt>
                                <w:sdtPr>
                                  <w:id w:val="310421462"/>
                                  <w:tag w:val="goog_rdk_425"/>
                                </w:sdtPr>
                                <w:sdtContent>
                                  <w:del w:author="Nivesh" w:id="19" w:date="2026-09-25T10:03:37Z"/>
                                </w:sdtContent>
                              </w:sdt>
                            </w:ins>
                            <w:sdt>
                              <w:sdtPr>
                                <w:id w:val="-858428461"/>
                                <w:tag w:val="goog_rdk_426"/>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1603641309"/>
                      <w:tag w:val="goog_rdk_431"/>
                    </w:sdtPr>
                    <w:sdtContent>
                      <w:p w:rsidR="00000000" w:rsidDel="00000000" w:rsidP="00000000" w:rsidRDefault="00000000" w:rsidRPr="00000000" w14:paraId="0000004C">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2755136"/>
                            <w:tag w:val="goog_rdk_428"/>
                          </w:sdtPr>
                          <w:sdtContent>
                            <w:ins w:author="Sharon Balaji" w:id="35" w:date="2026-09-26T14:14:37Z">
                              <w:sdt>
                                <w:sdtPr>
                                  <w:id w:val="-922488373"/>
                                  <w:tag w:val="goog_rdk_429"/>
                                </w:sdtPr>
                                <w:sdtContent>
                                  <w:del w:author="Nivesh" w:id="19" w:date="2026-09-25T10:03:37Z"/>
                                </w:sdtContent>
                              </w:sdt>
                            </w:ins>
                            <w:sdt>
                              <w:sdtPr>
                                <w:id w:val="629376596"/>
                                <w:tag w:val="goog_rdk_430"/>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20:38 Yesterday</w:delText>
                                    </w:r>
                                  </w:del>
                                </w:ins>
                              </w:sdtContent>
                            </w:sdt>
                            <w:ins w:author="Sharon Balaji" w:id="35" w:date="2026-09-26T14:14:37Z">
                              <w:del w:author="Nivesh" w:id="19" w:date="2026-09-25T10:03:37Z"/>
                            </w:ins>
                          </w:sdtContent>
                        </w:sdt>
                      </w:p>
                    </w:sdtContent>
                  </w:sdt>
                  <w:sdt>
                    <w:sdtPr>
                      <w:id w:val="-598478970"/>
                      <w:tag w:val="goog_rdk_437"/>
                    </w:sdtPr>
                    <w:sdtContent>
                      <w:p w:rsidR="00000000" w:rsidDel="00000000" w:rsidP="00000000" w:rsidRDefault="00000000" w:rsidRPr="00000000" w14:paraId="0000004D">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8426607"/>
                            <w:tag w:val="goog_rdk_432"/>
                          </w:sdtPr>
                          <w:sdtContent>
                            <w:ins w:author="Sharon Balaji" w:id="35" w:date="2026-09-26T14:14:37Z">
                              <w:sdt>
                                <w:sdtPr>
                                  <w:id w:val="1486100271"/>
                                  <w:tag w:val="goog_rdk_433"/>
                                </w:sdtPr>
                                <w:sdtContent>
                                  <w:del w:author="Nivesh" w:id="19" w:date="2026-09-25T10:03:37Z"/>
                                </w:sdtContent>
                              </w:sdt>
                            </w:ins>
                            <w:sdt>
                              <w:sdtPr>
                                <w:id w:val="-986921573"/>
                                <w:tag w:val="goog_rdk_434"/>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1434801988"/>
                                    <w:tag w:val="goog_rdk_435"/>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935072864"/>
                                    <w:tag w:val="goog_rdk_436"/>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1938172521"/>
                      <w:tag w:val="goog_rdk_443"/>
                    </w:sdtPr>
                    <w:sdtContent>
                      <w:p w:rsidR="00000000" w:rsidDel="00000000" w:rsidP="00000000" w:rsidRDefault="00000000" w:rsidRPr="00000000" w14:paraId="0000004E">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2044610"/>
                            <w:tag w:val="goog_rdk_438"/>
                          </w:sdtPr>
                          <w:sdtContent>
                            <w:ins w:author="Sharon Balaji" w:id="35" w:date="2026-09-26T14:14:37Z">
                              <w:sdt>
                                <w:sdtPr>
                                  <w:id w:val="1558486618"/>
                                  <w:tag w:val="goog_rdk_439"/>
                                </w:sdtPr>
                                <w:sdtContent>
                                  <w:del w:author="Nivesh" w:id="19" w:date="2026-09-25T10:03:37Z"/>
                                </w:sdtContent>
                              </w:sdt>
                            </w:ins>
                            <w:sdt>
                              <w:sdtPr>
                                <w:id w:val="29528329"/>
                                <w:tag w:val="goog_rdk_440"/>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992504560"/>
                                    <w:tag w:val="goog_rdk_441"/>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163268927"/>
                                    <w:tag w:val="goog_rdk_442"/>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1729545704"/>
                      <w:tag w:val="goog_rdk_447"/>
                    </w:sdtPr>
                    <w:sdtContent>
                      <w:p w:rsidR="00000000" w:rsidDel="00000000" w:rsidP="00000000" w:rsidRDefault="00000000" w:rsidRPr="00000000" w14:paraId="0000004F">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0790415"/>
                            <w:tag w:val="goog_rdk_444"/>
                          </w:sdtPr>
                          <w:sdtContent>
                            <w:ins w:author="Sharon Balaji" w:id="35" w:date="2026-09-26T14:14:37Z">
                              <w:sdt>
                                <w:sdtPr>
                                  <w:id w:val="-493366890"/>
                                  <w:tag w:val="goog_rdk_445"/>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5" name="image12.png"/>
                                          <a:graphic>
                                            <a:graphicData uri="http://schemas.openxmlformats.org/drawingml/2006/picture">
                                              <pic:pic>
                                                <pic:nvPicPr>
                                                  <pic:cNvPr descr="Thirupathi DD" id="0" name="image12.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531940144"/>
                                <w:tag w:val="goog_rdk_446"/>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072444212"/>
                      <w:tag w:val="goog_rdk_451"/>
                    </w:sdtPr>
                    <w:sdtContent>
                      <w:p w:rsidR="00000000" w:rsidDel="00000000" w:rsidP="00000000" w:rsidRDefault="00000000" w:rsidRPr="00000000" w14:paraId="00000050">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394476"/>
                            <w:tag w:val="goog_rdk_448"/>
                          </w:sdtPr>
                          <w:sdtContent>
                            <w:ins w:author="Sharon Balaji" w:id="35" w:date="2026-09-26T14:14:37Z">
                              <w:sdt>
                                <w:sdtPr>
                                  <w:id w:val="-145275423"/>
                                  <w:tag w:val="goog_rdk_449"/>
                                </w:sdtPr>
                                <w:sdtContent>
                                  <w:del w:author="Nivesh" w:id="19" w:date="2026-09-25T10:03:37Z"/>
                                </w:sdtContent>
                              </w:sdt>
                            </w:ins>
                            <w:sdt>
                              <w:sdtPr>
                                <w:id w:val="-1452321563"/>
                                <w:tag w:val="goog_rdk_450"/>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1305104485"/>
                      <w:tag w:val="goog_rdk_455"/>
                    </w:sdtPr>
                    <w:sdtContent>
                      <w:p w:rsidR="00000000" w:rsidDel="00000000" w:rsidP="00000000" w:rsidRDefault="00000000" w:rsidRPr="00000000" w14:paraId="0000005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9418894"/>
                            <w:tag w:val="goog_rdk_452"/>
                          </w:sdtPr>
                          <w:sdtContent>
                            <w:ins w:author="Sharon Balaji" w:id="35" w:date="2026-09-26T14:14:37Z">
                              <w:sdt>
                                <w:sdtPr>
                                  <w:id w:val="67515802"/>
                                  <w:tag w:val="goog_rdk_453"/>
                                </w:sdtPr>
                                <w:sdtContent>
                                  <w:del w:author="Nivesh" w:id="19" w:date="2026-09-25T10:03:37Z"/>
                                </w:sdtContent>
                              </w:sdt>
                            </w:ins>
                            <w:sdt>
                              <w:sdtPr>
                                <w:id w:val="1407364570"/>
                                <w:tag w:val="goog_rdk_454"/>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16:53 Today</w:delText>
                                    </w:r>
                                  </w:del>
                                </w:ins>
                              </w:sdtContent>
                            </w:sdt>
                            <w:ins w:author="Sharon Balaji" w:id="35" w:date="2026-09-26T14:14:37Z">
                              <w:del w:author="Nivesh" w:id="19" w:date="2026-09-25T10:03:37Z"/>
                            </w:ins>
                          </w:sdtContent>
                        </w:sdt>
                      </w:p>
                    </w:sdtContent>
                  </w:sdt>
                  <w:sdt>
                    <w:sdtPr>
                      <w:id w:val="2041542153"/>
                      <w:tag w:val="goog_rdk_460"/>
                    </w:sdtPr>
                    <w:sdtContent>
                      <w:p w:rsidR="00000000" w:rsidDel="00000000" w:rsidP="00000000" w:rsidRDefault="00000000" w:rsidRPr="00000000" w14:paraId="00000052">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147461"/>
                            <w:tag w:val="goog_rdk_456"/>
                          </w:sdtPr>
                          <w:sdtContent>
                            <w:ins w:author="Sharon Balaji" w:id="35" w:date="2026-09-26T14:14:37Z">
                              <w:sdt>
                                <w:sdtPr>
                                  <w:id w:val="-390697585"/>
                                  <w:tag w:val="goog_rdk_457"/>
                                </w:sdtPr>
                                <w:sdtContent>
                                  <w:del w:author="Nivesh" w:id="19" w:date="2026-09-25T10:03:37Z"/>
                                </w:sdtContent>
                              </w:sdt>
                            </w:ins>
                            <w:sdt>
                              <w:sdtPr>
                                <w:id w:val="1464453956"/>
                                <w:tag w:val="goog_rdk_458"/>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8657911"/>
                                    <w:tag w:val="goog_rdk_459"/>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674472647"/>
                      <w:tag w:val="goog_rdk_464"/>
                    </w:sdtPr>
                    <w:sdtContent>
                      <w:p w:rsidR="00000000" w:rsidDel="00000000" w:rsidP="00000000" w:rsidRDefault="00000000" w:rsidRPr="00000000" w14:paraId="00000053">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5790534"/>
                            <w:tag w:val="goog_rdk_461"/>
                          </w:sdtPr>
                          <w:sdtContent>
                            <w:ins w:author="Sharon Balaji" w:id="35" w:date="2026-09-26T14:14:37Z">
                              <w:sdt>
                                <w:sdtPr>
                                  <w:id w:val="320779066"/>
                                  <w:tag w:val="goog_rdk_462"/>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Hema vaitheeswari .V" id="2126916933" name="image25.jpg"/>
                                          <a:graphic>
                                            <a:graphicData uri="http://schemas.openxmlformats.org/drawingml/2006/picture">
                                              <pic:pic>
                                                <pic:nvPicPr>
                                                  <pic:cNvPr descr="Hema vaitheeswari .V" id="0" name="image25.jpg"/>
                                                  <pic:cNvPicPr preferRelativeResize="0"/>
                                                </pic:nvPicPr>
                                                <pic:blipFill>
                                                  <a:blip r:embed="rId20"/>
                                                  <a:srcRect b="0" l="0" r="0" t="0"/>
                                                  <a:stretch>
                                                    <a:fillRect/>
                                                  </a:stretch>
                                                </pic:blipFill>
                                                <pic:spPr>
                                                  <a:xfrm>
                                                    <a:off x="0" y="0"/>
                                                    <a:ext cx="476250" cy="476250"/>
                                                  </a:xfrm>
                                                  <a:prstGeom prst="rect"/>
                                                  <a:ln/>
                                                </pic:spPr>
                                              </pic:pic>
                                            </a:graphicData>
                                          </a:graphic>
                                        </wp:inline>
                                      </w:drawing>
                                    </w:r>
                                  </w:del>
                                </w:sdtContent>
                              </w:sdt>
                            </w:ins>
                            <w:sdt>
                              <w:sdtPr>
                                <w:id w:val="-750132520"/>
                                <w:tag w:val="goog_rdk_46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636097797"/>
                      <w:tag w:val="goog_rdk_468"/>
                    </w:sdtPr>
                    <w:sdtContent>
                      <w:p w:rsidR="00000000" w:rsidDel="00000000" w:rsidP="00000000" w:rsidRDefault="00000000" w:rsidRPr="00000000" w14:paraId="00000054">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1353511"/>
                            <w:tag w:val="goog_rdk_465"/>
                          </w:sdtPr>
                          <w:sdtContent>
                            <w:ins w:author="Sharon Balaji" w:id="35" w:date="2026-09-26T14:14:37Z">
                              <w:sdt>
                                <w:sdtPr>
                                  <w:id w:val="1587386393"/>
                                  <w:tag w:val="goog_rdk_466"/>
                                </w:sdtPr>
                                <w:sdtContent>
                                  <w:del w:author="Nivesh" w:id="19" w:date="2026-09-25T10:03:37Z"/>
                                </w:sdtContent>
                              </w:sdt>
                            </w:ins>
                            <w:sdt>
                              <w:sdtPr>
                                <w:id w:val="1598595511"/>
                                <w:tag w:val="goog_rdk_46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Hema vaitheeswari .V</w:delText>
                                    </w:r>
                                  </w:del>
                                </w:ins>
                              </w:sdtContent>
                            </w:sdt>
                            <w:ins w:author="Sharon Balaji" w:id="35" w:date="2026-09-26T14:14:37Z">
                              <w:del w:author="Nivesh" w:id="19" w:date="2026-09-25T10:03:37Z"/>
                            </w:ins>
                          </w:sdtContent>
                        </w:sdt>
                      </w:p>
                    </w:sdtContent>
                  </w:sdt>
                  <w:sdt>
                    <w:sdtPr>
                      <w:id w:val="-268635493"/>
                      <w:tag w:val="goog_rdk_472"/>
                    </w:sdtPr>
                    <w:sdtContent>
                      <w:p w:rsidR="00000000" w:rsidDel="00000000" w:rsidP="00000000" w:rsidRDefault="00000000" w:rsidRPr="00000000" w14:paraId="0000005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1283646"/>
                            <w:tag w:val="goog_rdk_469"/>
                          </w:sdtPr>
                          <w:sdtContent>
                            <w:ins w:author="Sharon Balaji" w:id="35" w:date="2026-09-26T14:14:37Z">
                              <w:sdt>
                                <w:sdtPr>
                                  <w:id w:val="-417442657"/>
                                  <w:tag w:val="goog_rdk_470"/>
                                </w:sdtPr>
                                <w:sdtContent>
                                  <w:del w:author="Nivesh" w:id="19" w:date="2026-09-25T10:03:37Z"/>
                                </w:sdtContent>
                              </w:sdt>
                            </w:ins>
                            <w:sdt>
                              <w:sdtPr>
                                <w:id w:val="1592881864"/>
                                <w:tag w:val="goog_rdk_47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09:25 Today</w:delText>
                                    </w:r>
                                  </w:del>
                                </w:ins>
                              </w:sdtContent>
                            </w:sdt>
                            <w:ins w:author="Sharon Balaji" w:id="35" w:date="2026-09-26T14:14:37Z">
                              <w:del w:author="Nivesh" w:id="19" w:date="2026-09-25T10:03:37Z"/>
                            </w:ins>
                          </w:sdtContent>
                        </w:sdt>
                      </w:p>
                    </w:sdtContent>
                  </w:sdt>
                  <w:sdt>
                    <w:sdtPr>
                      <w:id w:val="-445051670"/>
                      <w:tag w:val="goog_rdk_477"/>
                    </w:sdtPr>
                    <w:sdtContent>
                      <w:p w:rsidR="00000000" w:rsidDel="00000000" w:rsidP="00000000" w:rsidRDefault="00000000" w:rsidRPr="00000000" w14:paraId="00000056">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2202335"/>
                            <w:tag w:val="goog_rdk_473"/>
                          </w:sdtPr>
                          <w:sdtContent>
                            <w:ins w:author="Sharon Balaji" w:id="35" w:date="2026-09-26T14:14:37Z">
                              <w:sdt>
                                <w:sdtPr>
                                  <w:id w:val="-811233418"/>
                                  <w:tag w:val="goog_rdk_474"/>
                                </w:sdtPr>
                                <w:sdtContent>
                                  <w:del w:author="Nivesh" w:id="19" w:date="2026-09-25T10:03:37Z"/>
                                </w:sdtContent>
                              </w:sdt>
                            </w:ins>
                            <w:sdt>
                              <w:sdtPr>
                                <w:id w:val="588116658"/>
                                <w:tag w:val="goog_rdk_47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2122251996"/>
                                    <w:tag w:val="goog_rdk_47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964911651"/>
                      <w:tag w:val="goog_rdk_481"/>
                    </w:sdtPr>
                    <w:sdtContent>
                      <w:p w:rsidR="00000000" w:rsidDel="00000000" w:rsidP="00000000" w:rsidRDefault="00000000" w:rsidRPr="00000000" w14:paraId="00000057">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1455160"/>
                            <w:tag w:val="goog_rdk_478"/>
                          </w:sdtPr>
                          <w:sdtContent>
                            <w:ins w:author="Sharon Balaji" w:id="35" w:date="2026-09-26T14:14:37Z">
                              <w:sdt>
                                <w:sdtPr>
                                  <w:id w:val="-56840255"/>
                                  <w:tag w:val="goog_rdk_479"/>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4" name="image11.png"/>
                                          <a:graphic>
                                            <a:graphicData uri="http://schemas.openxmlformats.org/drawingml/2006/picture">
                                              <pic:pic>
                                                <pic:nvPicPr>
                                                  <pic:cNvPr descr="Thirupathi DD" id="0" name="image11.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915898447"/>
                                <w:tag w:val="goog_rdk_480"/>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705458156"/>
                      <w:tag w:val="goog_rdk_485"/>
                    </w:sdtPr>
                    <w:sdtContent>
                      <w:p w:rsidR="00000000" w:rsidDel="00000000" w:rsidP="00000000" w:rsidRDefault="00000000" w:rsidRPr="00000000" w14:paraId="00000058">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8349490"/>
                            <w:tag w:val="goog_rdk_482"/>
                          </w:sdtPr>
                          <w:sdtContent>
                            <w:ins w:author="Sharon Balaji" w:id="35" w:date="2026-09-26T14:14:37Z">
                              <w:sdt>
                                <w:sdtPr>
                                  <w:id w:val="2047447837"/>
                                  <w:tag w:val="goog_rdk_483"/>
                                </w:sdtPr>
                                <w:sdtContent>
                                  <w:del w:author="Nivesh" w:id="19" w:date="2026-09-25T10:03:37Z"/>
                                </w:sdtContent>
                              </w:sdt>
                            </w:ins>
                            <w:sdt>
                              <w:sdtPr>
                                <w:id w:val="1856502021"/>
                                <w:tag w:val="goog_rdk_484"/>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1064485941"/>
                      <w:tag w:val="goog_rdk_489"/>
                    </w:sdtPr>
                    <w:sdtContent>
                      <w:p w:rsidR="00000000" w:rsidDel="00000000" w:rsidP="00000000" w:rsidRDefault="00000000" w:rsidRPr="00000000" w14:paraId="00000059">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4471607"/>
                            <w:tag w:val="goog_rdk_486"/>
                          </w:sdtPr>
                          <w:sdtContent>
                            <w:ins w:author="Sharon Balaji" w:id="35" w:date="2026-09-26T14:14:37Z">
                              <w:sdt>
                                <w:sdtPr>
                                  <w:id w:val="1984181428"/>
                                  <w:tag w:val="goog_rdk_487"/>
                                </w:sdtPr>
                                <w:sdtContent>
                                  <w:del w:author="Nivesh" w:id="19" w:date="2026-09-25T10:03:37Z"/>
                                </w:sdtContent>
                              </w:sdt>
                            </w:ins>
                            <w:sdt>
                              <w:sdtPr>
                                <w:id w:val="313801580"/>
                                <w:tag w:val="goog_rdk_488"/>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16:52 Today</w:delText>
                                    </w:r>
                                  </w:del>
                                </w:ins>
                              </w:sdtContent>
                            </w:sdt>
                            <w:ins w:author="Sharon Balaji" w:id="35" w:date="2026-09-26T14:14:37Z">
                              <w:del w:author="Nivesh" w:id="19" w:date="2026-09-25T10:03:37Z"/>
                            </w:ins>
                          </w:sdtContent>
                        </w:sdt>
                      </w:p>
                    </w:sdtContent>
                  </w:sdt>
                  <w:sdt>
                    <w:sdtPr>
                      <w:id w:val="-447005380"/>
                      <w:tag w:val="goog_rdk_494"/>
                    </w:sdtPr>
                    <w:sdtContent>
                      <w:p w:rsidR="00000000" w:rsidDel="00000000" w:rsidP="00000000" w:rsidRDefault="00000000" w:rsidRPr="00000000" w14:paraId="0000005A">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7178891"/>
                            <w:tag w:val="goog_rdk_490"/>
                          </w:sdtPr>
                          <w:sdtContent>
                            <w:ins w:author="Sharon Balaji" w:id="35" w:date="2026-09-26T14:14:37Z">
                              <w:sdt>
                                <w:sdtPr>
                                  <w:id w:val="1834312405"/>
                                  <w:tag w:val="goog_rdk_491"/>
                                </w:sdtPr>
                                <w:sdtContent>
                                  <w:del w:author="Nivesh" w:id="19" w:date="2026-09-25T10:03:37Z"/>
                                </w:sdtContent>
                              </w:sdt>
                            </w:ins>
                            <w:sdt>
                              <w:sdtPr>
                                <w:id w:val="459702455"/>
                                <w:tag w:val="goog_rdk_492"/>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1457647599"/>
                                    <w:tag w:val="goog_rdk_493"/>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 (13 times)</w:delText>
                                    </w:r>
                                  </w:sdtContent>
                                </w:sdt>
                              </w:del>
                            </w:ins>
                          </w:sdtContent>
                        </w:sdt>
                      </w:p>
                    </w:sdtContent>
                  </w:sdt>
                  <w:sdt>
                    <w:sdtPr>
                      <w:id w:val="-1246756839"/>
                      <w:tag w:val="goog_rdk_498"/>
                    </w:sdtPr>
                    <w:sdtContent>
                      <w:p w:rsidR="00000000" w:rsidDel="00000000" w:rsidP="00000000" w:rsidRDefault="00000000" w:rsidRPr="00000000" w14:paraId="0000005B">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4241268"/>
                            <w:tag w:val="goog_rdk_495"/>
                          </w:sdtPr>
                          <w:sdtContent>
                            <w:ins w:author="Sharon Balaji" w:id="35" w:date="2026-09-26T14:14:37Z">
                              <w:sdt>
                                <w:sdtPr>
                                  <w:id w:val="-116888854"/>
                                  <w:tag w:val="goog_rdk_496"/>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dhivyadharshini Dhivya" id="2126916908" name="image7.png"/>
                                          <a:graphic>
                                            <a:graphicData uri="http://schemas.openxmlformats.org/drawingml/2006/picture">
                                              <pic:pic>
                                                <pic:nvPicPr>
                                                  <pic:cNvPr descr="dhivyadharshini Dhivya" id="0" name="image7.png"/>
                                                  <pic:cNvPicPr preferRelativeResize="0"/>
                                                </pic:nvPicPr>
                                                <pic:blipFill>
                                                  <a:blip r:embed="rId21"/>
                                                  <a:srcRect b="0" l="0" r="0" t="0"/>
                                                  <a:stretch>
                                                    <a:fillRect/>
                                                  </a:stretch>
                                                </pic:blipFill>
                                                <pic:spPr>
                                                  <a:xfrm>
                                                    <a:off x="0" y="0"/>
                                                    <a:ext cx="476250" cy="476250"/>
                                                  </a:xfrm>
                                                  <a:prstGeom prst="rect"/>
                                                  <a:ln/>
                                                </pic:spPr>
                                              </pic:pic>
                                            </a:graphicData>
                                          </a:graphic>
                                        </wp:inline>
                                      </w:drawing>
                                    </w:r>
                                  </w:del>
                                </w:sdtContent>
                              </w:sdt>
                            </w:ins>
                            <w:sdt>
                              <w:sdtPr>
                                <w:id w:val="104895942"/>
                                <w:tag w:val="goog_rdk_49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473500116"/>
                      <w:tag w:val="goog_rdk_502"/>
                    </w:sdtPr>
                    <w:sdtContent>
                      <w:p w:rsidR="00000000" w:rsidDel="00000000" w:rsidP="00000000" w:rsidRDefault="00000000" w:rsidRPr="00000000" w14:paraId="0000005C">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5850798"/>
                            <w:tag w:val="goog_rdk_499"/>
                          </w:sdtPr>
                          <w:sdtContent>
                            <w:ins w:author="Sharon Balaji" w:id="35" w:date="2026-09-26T14:14:37Z">
                              <w:sdt>
                                <w:sdtPr>
                                  <w:id w:val="-780071993"/>
                                  <w:tag w:val="goog_rdk_500"/>
                                </w:sdtPr>
                                <w:sdtContent>
                                  <w:del w:author="Nivesh" w:id="19" w:date="2026-09-25T10:03:37Z"/>
                                </w:sdtContent>
                              </w:sdt>
                            </w:ins>
                            <w:sdt>
                              <w:sdtPr>
                                <w:id w:val="-893442158"/>
                                <w:tag w:val="goog_rdk_50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dhivyadharshini Dhivya</w:delText>
                                    </w:r>
                                  </w:del>
                                </w:ins>
                              </w:sdtContent>
                            </w:sdt>
                            <w:ins w:author="Sharon Balaji" w:id="35" w:date="2026-09-26T14:14:37Z">
                              <w:del w:author="Nivesh" w:id="19" w:date="2026-09-25T10:03:37Z"/>
                            </w:ins>
                          </w:sdtContent>
                        </w:sdt>
                      </w:p>
                    </w:sdtContent>
                  </w:sdt>
                  <w:sdt>
                    <w:sdtPr>
                      <w:id w:val="1754303395"/>
                      <w:tag w:val="goog_rdk_506"/>
                    </w:sdtPr>
                    <w:sdtContent>
                      <w:p w:rsidR="00000000" w:rsidDel="00000000" w:rsidP="00000000" w:rsidRDefault="00000000" w:rsidRPr="00000000" w14:paraId="0000005D">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3155649"/>
                            <w:tag w:val="goog_rdk_503"/>
                          </w:sdtPr>
                          <w:sdtContent>
                            <w:ins w:author="Sharon Balaji" w:id="35" w:date="2026-09-26T14:14:37Z">
                              <w:sdt>
                                <w:sdtPr>
                                  <w:id w:val="-835890309"/>
                                  <w:tag w:val="goog_rdk_504"/>
                                </w:sdtPr>
                                <w:sdtContent>
                                  <w:del w:author="Nivesh" w:id="19" w:date="2026-09-25T10:03:37Z"/>
                                </w:sdtContent>
                              </w:sdt>
                            </w:ins>
                            <w:sdt>
                              <w:sdtPr>
                                <w:id w:val="-1554362000"/>
                                <w:tag w:val="goog_rdk_50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12:47 24 Sept</w:delText>
                                    </w:r>
                                  </w:del>
                                </w:ins>
                              </w:sdtContent>
                            </w:sdt>
                            <w:ins w:author="Sharon Balaji" w:id="35" w:date="2026-09-26T14:14:37Z">
                              <w:del w:author="Nivesh" w:id="19" w:date="2026-09-25T10:03:37Z"/>
                            </w:ins>
                          </w:sdtContent>
                        </w:sdt>
                      </w:p>
                    </w:sdtContent>
                  </w:sdt>
                  <w:sdt>
                    <w:sdtPr>
                      <w:id w:val="-1801502537"/>
                      <w:tag w:val="goog_rdk_512"/>
                    </w:sdtPr>
                    <w:sdtContent>
                      <w:p w:rsidR="00000000" w:rsidDel="00000000" w:rsidP="00000000" w:rsidRDefault="00000000" w:rsidRPr="00000000" w14:paraId="0000005E">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7561110"/>
                            <w:tag w:val="goog_rdk_507"/>
                          </w:sdtPr>
                          <w:sdtContent>
                            <w:ins w:author="Sharon Balaji" w:id="35" w:date="2026-09-26T14:14:37Z">
                              <w:sdt>
                                <w:sdtPr>
                                  <w:id w:val="-1725335450"/>
                                  <w:tag w:val="goog_rdk_508"/>
                                </w:sdtPr>
                                <w:sdtContent>
                                  <w:del w:author="Nivesh" w:id="19" w:date="2026-09-25T10:03:37Z"/>
                                </w:sdtContent>
                              </w:sdt>
                            </w:ins>
                            <w:sdt>
                              <w:sdtPr>
                                <w:id w:val="-636506138"/>
                                <w:tag w:val="goog_rdk_50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1804451395"/>
                                    <w:tag w:val="goog_rdk_510"/>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427448157"/>
                                    <w:tag w:val="goog_rdk_511"/>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“ri”</w:delText>
                                    </w:r>
                                  </w:sdtContent>
                                </w:sdt>
                              </w:del>
                            </w:ins>
                          </w:sdtContent>
                        </w:sdt>
                      </w:p>
                    </w:sdtContent>
                  </w:sdt>
                  <w:sdt>
                    <w:sdtPr>
                      <w:id w:val="-1792655844"/>
                      <w:tag w:val="goog_rdk_516"/>
                    </w:sdtPr>
                    <w:sdtContent>
                      <w:p w:rsidR="00000000" w:rsidDel="00000000" w:rsidP="00000000" w:rsidRDefault="00000000" w:rsidRPr="00000000" w14:paraId="0000005F">
                        <w:pPr>
                          <w:widowControl w:val="0"/>
                          <w:spacing w:after="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HYPERLINK "https://docs.google.com/document/d/1qfB_S3qCLtBpc3etJkYvZkdMlBKCmvYK/edit#" </w:instrText>
                          <w:fldChar w:fldCharType="separate"/>
                        </w:r>
                        <w:sdt>
                          <w:sdtPr>
                            <w:id w:val="-1300909102"/>
                            <w:tag w:val="goog_rdk_513"/>
                          </w:sdtPr>
                          <w:sdtContent>
                            <w:ins w:author="Sharon Balaji" w:id="35" w:date="2026-09-26T14:14:37Z">
                              <w:sdt>
                                <w:sdtPr>
                                  <w:id w:val="1967296825"/>
                                  <w:tag w:val="goog_rdk_514"/>
                                </w:sdtPr>
                                <w:sdtContent>
                                  <w:del w:author="Nivesh" w:id="19" w:date="2026-09-25T10:03:37Z"/>
                                </w:sdtContent>
                              </w:sdt>
                            </w:ins>
                            <w:sdt>
                              <w:sdtPr>
                                <w:id w:val="-875188460"/>
                                <w:tag w:val="goog_rdk_515"/>
                              </w:sdtPr>
                              <w:sdtContent>
                                <w:ins w:author="Sharon Balaji" w:id="35" w:date="2026-09-26T14:14:37Z">
                                  <w:del w:author="Nivesh" w:id="19" w:date="2026-09-25T10:03:37Z">
                                    <w:r w:rsidDel="00000000" w:rsidR="00000000" w:rsidRPr="00000000">
                                      <w:rPr>
                                        <w:rtl w:val="0"/>
                                        <w:rPrChange w:author="Rozia_Farheen B" w:id="28" w:date="2026-09-26T13:32:14Z">
                                          <w:rPr>
                                            <w:rFonts w:ascii="Roboto" w:cs="Roboto" w:eastAsia="Roboto" w:hAnsi="Roboto"/>
                                            <w:color w:val="1155cc"/>
                                            <w:sz w:val="20"/>
                                            <w:szCs w:val="20"/>
                                          </w:rPr>
                                        </w:rPrChange>
                                      </w:rPr>
                                      <w:delText xml:space="preserve">Turn on screen reader support</w:delText>
                                    </w:r>
                                  </w:del>
                                </w:ins>
                              </w:sdtContent>
                            </w:sdt>
                            <w:ins w:author="Sharon Balaji" w:id="35" w:date="2026-09-26T14:14:37Z">
                              <w:del w:author="Nivesh" w:id="19" w:date="2026-09-25T10:03:37Z"/>
                            </w:ins>
                          </w:sdtContent>
                        </w:sdt>
                      </w:p>
                    </w:sdtContent>
                  </w:sdt>
                  <w:sdt>
                    <w:sdtPr>
                      <w:id w:val="1635278964"/>
                      <w:tag w:val="goog_rdk_520"/>
                    </w:sdtPr>
                    <w:sdtContent>
                      <w:p w:rsidR="00000000" w:rsidDel="00000000" w:rsidP="00000000" w:rsidRDefault="00000000" w:rsidRPr="00000000" w14:paraId="00000060">
                        <w:pPr>
                          <w:widowControl w:val="0"/>
                          <w:spacing w:after="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end"/>
                        </w:r>
                        <w:sdt>
                          <w:sdtPr>
                            <w:id w:val="-199341545"/>
                            <w:tag w:val="goog_rdk_517"/>
                          </w:sdtPr>
                          <w:sdtContent>
                            <w:ins w:author="Sharon Balaji" w:id="35" w:date="2026-09-26T14:14:37Z">
                              <w:sdt>
                                <w:sdtPr>
                                  <w:id w:val="-795756048"/>
                                  <w:tag w:val="goog_rdk_518"/>
                                </w:sdtPr>
                                <w:sdtContent>
                                  <w:del w:author="Nivesh" w:id="19" w:date="2026-09-25T10:03:37Z"/>
                                </w:sdtContent>
                              </w:sdt>
                            </w:ins>
                            <w:sdt>
                              <w:sdtPr>
                                <w:id w:val="2117463121"/>
                                <w:tag w:val="goog_rdk_519"/>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 enable screen reader support, press Ctrl+Alt+Z To learn about keyboard shortcuts, press Ctrl+slash</w:delText>
                                    </w:r>
                                  </w:del>
                                </w:ins>
                              </w:sdtContent>
                            </w:sdt>
                            <w:ins w:author="Sharon Balaji" w:id="35" w:date="2026-09-26T14:14:37Z">
                              <w:del w:author="Nivesh" w:id="19" w:date="2026-09-25T10:03:37Z"/>
                            </w:ins>
                          </w:sdtContent>
                        </w:sdt>
                      </w:p>
                    </w:sdtContent>
                  </w:sdt>
                  <w:sdt>
                    <w:sdtPr>
                      <w:id w:val="-1326549967"/>
                      <w:tag w:val="goog_rdk_524"/>
                    </w:sdtPr>
                    <w:sdtContent>
                      <w:p w:rsidR="00000000" w:rsidDel="00000000" w:rsidP="00000000" w:rsidRDefault="00000000" w:rsidRPr="00000000" w14:paraId="00000061">
                        <w:pPr>
                          <w:widowControl w:val="0"/>
                          <w:spacing w:after="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5787603"/>
                            <w:tag w:val="goog_rdk_521"/>
                          </w:sdtPr>
                          <w:sdtContent>
                            <w:ins w:author="Sharon Balaji" w:id="35" w:date="2026-09-26T14:14:37Z">
                              <w:sdt>
                                <w:sdtPr>
                                  <w:id w:val="-1884743389"/>
                                  <w:tag w:val="goog_rdk_522"/>
                                </w:sdtPr>
                                <w:sdtContent>
                                  <w:del w:author="Nivesh" w:id="19" w:date="2026-09-25T10:03:37Z"/>
                                </w:sdtContent>
                              </w:sdt>
                            </w:ins>
                            <w:sdt>
                              <w:sdtPr>
                                <w:id w:val="2096111088"/>
                                <w:tag w:val="goog_rdk_523"/>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Banner hidden </w:delText>
                                    </w:r>
                                  </w:del>
                                </w:ins>
                              </w:sdtContent>
                            </w:sdt>
                            <w:ins w:author="Sharon Balaji" w:id="35" w:date="2026-09-26T14:14:37Z">
                              <w:del w:author="Nivesh" w:id="19" w:date="2026-09-25T10:03:37Z"/>
                            </w:ins>
                          </w:sdtContent>
                        </w:sdt>
                      </w:p>
                    </w:sdtContent>
                  </w:sdt>
                  <w:sdt>
                    <w:sdtPr>
                      <w:id w:val="916811491"/>
                      <w:tag w:val="goog_rdk_528"/>
                    </w:sdtPr>
                    <w:sdtContent>
                      <w:p w:rsidR="00000000" w:rsidDel="00000000" w:rsidP="00000000" w:rsidRDefault="00000000" w:rsidRPr="00000000" w14:paraId="00000062">
                        <w:pPr>
                          <w:widowControl w:val="0"/>
                          <w:spacing w:after="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2288123"/>
                            <w:tag w:val="goog_rdk_525"/>
                          </w:sdtPr>
                          <w:sdtContent>
                            <w:ins w:author="Sharon Balaji" w:id="35" w:date="2026-09-26T14:14:37Z">
                              <w:sdt>
                                <w:sdtPr>
                                  <w:id w:val="-1111769316"/>
                                  <w:tag w:val="goog_rdk_526"/>
                                </w:sdtPr>
                                <w:sdtContent>
                                  <w:del w:author="Nivesh" w:id="19" w:date="2026-09-25T10:03:37Z"/>
                                </w:sdtContent>
                              </w:sdt>
                            </w:ins>
                            <w:sdt>
                              <w:sdtPr>
                                <w:id w:val="23211628"/>
                                <w:tag w:val="goog_rdk_52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022973424"/>
                      <w:tag w:val="goog_rdk_534"/>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3869403"/>
                            <w:tag w:val="goog_rdk_531"/>
                          </w:sdtPr>
                          <w:sdtContent>
                            <w:ins w:author="Rozia_Farheen B" w:id="27" w:date="2026-09-26T13:32:14Z">
                              <w:sdt>
                                <w:sdtPr>
                                  <w:id w:val="-962059134"/>
                                  <w:tag w:val="goog_rdk_532"/>
                                </w:sdtPr>
                                <w:sdtContent>
                                  <w:del w:author="Nivesh" w:id="19" w:date="2026-09-25T10:03:37Z"/>
                                </w:sdtContent>
                              </w:sdt>
                            </w:ins>
                            <w:sdt>
                              <w:sdtPr>
                                <w:id w:val="-389761544"/>
                                <w:tag w:val="goog_rdk_533"/>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520254258"/>
                      <w:tag w:val="goog_rdk_538"/>
                    </w:sdtPr>
                    <w:sdtConten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3534890"/>
                            <w:tag w:val="goog_rdk_535"/>
                          </w:sdtPr>
                          <w:sdtContent>
                            <w:ins w:author="Rozia_Farheen B" w:id="27" w:date="2026-09-26T13:32:14Z">
                              <w:sdt>
                                <w:sdtPr>
                                  <w:id w:val="-227203853"/>
                                  <w:tag w:val="goog_rdk_536"/>
                                </w:sdtPr>
                                <w:sdtContent>
                                  <w:del w:author="Nivesh" w:id="19" w:date="2026-09-25T10:03:37Z">
                                    <w:sdt>
                                      <w:sdtPr>
                                        <w:alias w:val="Review status"/>
                                        <w:id w:val="-195465032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774119627"/>
                                <w:tag w:val="goog_rdk_537"/>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tbl>
      </w:sdtContent>
    </w:sdt>
    <w:sdt>
      <w:sdtPr>
        <w:id w:val="-1436981134"/>
        <w:tag w:val="goog_rdk_543"/>
      </w:sdtPr>
      <w:sdtContent>
        <w:p w:rsidR="00000000" w:rsidDel="00000000" w:rsidP="00000000" w:rsidRDefault="00000000" w:rsidRPr="00000000" w14:paraId="00000065">
          <w:pPr>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0029463"/>
              <w:tag w:val="goog_rdk_540"/>
            </w:sdtPr>
            <w:sdtContent>
              <w:ins w:author="Rozia_Farheen B" w:id="27" w:date="2026-09-26T13:32:14Z">
                <w:sdt>
                  <w:sdtPr>
                    <w:id w:val="1118594955"/>
                    <w:tag w:val="goog_rdk_541"/>
                  </w:sdtPr>
                  <w:sdtContent>
                    <w:del w:author="Nivesh" w:id="19" w:date="2026-09-25T10:03:37Z"/>
                  </w:sdtContent>
                </w:sdt>
              </w:ins>
              <w:sdt>
                <w:sdtPr>
                  <w:id w:val="313125902"/>
                  <w:tag w:val="goog_rdk_542"/>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sdt>
      <w:sdtPr>
        <w:id w:val="-1363174654"/>
        <w:tag w:val="goog_rdk_550"/>
      </w:sdtPr>
      <w:sdtContent>
        <w:p w:rsidR="00000000" w:rsidDel="00000000" w:rsidP="00000000" w:rsidRDefault="00000000" w:rsidRPr="00000000" w14:paraId="00000066">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436852399"/>
              <w:tag w:val="goog_rdk_547"/>
            </w:sdtPr>
            <w:sdtContent>
              <w:ins w:author="Pooja S" w:id="39" w:date="2026-09-25T07:14:57Z">
                <w:sdt>
                  <w:sdtPr>
                    <w:id w:val="-316826177"/>
                    <w:tag w:val="goog_rdk_548"/>
                  </w:sdtPr>
                  <w:sdtContent>
                    <w:del w:author="Nivesh" w:id="19" w:date="2026-09-25T10:03:37Z"/>
                  </w:sdtContent>
                </w:sdt>
              </w:ins>
              <w:sdt>
                <w:sdtPr>
                  <w:id w:val="510132845"/>
                  <w:tag w:val="goog_rdk_549"/>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1717265583"/>
        <w:tag w:val="goog_rdk_554"/>
      </w:sdtPr>
      <w:sdtContent>
        <w:p w:rsidR="00000000" w:rsidDel="00000000" w:rsidP="00000000" w:rsidRDefault="00000000" w:rsidRPr="00000000" w14:paraId="00000067">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1709733584"/>
              <w:tag w:val="goog_rdk_551"/>
            </w:sdtPr>
            <w:sdtContent>
              <w:ins w:author="Pooja S" w:id="39" w:date="2026-09-25T07:14:57Z">
                <w:sdt>
                  <w:sdtPr>
                    <w:id w:val="-501409921"/>
                    <w:tag w:val="goog_rdk_552"/>
                  </w:sdtPr>
                  <w:sdtContent>
                    <w:del w:author="Nivesh" w:id="19" w:date="2026-09-25T10:03:37Z"/>
                  </w:sdtContent>
                </w:sdt>
              </w:ins>
              <w:sdt>
                <w:sdtPr>
                  <w:id w:val="1664137820"/>
                  <w:tag w:val="goog_rdk_553"/>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456755349"/>
        <w:tag w:val="goog_rdk_560"/>
      </w:sdtPr>
      <w:sdtContent>
        <w:p w:rsidR="00000000" w:rsidDel="00000000" w:rsidP="00000000" w:rsidRDefault="00000000" w:rsidRPr="00000000" w14:paraId="00000068">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2076502196"/>
              <w:tag w:val="goog_rdk_557"/>
            </w:sdtPr>
            <w:sdtContent>
              <w:ins w:author="Anonymous" w:id="43" w:date="2026-09-25T15:08:18Z">
                <w:sdt>
                  <w:sdtPr>
                    <w:id w:val="1010631057"/>
                    <w:tag w:val="goog_rdk_558"/>
                  </w:sdtPr>
                  <w:sdtContent>
                    <w:del w:author="Nivesh" w:id="19" w:date="2026-09-25T10:03:37Z"/>
                  </w:sdtContent>
                </w:sdt>
              </w:ins>
              <w:sdt>
                <w:sdtPr>
                  <w:id w:val="-980280496"/>
                  <w:tag w:val="goog_rdk_559"/>
                </w:sdtPr>
                <w:sdtContent>
                  <w:ins w:author="Anonymous" w:id="43" w:date="2026-09-25T15:08:18Z">
                    <w:del w:author="Nivesh" w:id="19" w:date="2026-09-25T10:03:37Z">
                      <w:r w:rsidDel="00000000" w:rsidR="00000000" w:rsidRPr="00000000">
                        <w:rPr>
                          <w:rtl w:val="0"/>
                        </w:rPr>
                      </w:r>
                    </w:del>
                  </w:ins>
                </w:sdtContent>
              </w:sdt>
              <w:ins w:author="Anonymous" w:id="43" w:date="2026-09-25T15:08:18Z">
                <w:del w:author="Nivesh" w:id="19" w:date="2026-09-25T10:03:37Z"/>
              </w:ins>
            </w:sdtContent>
          </w:sdt>
        </w:p>
      </w:sdtContent>
    </w:sdt>
    <w:sdt>
      <w:sdtPr>
        <w:id w:val="-1986880790"/>
        <w:tag w:val="goog_rdk_565"/>
      </w:sdtPr>
      <w:sdtContent>
        <w:p w:rsidR="00000000" w:rsidDel="00000000" w:rsidP="00000000" w:rsidRDefault="00000000" w:rsidRPr="00000000" w14:paraId="00000069">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766276813"/>
              <w:tag w:val="goog_rdk_561"/>
            </w:sdtPr>
            <w:sdtContent>
              <w:ins w:author="Anonymous" w:id="43" w:date="2026-09-25T15:08:18Z">
                <w:sdt>
                  <w:sdtPr>
                    <w:id w:val="1690074769"/>
                    <w:tag w:val="goog_rdk_562"/>
                  </w:sdtPr>
                  <w:sdtContent>
                    <w:del w:author="Nivesh" w:id="19" w:date="2026-09-25T10:03:37Z"/>
                  </w:sdtContent>
                </w:sdt>
              </w:ins>
              <w:sdt>
                <w:sdtPr>
                  <w:id w:val="-793321324"/>
                  <w:tag w:val="goog_rdk_563"/>
                </w:sdtPr>
                <w:sdtContent>
                  <w:ins w:author="Anonymous" w:id="43" w:date="2026-09-25T15:08:18Z">
                    <w:del w:author="Nivesh" w:id="19" w:date="2026-09-25T10:03:37Z">
                      <w:r w:rsidDel="00000000" w:rsidR="00000000" w:rsidRPr="00000000">
                        <w:rPr>
                          <w:rtl w:val="0"/>
                          <w:rPrChange w:author="Thirupathi DD" w:id="44" w:date="2026-09-26T11:23:0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w:delText>
                      </w:r>
                    </w:del>
                  </w:ins>
                </w:sdtContent>
              </w:sdt>
              <w:ins w:author="Anonymous" w:id="43" w:date="2026-09-25T15:08:18Z">
                <w:del w:author="Nivesh" w:id="19" w:date="2026-09-25T10:03:37Z">
                  <w:sdt>
                    <w:sdtPr>
                      <w:id w:val="997468464"/>
                      <w:tag w:val="goog_rdk_564"/>
                    </w:sdtPr>
                    <w:sdtContent>
                      <w:r w:rsidDel="00000000" w:rsidR="00000000" w:rsidRPr="00000000">
                        <w:rPr>
                          <w:rtl w:val="0"/>
                        </w:rPr>
                      </w:r>
                    </w:sdtContent>
                  </w:sdt>
                </w:del>
              </w:ins>
            </w:sdtContent>
          </w:sdt>
        </w:p>
      </w:sdtContent>
    </w:sdt>
    <w:sdt>
      <w:sdtPr>
        <w:id w:val="-974696235"/>
        <w:tag w:val="goog_rdk_571"/>
      </w:sdtPr>
      <w:sdtContent>
        <w:p w:rsidR="00000000" w:rsidDel="00000000" w:rsidP="00000000" w:rsidRDefault="00000000" w:rsidRPr="00000000" w14:paraId="0000006A">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104682768"/>
              <w:tag w:val="goog_rdk_566"/>
            </w:sdtPr>
            <w:sdtContent>
              <w:ins w:author="Anonymous" w:id="43" w:date="2026-09-25T15:08:18Z">
                <w:sdt>
                  <w:sdtPr>
                    <w:id w:val="-88420229"/>
                    <w:tag w:val="goog_rdk_567"/>
                  </w:sdtPr>
                  <w:sdtContent>
                    <w:del w:author="Nivesh" w:id="19" w:date="2026-09-25T10:03:37Z"/>
                  </w:sdtContent>
                </w:sdt>
              </w:ins>
              <w:sdt>
                <w:sdtPr>
                  <w:id w:val="1438575461"/>
                  <w:tag w:val="goog_rdk_568"/>
                </w:sdtPr>
                <w:sdtContent>
                  <w:ins w:author="Anonymous" w:id="43" w:date="2026-09-25T15:08:18Z">
                    <w:del w:author="Nivesh" w:id="19" w:date="2026-09-25T10:03:37Z">
                      <w:r w:rsidDel="00000000" w:rsidR="00000000" w:rsidRPr="00000000">
                        <w:rPr>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 Cloud Console. **Not</w:delText>
                      </w:r>
                    </w:del>
                  </w:ins>
                </w:sdtContent>
              </w:sdt>
              <w:ins w:author="Anonymous" w:id="43" w:date="2026-09-25T15:08:18Z">
                <w:del w:author="Nivesh" w:id="19" w:date="2026-09-25T10:03:37Z">
                  <w:sdt>
                    <w:sdtPr>
                      <w:id w:val="708239891"/>
                      <w:tag w:val="goog_rdk_569"/>
                    </w:sdtPr>
                    <w:sdtContent>
                      <w:r w:rsidDel="00000000" w:rsidR="00000000" w:rsidRPr="00000000">
                        <w:rPr>
                          <w:rFonts w:ascii="Comfortaa" w:cs="Comfortaa" w:eastAsia="Comfortaa" w:hAnsi="Comfortaa"/>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w:delText>
                      </w:r>
                    </w:sdtContent>
                  </w:sdt>
                  <w:sdt>
                    <w:sdtPr>
                      <w:id w:val="607559539"/>
                      <w:tag w:val="goog_rdk_570"/>
                    </w:sdtPr>
                    <w:sdtContent>
                      <w:r w:rsidDel="00000000" w:rsidR="00000000" w:rsidRPr="00000000">
                        <w:rPr>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Gemini API requests using this key will fail after</w:delText>
                      </w:r>
                    </w:sdtContent>
                  </w:sdt>
                </w:del>
              </w:ins>
            </w:sdtContent>
          </w:sdt>
        </w:p>
      </w:sdtContent>
    </w:sdt>
    <w:sdt>
      <w:sdtPr>
        <w:id w:val="1738644950"/>
        <w:tag w:val="goog_rdk_575"/>
      </w:sdtPr>
      <w:sdtContent>
        <w:p w:rsidR="00000000" w:rsidDel="00000000" w:rsidP="00000000" w:rsidRDefault="00000000" w:rsidRPr="00000000" w14:paraId="0000006B">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366241150"/>
              <w:tag w:val="goog_rdk_572"/>
            </w:sdtPr>
            <w:sdtContent>
              <w:ins w:author="Anonymous" w:id="43" w:date="2026-09-25T15:08:18Z">
                <w:sdt>
                  <w:sdtPr>
                    <w:id w:val="-1578678542"/>
                    <w:tag w:val="goog_rdk_573"/>
                  </w:sdtPr>
                  <w:sdtContent>
                    <w:del w:author="Nivesh" w:id="19" w:date="2026-09-25T10:03:37Z"/>
                  </w:sdtContent>
                </w:sdt>
              </w:ins>
              <w:sdt>
                <w:sdtPr>
                  <w:id w:val="-578828356"/>
                  <w:tag w:val="goog_rdk_574"/>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these restrictions are applied.**</w:delText>
                      </w:r>
                    </w:del>
                  </w:ins>
                </w:sdtContent>
              </w:sdt>
              <w:ins w:author="Anonymous" w:id="43" w:date="2026-09-25T15:08:18Z">
                <w:del w:author="Nivesh" w:id="19" w:date="2026-09-25T10:03:37Z"/>
              </w:ins>
            </w:sdtContent>
          </w:sdt>
        </w:p>
      </w:sdtContent>
    </w:sdt>
    <w:sdt>
      <w:sdtPr>
        <w:id w:val="-1505778679"/>
        <w:tag w:val="goog_rdk_579"/>
      </w:sdtPr>
      <w:sdtContent>
        <w:p w:rsidR="00000000" w:rsidDel="00000000" w:rsidP="00000000" w:rsidRDefault="00000000" w:rsidRPr="00000000" w14:paraId="0000006C">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856386394"/>
              <w:tag w:val="goog_rdk_576"/>
            </w:sdtPr>
            <w:sdtContent>
              <w:ins w:author="Anonymous" w:id="43" w:date="2026-09-25T15:08:18Z">
                <w:sdt>
                  <w:sdtPr>
                    <w:id w:val="1560406051"/>
                    <w:tag w:val="goog_rdk_577"/>
                  </w:sdtPr>
                  <w:sdtContent>
                    <w:del w:author="Nivesh" w:id="19" w:date="2026-09-25T10:03:37Z"/>
                  </w:sdtContent>
                </w:sdt>
              </w:ins>
              <w:sdt>
                <w:sdtPr>
                  <w:id w:val="-240304097"/>
                  <w:tag w:val="goog_rdk_578"/>
                </w:sdtPr>
                <w:sdtContent>
                  <w:ins w:author="Anonymous" w:id="43" w:date="2026-09-25T15:08:18Z">
                    <w:del w:author="Nivesh" w:id="19" w:date="2026-09-25T10:03:37Z">
                      <w:r w:rsidDel="00000000" w:rsidR="00000000" w:rsidRPr="00000000">
                        <w:rPr>
                          <w:rtl w:val="0"/>
                        </w:rPr>
                      </w:r>
                    </w:del>
                  </w:ins>
                </w:sdtContent>
              </w:sdt>
              <w:ins w:author="Anonymous" w:id="43" w:date="2026-09-25T15:08:18Z">
                <w:del w:author="Nivesh" w:id="19" w:date="2026-09-25T10:03:37Z"/>
              </w:ins>
            </w:sdtContent>
          </w:sdt>
        </w:p>
      </w:sdtContent>
    </w:sdt>
    <w:sdt>
      <w:sdtPr>
        <w:id w:val="1543728755"/>
        <w:tag w:val="goog_rdk_585"/>
      </w:sdtPr>
      <w:sdtContent>
        <w:p w:rsidR="00000000" w:rsidDel="00000000" w:rsidP="00000000" w:rsidRDefault="00000000" w:rsidRPr="00000000" w14:paraId="0000006D">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509701791"/>
              <w:tag w:val="goog_rdk_580"/>
            </w:sdtPr>
            <w:sdtContent>
              <w:ins w:author="Anonymous" w:id="43" w:date="2026-09-25T15:08:18Z">
                <w:sdt>
                  <w:sdtPr>
                    <w:id w:val="-1455516648"/>
                    <w:tag w:val="goog_rdk_581"/>
                  </w:sdtPr>
                  <w:sdtContent>
                    <w:del w:author="Nivesh" w:id="19" w:date="2026-09-25T10:03:37Z"/>
                  </w:sdtContent>
                </w:sdt>
              </w:ins>
              <w:sdt>
                <w:sdtPr>
                  <w:id w:val="580190726"/>
                  <w:tag w:val="goog_rdk_582"/>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 Visit the [Google Cloud Console Credentials page]</w:delText>
                      </w:r>
                    </w:del>
                  </w:ins>
                </w:sdtContent>
              </w:sdt>
              <w:ins w:author="Anonymous" w:id="43" w:date="2026-09-25T15:08:18Z">
                <w:del w:author="Nivesh" w:id="19" w:date="2026-09-25T10:03:37Z">
                  <w:sdt>
                    <w:sdtPr>
                      <w:id w:val="-180196471"/>
                      <w:tag w:val="goog_rdk_583"/>
                    </w:sdtPr>
                    <w:sdtContent>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sdtContent>
                  </w:sdt>
                  <w:sdt>
                    <w:sdtPr>
                      <w:id w:val="319737036"/>
                      <w:tag w:val="goog_rdk_584"/>
                    </w:sdtPr>
                    <w:sdtContent>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(https://console.cloud.google.com/apis/credentials).</w:delText>
                      </w:r>
                    </w:sdtContent>
                  </w:sdt>
                </w:del>
              </w:ins>
            </w:sdtContent>
          </w:sdt>
        </w:p>
      </w:sdtContent>
    </w:sdt>
    <w:sdt>
      <w:sdtPr>
        <w:id w:val="-1971018168"/>
        <w:tag w:val="goog_rdk_592"/>
      </w:sdtPr>
      <w:sdtContent>
        <w:p w:rsidR="00000000" w:rsidDel="00000000" w:rsidP="00000000" w:rsidRDefault="00000000" w:rsidRPr="00000000" w14:paraId="0000006E">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1381558768"/>
              <w:tag w:val="goog_rdk_586"/>
            </w:sdtPr>
            <w:sdtContent>
              <w:ins w:author="Anonymous" w:id="43" w:date="2026-09-25T15:08:18Z">
                <w:sdt>
                  <w:sdtPr>
                    <w:id w:val="-713674109"/>
                    <w:tag w:val="goog_rdk_587"/>
                  </w:sdtPr>
                  <w:sdtContent>
                    <w:del w:author="Nivesh" w:id="19" w:date="2026-09-25T10:03:37Z"/>
                  </w:sdtContent>
                </w:sdt>
              </w:ins>
              <w:sdt>
                <w:sdtPr>
                  <w:id w:val="1515453932"/>
                  <w:tag w:val="goog_rdk_588"/>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 Select the project and the A</w:delText>
                      </w:r>
                    </w:del>
                  </w:ins>
                </w:sdtContent>
              </w:sdt>
              <w:ins w:author="Anonymous" w:id="43" w:date="2026-09-25T15:08:18Z">
                <w:del w:author="Nivesh" w:id="19" w:date="2026-09-25T10:03:37Z"/>
              </w:ins>
            </w:sdtContent>
          </w:sdt>
          <w:sdt>
            <w:sdtPr>
              <w:id w:val="1619360592"/>
              <w:tag w:val="goog_rdk_589"/>
            </w:sdtPr>
            <w:sdtContent>
              <w:ins w:author="Pooja S" w:id="39" w:date="2026-09-25T07:14:57Z">
                <w:sdt>
                  <w:sdtPr>
                    <w:id w:val="-1259358978"/>
                    <w:tag w:val="goog_rdk_590"/>
                  </w:sdtPr>
                  <w:sdtContent>
                    <w:del w:author="Nivesh" w:id="19" w:date="2026-09-25T10:03:37Z"/>
                  </w:sdtContent>
                </w:sdt>
              </w:ins>
              <w:sdt>
                <w:sdtPr>
                  <w:id w:val="197093476"/>
                  <w:tag w:val="goog_rdk_591"/>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860072638"/>
        <w:tag w:val="goog_rdk_603"/>
      </w:sdtPr>
      <w:sdtContent>
        <w:p w:rsidR="00000000" w:rsidDel="00000000" w:rsidP="00000000" w:rsidRDefault="00000000" w:rsidRPr="00000000" w14:paraId="0000006F">
          <w:pPr>
            <w:numPr>
              <w:ilvl w:val="0"/>
              <w:numId w:val="1"/>
            </w:numPr>
            <w:ind w:left="720" w:hanging="360"/>
            <w:rPr>
              <w:ins w:author="Yogitha V" w:id="48" w:date="2026-09-25T05:05:07Z"/>
              <w:del w:author="Nivesh" w:id="19" w:date="2026-09-25T10:03:37Z"/>
              <w:rPrChange w:author="SANDHIYA A" w:id="41" w:date="2026-09-26T09:25:19Z">
                <w:rPr/>
              </w:rPrChange>
            </w:rPr>
            <w:pPrChange w:author="SANDHIYA A" w:id="0" w:date="2026-09-26T09:25:19Z">
              <w:pPr>
                <w:numPr>
                  <w:ilvl w:val="0"/>
                  <w:numId w:val="4"/>
                </w:numPr>
                <w:ind w:left="720" w:hanging="360"/>
              </w:pPr>
            </w:pPrChange>
          </w:pPr>
          <w:sdt>
            <w:sdtPr>
              <w:id w:val="-910592977"/>
              <w:tag w:val="goog_rdk_596"/>
            </w:sdtPr>
            <w:sdtContent>
              <w:ins w:author="HARIPRIYA H" w:id="47" w:date="2026-09-25T05:32:00Z">
                <w:sdt>
                  <w:sdtPr>
                    <w:id w:val="1214270585"/>
                    <w:tag w:val="goog_rdk_597"/>
                  </w:sdtPr>
                  <w:sdtContent>
                    <w:del w:author="Nivesh" w:id="19" w:date="2026-09-25T10:03:37Z"/>
                  </w:sdtContent>
                </w:sdt>
              </w:ins>
              <w:sdt>
                <w:sdtPr>
                  <w:id w:val="-1619193153"/>
                  <w:tag w:val="goog_rdk_598"/>
                </w:sdtPr>
                <w:sdtContent>
                  <w:ins w:author="HARIPRIYA H" w:id="47" w:date="2026-09-25T05:32:00Z">
                    <w:del w:author="Nivesh" w:id="19" w:date="2026-09-25T10:03:37Z">
                      <w:r w:rsidDel="00000000" w:rsidR="00000000" w:rsidRPr="00000000">
                        <w:rPr>
                          <w:rtl w:val="0"/>
                          <w:rPrChange w:author="SANDHIYA A" w:id="2" w:date="2026-09-26T09:26:2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PRIYA H" w:id="47" w:date="2026-09-25T05:32:00Z">
                <w:del w:author="Nivesh" w:id="19" w:date="2026-09-25T10:03:37Z"/>
              </w:ins>
            </w:sdtContent>
          </w:sdt>
          <w:sdt>
            <w:sdtPr>
              <w:id w:val="-458776202"/>
              <w:tag w:val="goog_rdk_599"/>
            </w:sdtPr>
            <w:sdtContent>
              <w:del w:author="Nivesh" w:id="19" w:date="2026-09-25T10:03:37Z"/>
            </w:sdtContent>
          </w:sdt>
          <w:sdt>
            <w:sdtPr>
              <w:id w:val="303483897"/>
              <w:tag w:val="goog_rdk_600"/>
            </w:sdtPr>
            <w:sdtContent>
              <w:ins w:author="Yogitha V" w:id="48" w:date="2026-09-25T05:05:07Z">
                <w:sdt>
                  <w:sdtPr>
                    <w:id w:val="-302666452"/>
                    <w:tag w:val="goog_rdk_601"/>
                  </w:sdtPr>
                  <w:sdtContent>
                    <w:del w:author="Nivesh" w:id="19" w:date="2026-09-25T10:03:37Z"/>
                  </w:sdtContent>
                </w:sdt>
              </w:ins>
              <w:sdt>
                <w:sdtPr>
                  <w:id w:val="1306398591"/>
                  <w:tag w:val="goog_rdk_602"/>
                </w:sdtPr>
                <w:sdtContent>
                  <w:ins w:author="Yogitha V" w:id="48" w:date="2026-09-25T05:05:07Z">
                    <w:del w:author="Nivesh" w:id="19" w:date="2026-09-25T10:03:37Z">
                      <w:r w:rsidDel="00000000" w:rsidR="00000000" w:rsidRPr="00000000">
                        <w:rPr>
                          <w:rtl w:val="0"/>
                        </w:rPr>
                      </w:r>
                    </w:del>
                  </w:ins>
                </w:sdtContent>
              </w:sdt>
              <w:ins w:author="Yogitha V" w:id="48" w:date="2026-09-25T05:05:07Z">
                <w:del w:author="Nivesh" w:id="19" w:date="2026-09-25T10:03:37Z"/>
              </w:ins>
            </w:sdtContent>
          </w:sdt>
        </w:p>
      </w:sdtContent>
    </w:sdt>
    <w:sdt>
      <w:sdtPr>
        <w:id w:val="1284726178"/>
        <w:tag w:val="goog_rdk_633"/>
      </w:sdtPr>
      <w:sdtContent>
        <w:p w:rsidR="00000000" w:rsidDel="00000000" w:rsidP="00000000" w:rsidRDefault="00000000" w:rsidRPr="00000000" w14:paraId="00000070">
          <w:pPr>
            <w:rPr>
              <w:ins w:author="Anonymous" w:id="55" w:date="2026-09-24T06:21:21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Subramanian" w:id="56" w:date="2026-09-25T02:48:40Z">
                <w:rPr>
                  <w:rFonts w:ascii="Arial" w:cs="Arial" w:eastAsia="Arial" w:hAnsi="Arial"/>
                  <w:b w:val="0"/>
                  <w:bCs w:val="0"/>
                  <w:i w:val="0"/>
                  <w:iCs w:val="0"/>
                  <w:smallCaps w:val="0"/>
                  <w:strike w:val="0"/>
                  <w:color w:val="000000"/>
                  <w:sz w:val="22"/>
                  <w:szCs w:val="22"/>
                  <w:u w:val="none"/>
                  <w:shd w:fill="auto" w:val="clear"/>
                  <w:vertAlign w:val="baseline"/>
                </w:rPr>
              </w:rPrChange>
            </w:rPr>
            <w:pPrChange w:author="Subramanian" w:id="0" w:date="2026-09-25T02:48:40Z">
              <w:pPr>
                <w:ind w:left="0" w:firstLine="0"/>
              </w:pPr>
            </w:pPrChange>
          </w:pPr>
          <w:sdt>
            <w:sdtPr>
              <w:id w:val="1936780795"/>
              <w:tag w:val="goog_rdk_607"/>
            </w:sdtPr>
            <w:sdtContent>
              <w:ins w:author="Akshaya Selvam" w:id="49" w:date="2026-09-25T03:59:35Z">
                <w:sdt>
                  <w:sdtPr>
                    <w:id w:val="-2022747142"/>
                    <w:tag w:val="goog_rdk_608"/>
                  </w:sdtPr>
                  <w:sdtContent>
                    <w:del w:author="Nivesh" w:id="19" w:date="2026-09-25T10:03:37Z"/>
                  </w:sdtContent>
                </w:sdt>
              </w:ins>
              <w:sdt>
                <w:sdtPr>
                  <w:id w:val="-1126103483"/>
                  <w:tag w:val="goog_rdk_609"/>
                </w:sdtPr>
                <w:sdtContent>
                  <w:ins w:author="Akshaya Selvam" w:id="49" w:date="2026-09-25T03:59:35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shaya Selvam" w:id="49" w:date="2026-09-25T03:59:35Z">
                <w:del w:author="Nivesh" w:id="19" w:date="2026-09-25T10:03:37Z">
                  <w:sdt>
                    <w:sdtPr>
                      <w:id w:val="-222991487"/>
                      <w:tag w:val="goog_rdk_61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del>
              </w:ins>
            </w:sdtContent>
          </w:sdt>
          <w:sdt>
            <w:sdtPr>
              <w:id w:val="920499592"/>
              <w:tag w:val="goog_rdk_611"/>
            </w:sdtPr>
            <w:sdtContent>
              <w:del w:author="Nivesh" w:id="19" w:date="2026-09-25T10:03:37Z"/>
            </w:sdtContent>
          </w:sdt>
          <w:sdt>
            <w:sdtPr>
              <w:id w:val="-205841607"/>
              <w:tag w:val="goog_rdk_612"/>
            </w:sdtPr>
            <w:sdtContent>
              <w:ins w:author="Padma G" w:id="50" w:date="2026-09-24T08:45:47Z">
                <w:sdt>
                  <w:sdtPr>
                    <w:id w:val="2035801384"/>
                    <w:tag w:val="goog_rdk_613"/>
                  </w:sdtPr>
                  <w:sdtContent>
                    <w:del w:author="Nivesh" w:id="19" w:date="2026-09-25T10:03:37Z"/>
                  </w:sdtContent>
                </w:sdt>
              </w:ins>
              <w:sdt>
                <w:sdtPr>
                  <w:id w:val="599266021"/>
                  <w:tag w:val="goog_rdk_614"/>
                </w:sdtPr>
                <w:sdtContent>
                  <w:ins w:author="Padma G" w:id="50" w:date="2026-09-24T08:45:4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Padma G" w:id="50" w:date="2026-09-24T08:45:47Z">
                <w:del w:author="Nivesh" w:id="19" w:date="2026-09-25T10:03:37Z"/>
              </w:ins>
            </w:sdtContent>
          </w:sdt>
          <w:sdt>
            <w:sdtPr>
              <w:id w:val="326582561"/>
              <w:tag w:val="goog_rdk_615"/>
            </w:sdtPr>
            <w:sdtContent>
              <w:del w:author="Nivesh" w:id="19" w:date="2026-09-25T10:03:37Z"/>
            </w:sdtContent>
          </w:sdt>
          <w:sdt>
            <w:sdtPr>
              <w:id w:val="-1060939386"/>
              <w:tag w:val="goog_rdk_616"/>
            </w:sdtPr>
            <w:sdtContent>
              <w:ins w:author="Ragavanelavai" w:id="51" w:date="2026-09-25T09:57:23Z">
                <w:sdt>
                  <w:sdtPr>
                    <w:id w:val="2023072454"/>
                    <w:tag w:val="goog_rdk_61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74" name="image41.png"/>
                            <a:graphic>
                              <a:graphicData uri="http://schemas.openxmlformats.org/drawingml/2006/picture">
                                <pic:pic>
                                  <pic:nvPicPr>
                                    <pic:cNvPr id="0" name="image41.png"/>
                                    <pic:cNvPicPr preferRelativeResize="0"/>
                                  </pic:nvPicPr>
                                  <pic:blipFill>
                                    <a:blip r:embed="rId22"/>
                                    <a:srcRect b="-53459" l="-2658" r="2658" t="53459"/>
                                    <a:stretch>
                                      <a:fillRect/>
                                    </a:stretch>
                                  </pic:blipFill>
                                  <pic:spPr>
                                    <a:xfrm>
                                      <a:off x="0" y="0"/>
                                      <a:ext cx="5731510" cy="3033395"/>
                                    </a:xfrm>
                                    <a:prstGeom prst="rect"/>
                                    <a:ln/>
                                  </pic:spPr>
                                </pic:pic>
                              </a:graphicData>
                            </a:graphic>
                          </wp:inline>
                        </w:drawing>
                      </w:r>
                    </w:del>
                  </w:sdtContent>
                </w:sdt>
              </w:ins>
            </w:sdtContent>
          </w:sdt>
          <w:sdt>
            <w:sdtPr>
              <w:id w:val="-549220485"/>
              <w:tag w:val="goog_rdk_618"/>
            </w:sdtPr>
            <w:sdtContent>
              <w:del w:author="Nivesh" w:id="19" w:date="2026-09-25T10:03:37Z"/>
            </w:sdtContent>
          </w:sdt>
          <w:sdt>
            <w:sdtPr>
              <w:id w:val="627214343"/>
              <w:tag w:val="goog_rdk_619"/>
            </w:sdtPr>
            <w:sdtContent>
              <w:ins w:author="Anonymous" w:id="52" w:date="2026-09-24T07:40:51Z">
                <w:sdt>
                  <w:sdtPr>
                    <w:id w:val="-1292082687"/>
                    <w:tag w:val="goog_rdk_620"/>
                  </w:sdtPr>
                  <w:sdtContent>
                    <w:del w:author="Nivesh" w:id="19" w:date="2026-09-25T10:03:37Z"/>
                  </w:sdtContent>
                </w:sdt>
              </w:ins>
              <w:sdt>
                <w:sdtPr>
                  <w:id w:val="-796816500"/>
                  <w:tag w:val="goog_rdk_621"/>
                </w:sdtPr>
                <w:sdtContent>
                  <w:ins w:author="Anonymous" w:id="52" w:date="2026-09-24T07:40:5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nonymous" w:id="52" w:date="2026-09-24T07:40:51Z">
                <w:del w:author="Nivesh" w:id="19" w:date="2026-09-25T10:03:37Z"/>
              </w:ins>
            </w:sdtContent>
          </w:sdt>
          <w:sdt>
            <w:sdtPr>
              <w:id w:val="1318136635"/>
              <w:tag w:val="goog_rdk_622"/>
            </w:sdtPr>
            <w:sdtContent>
              <w:del w:author="Nivesh" w:id="19" w:date="2026-09-25T10:03:37Z"/>
            </w:sdtContent>
          </w:sdt>
          <w:sdt>
            <w:sdtPr>
              <w:id w:val="2092844188"/>
              <w:tag w:val="goog_rdk_623"/>
            </w:sdtPr>
            <w:sdtContent>
              <w:ins w:author="Rahama Dullah" w:id="53" w:date="2026-09-24T09:14:23Z">
                <w:sdt>
                  <w:sdtPr>
                    <w:id w:val="962586702"/>
                    <w:tag w:val="goog_rdk_624"/>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03" name="image41.png"/>
                            <a:graphic>
                              <a:graphicData uri="http://schemas.openxmlformats.org/drawingml/2006/picture">
                                <pic:pic>
                                  <pic:nvPicPr>
                                    <pic:cNvPr id="0" name="image41.png"/>
                                    <pic:cNvPicPr preferRelativeResize="0"/>
                                  </pic:nvPicPr>
                                  <pic:blipFill>
                                    <a:blip r:embed="rId22"/>
                                    <a:srcRect b="-54088" l="-2658" r="2658" t="54088"/>
                                    <a:stretch>
                                      <a:fillRect/>
                                    </a:stretch>
                                  </pic:blipFill>
                                  <pic:spPr>
                                    <a:xfrm>
                                      <a:off x="0" y="0"/>
                                      <a:ext cx="5731510" cy="3033395"/>
                                    </a:xfrm>
                                    <a:prstGeom prst="rect"/>
                                    <a:ln/>
                                  </pic:spPr>
                                </pic:pic>
                              </a:graphicData>
                            </a:graphic>
                          </wp:inline>
                        </w:drawing>
                      </w:r>
                    </w:del>
                  </w:sdtContent>
                </w:sdt>
              </w:ins>
            </w:sdtContent>
          </w:sdt>
          <w:sdt>
            <w:sdtPr>
              <w:id w:val="554572634"/>
              <w:tag w:val="goog_rdk_625"/>
            </w:sdtPr>
            <w:sdtContent>
              <w:del w:author="Nivesh" w:id="19" w:date="2026-09-25T10:03:37Z"/>
            </w:sdtContent>
          </w:sdt>
          <w:sdt>
            <w:sdtPr>
              <w:id w:val="2048328064"/>
              <w:tag w:val="goog_rdk_626"/>
            </w:sdtPr>
            <w:sdtContent>
              <w:ins w:author="Ajith kumar G" w:id="54" w:date="2026-09-24T07:02:53Z">
                <w:sdt>
                  <w:sdtPr>
                    <w:id w:val="894017747"/>
                    <w:tag w:val="goog_rdk_627"/>
                  </w:sdtPr>
                  <w:sdtContent>
                    <w:del w:author="Nivesh" w:id="19" w:date="2026-09-25T10:03:37Z"/>
                  </w:sdtContent>
                </w:sdt>
              </w:ins>
              <w:sdt>
                <w:sdtPr>
                  <w:id w:val="328963458"/>
                  <w:tag w:val="goog_rdk_628"/>
                </w:sdtPr>
                <w:sdtContent>
                  <w:ins w:author="Ajith kumar G" w:id="54" w:date="2026-09-24T07:02:53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jith kumar G" w:id="54" w:date="2026-09-24T07:02:53Z">
                <w:del w:author="Nivesh" w:id="19" w:date="2026-09-25T10:03:37Z"/>
              </w:ins>
            </w:sdtContent>
          </w:sdt>
          <w:sdt>
            <w:sdtPr>
              <w:id w:val="2131507884"/>
              <w:tag w:val="goog_rdk_629"/>
            </w:sdtPr>
            <w:sdtContent>
              <w:del w:author="Nivesh" w:id="19" w:date="2026-09-25T10:03:37Z"/>
            </w:sdtContent>
          </w:sdt>
          <w:sdt>
            <w:sdtPr>
              <w:id w:val="1224555067"/>
              <w:tag w:val="goog_rdk_630"/>
            </w:sdtPr>
            <w:sdtContent>
              <w:ins w:author="Anonymous" w:id="55" w:date="2026-09-24T06:21:21Z">
                <w:sdt>
                  <w:sdtPr>
                    <w:id w:val="-1044236555"/>
                    <w:tag w:val="goog_rdk_631"/>
                  </w:sdtPr>
                  <w:sdtContent>
                    <w:del w:author="Nivesh" w:id="19" w:date="2026-09-25T10:03:37Z"/>
                  </w:sdtContent>
                </w:sdt>
              </w:ins>
              <w:sdt>
                <w:sdtPr>
                  <w:id w:val="1469016648"/>
                  <w:tag w:val="goog_rdk_632"/>
                </w:sdtPr>
                <w:sdtContent>
                  <w:ins w:author="Anonymous" w:id="55" w:date="2026-09-24T06:21:21Z">
                    <w:del w:author="Nivesh" w:id="19" w:date="2026-09-25T10:03:37Z">
                      <w:r w:rsidDel="00000000" w:rsidR="00000000" w:rsidRPr="00000000">
                        <w:rPr>
                          <w:rtl w:val="0"/>
                        </w:rPr>
                      </w:r>
                    </w:del>
                  </w:ins>
                </w:sdtContent>
              </w:sdt>
              <w:ins w:author="Anonymous" w:id="55" w:date="2026-09-24T06:21:21Z">
                <w:del w:author="Nivesh" w:id="19" w:date="2026-09-25T10:03:37Z"/>
              </w:ins>
            </w:sdtContent>
          </w:sdt>
        </w:p>
      </w:sdtContent>
    </w:sdt>
    <w:sdt>
      <w:sdtPr>
        <w:id w:val="246940551"/>
        <w:tag w:val="goog_rdk_644"/>
      </w:sdtPr>
      <w:sdtContent>
        <w:p w:rsidR="00000000" w:rsidDel="00000000" w:rsidP="00000000" w:rsidRDefault="00000000" w:rsidRPr="00000000" w14:paraId="00000071">
          <w:pPr>
            <w:numPr>
              <w:ilvl w:val="0"/>
              <w:numId w:val="4"/>
            </w:numPr>
            <w:ind w:left="720" w:hanging="360"/>
            <w:rPr>
              <w:ins w:author="Anonymous" w:id="58" w:date="2026-09-24T04:47:07Z"/>
              <w:del w:author="Nivesh" w:id="19" w:date="2026-09-25T10:03:37Z"/>
              <w:u w:val="none"/>
              <w:rPrChange w:author="DELIGHT WORLD 1.0" w:id="59"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391067597"/>
              <w:tag w:val="goog_rdk_637"/>
            </w:sdtPr>
            <w:sdtContent>
              <w:ins w:author="Annamalai M" w:id="57" w:date="2026-09-24T05:00:44Z">
                <w:sdt>
                  <w:sdtPr>
                    <w:id w:val="-607109731"/>
                    <w:tag w:val="goog_rdk_638"/>
                  </w:sdtPr>
                  <w:sdtContent>
                    <w:del w:author="Nivesh" w:id="19" w:date="2026-09-25T10:03:37Z"/>
                  </w:sdtContent>
                </w:sdt>
              </w:ins>
              <w:sdt>
                <w:sdtPr>
                  <w:id w:val="-245717942"/>
                  <w:tag w:val="goog_rdk_639"/>
                </w:sdtPr>
                <w:sdtContent>
                  <w:ins w:author="Annamalai M" w:id="57" w:date="2026-09-24T05:00: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_</w:delText>
                      </w:r>
                    </w:del>
                  </w:ins>
                </w:sdtContent>
              </w:sdt>
              <w:ins w:author="Annamalai M" w:id="57" w:date="2026-09-24T05:00:44Z">
                <w:del w:author="Nivesh" w:id="19" w:date="2026-09-25T10:03:37Z"/>
              </w:ins>
            </w:sdtContent>
          </w:sdt>
          <w:sdt>
            <w:sdtPr>
              <w:id w:val="1304885523"/>
              <w:tag w:val="goog_rdk_640"/>
            </w:sdtPr>
            <w:sdtContent>
              <w:del w:author="Nivesh" w:id="19" w:date="2026-09-25T10:03:37Z"/>
            </w:sdtContent>
          </w:sdt>
          <w:sdt>
            <w:sdtPr>
              <w:id w:val="246838428"/>
              <w:tag w:val="goog_rdk_641"/>
            </w:sdtPr>
            <w:sdtContent>
              <w:ins w:author="Anonymous" w:id="58" w:date="2026-09-24T04:47:07Z">
                <w:sdt>
                  <w:sdtPr>
                    <w:id w:val="-1196439653"/>
                    <w:tag w:val="goog_rdk_642"/>
                  </w:sdtPr>
                  <w:sdtContent>
                    <w:del w:author="Nivesh" w:id="19" w:date="2026-09-25T10:03:37Z"/>
                  </w:sdtContent>
                </w:sdt>
              </w:ins>
              <w:sdt>
                <w:sdtPr>
                  <w:id w:val="-837965907"/>
                  <w:tag w:val="goog_rdk_643"/>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587074319"/>
        <w:tag w:val="goog_rdk_648"/>
      </w:sdtPr>
      <w:sdtContent>
        <w:p w:rsidR="00000000" w:rsidDel="00000000" w:rsidP="00000000" w:rsidRDefault="00000000" w:rsidRPr="00000000" w14:paraId="00000072">
          <w:pPr>
            <w:numPr>
              <w:ilvl w:val="0"/>
              <w:numId w:val="4"/>
            </w:numPr>
            <w:ind w:left="0" w:firstLine="0"/>
            <w:rPr>
              <w:ins w:author="Anonymous" w:id="58" w:date="2026-09-24T04:47:07Z"/>
              <w:del w:author="Nivesh" w:id="19" w:date="2026-09-25T10:03:37Z"/>
              <w:u w:val="none"/>
              <w:rPrChange w:author="DELIGHT WORLD 1.0" w:id="59"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176024041"/>
              <w:tag w:val="goog_rdk_645"/>
            </w:sdtPr>
            <w:sdtContent>
              <w:ins w:author="Anonymous" w:id="58" w:date="2026-09-24T04:47:07Z">
                <w:sdt>
                  <w:sdtPr>
                    <w:id w:val="139731940"/>
                    <w:tag w:val="goog_rdk_646"/>
                  </w:sdtPr>
                  <w:sdtContent>
                    <w:del w:author="Nivesh" w:id="19" w:date="2026-09-25T10:03:37Z"/>
                  </w:sdtContent>
                </w:sdt>
              </w:ins>
              <w:sdt>
                <w:sdtPr>
                  <w:id w:val="-1746352491"/>
                  <w:tag w:val="goog_rdk_647"/>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2021877462"/>
        <w:tag w:val="goog_rdk_657"/>
      </w:sdtPr>
      <w:sdtContent>
        <w:p w:rsidR="00000000" w:rsidDel="00000000" w:rsidP="00000000" w:rsidRDefault="00000000" w:rsidRPr="00000000" w14:paraId="00000073">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1304299"/>
              <w:tag w:val="goog_rdk_651"/>
            </w:sdtPr>
            <w:sdtContent>
              <w:ins w:author="Anonymous" w:id="60" w:date="2026-09-25T07:23:52Z">
                <w:sdt>
                  <w:sdtPr>
                    <w:id w:val="1154254911"/>
                    <w:tag w:val="goog_rdk_652"/>
                  </w:sdtPr>
                  <w:sdtContent>
                    <w:del w:author="Nivesh" w:id="19" w:date="2026-09-25T10:03:37Z"/>
                  </w:sdtContent>
                </w:sdt>
              </w:ins>
              <w:sdt>
                <w:sdtPr>
                  <w:id w:val="-600036334"/>
                  <w:tag w:val="goog_rdk_653"/>
                </w:sdtPr>
                <w:sdtContent>
                  <w:ins w:author="Anonymous" w:id="60" w:date="2026-09-25T07:23:5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nmj</w:delText>
                      </w:r>
                    </w:del>
                  </w:ins>
                </w:sdtContent>
              </w:sdt>
              <w:ins w:author="Anonymous" w:id="60" w:date="2026-09-25T07:23:52Z">
                <w:del w:author="Nivesh" w:id="19" w:date="2026-09-25T10:03:37Z"/>
              </w:ins>
            </w:sdtContent>
          </w:sdt>
          <w:sdt>
            <w:sdtPr>
              <w:id w:val="1419422155"/>
              <w:tag w:val="goog_rdk_654"/>
            </w:sdtPr>
            <w:sdtContent>
              <w:ins w:author="Anonymous" w:id="58" w:date="2026-09-24T04:47:07Z">
                <w:sdt>
                  <w:sdtPr>
                    <w:id w:val="-286268095"/>
                    <w:tag w:val="goog_rdk_655"/>
                  </w:sdtPr>
                  <w:sdtContent>
                    <w:del w:author="Nivesh" w:id="19" w:date="2026-09-25T10:03:37Z"/>
                  </w:sdtContent>
                </w:sdt>
              </w:ins>
              <w:sdt>
                <w:sdtPr>
                  <w:id w:val="1646910656"/>
                  <w:tag w:val="goog_rdk_656"/>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816381342"/>
        <w:tag w:val="goog_rdk_661"/>
      </w:sdtPr>
      <w:sdtContent>
        <w:p w:rsidR="00000000" w:rsidDel="00000000" w:rsidP="00000000" w:rsidRDefault="00000000" w:rsidRPr="00000000" w14:paraId="00000074">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8501696"/>
              <w:tag w:val="goog_rdk_658"/>
            </w:sdtPr>
            <w:sdtContent>
              <w:ins w:author="Anonymous" w:id="58" w:date="2026-09-24T04:47:07Z">
                <w:sdt>
                  <w:sdtPr>
                    <w:id w:val="1200572381"/>
                    <w:tag w:val="goog_rdk_659"/>
                  </w:sdtPr>
                  <w:sdtContent>
                    <w:del w:author="Nivesh" w:id="19" w:date="2026-09-25T10:03:37Z"/>
                  </w:sdtContent>
                </w:sdt>
              </w:ins>
              <w:sdt>
                <w:sdtPr>
                  <w:id w:val="-2041333730"/>
                  <w:tag w:val="goog_rdk_660"/>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552648539"/>
        <w:tag w:val="goog_rdk_665"/>
      </w:sdtPr>
      <w:sdtContent>
        <w:p w:rsidR="00000000" w:rsidDel="00000000" w:rsidP="00000000" w:rsidRDefault="00000000" w:rsidRPr="00000000" w14:paraId="00000075">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7910527"/>
              <w:tag w:val="goog_rdk_662"/>
            </w:sdtPr>
            <w:sdtContent>
              <w:ins w:author="Anonymous" w:id="58" w:date="2026-09-24T04:47:07Z">
                <w:sdt>
                  <w:sdtPr>
                    <w:id w:val="-663824227"/>
                    <w:tag w:val="goog_rdk_663"/>
                  </w:sdtPr>
                  <w:sdtContent>
                    <w:del w:author="Nivesh" w:id="19" w:date="2026-09-25T10:03:37Z"/>
                  </w:sdtContent>
                </w:sdt>
              </w:ins>
              <w:sdt>
                <w:sdtPr>
                  <w:id w:val="1939298887"/>
                  <w:tag w:val="goog_rdk_664"/>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193278143"/>
        <w:tag w:val="goog_rdk_669"/>
      </w:sdtPr>
      <w:sdtContent>
        <w:p w:rsidR="00000000" w:rsidDel="00000000" w:rsidP="00000000" w:rsidRDefault="00000000" w:rsidRPr="00000000" w14:paraId="00000076">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8065850"/>
              <w:tag w:val="goog_rdk_666"/>
            </w:sdtPr>
            <w:sdtContent>
              <w:ins w:author="Anonymous" w:id="58" w:date="2026-09-24T04:47:07Z">
                <w:sdt>
                  <w:sdtPr>
                    <w:id w:val="1968659542"/>
                    <w:tag w:val="goog_rdk_667"/>
                  </w:sdtPr>
                  <w:sdtContent>
                    <w:del w:author="Nivesh" w:id="19" w:date="2026-09-25T10:03:37Z"/>
                  </w:sdtContent>
                </w:sdt>
              </w:ins>
              <w:sdt>
                <w:sdtPr>
                  <w:id w:val="-1014702808"/>
                  <w:tag w:val="goog_rdk_668"/>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440223615"/>
        <w:tag w:val="goog_rdk_673"/>
      </w:sdtPr>
      <w:sdtContent>
        <w:p w:rsidR="00000000" w:rsidDel="00000000" w:rsidP="00000000" w:rsidRDefault="00000000" w:rsidRPr="00000000" w14:paraId="00000077">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7551124"/>
              <w:tag w:val="goog_rdk_670"/>
            </w:sdtPr>
            <w:sdtContent>
              <w:ins w:author="Anonymous" w:id="58" w:date="2026-09-24T04:47:07Z">
                <w:sdt>
                  <w:sdtPr>
                    <w:id w:val="254716006"/>
                    <w:tag w:val="goog_rdk_671"/>
                  </w:sdtPr>
                  <w:sdtContent>
                    <w:del w:author="Nivesh" w:id="19" w:date="2026-09-25T10:03:37Z"/>
                  </w:sdtContent>
                </w:sdt>
              </w:ins>
              <w:sdt>
                <w:sdtPr>
                  <w:id w:val="61629247"/>
                  <w:tag w:val="goog_rdk_672"/>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100990610"/>
        <w:tag w:val="goog_rdk_677"/>
      </w:sdtPr>
      <w:sdtContent>
        <w:p w:rsidR="00000000" w:rsidDel="00000000" w:rsidP="00000000" w:rsidRDefault="00000000" w:rsidRPr="00000000" w14:paraId="00000078">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3536953"/>
              <w:tag w:val="goog_rdk_674"/>
            </w:sdtPr>
            <w:sdtContent>
              <w:ins w:author="Anonymous" w:id="58" w:date="2026-09-24T04:47:07Z">
                <w:sdt>
                  <w:sdtPr>
                    <w:id w:val="959059219"/>
                    <w:tag w:val="goog_rdk_675"/>
                  </w:sdtPr>
                  <w:sdtContent>
                    <w:del w:author="Nivesh" w:id="19" w:date="2026-09-25T10:03:37Z"/>
                  </w:sdtContent>
                </w:sdt>
              </w:ins>
              <w:sdt>
                <w:sdtPr>
                  <w:id w:val="-430643087"/>
                  <w:tag w:val="goog_rdk_676"/>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739030640"/>
        <w:tag w:val="goog_rdk_681"/>
      </w:sdtPr>
      <w:sdtContent>
        <w:p w:rsidR="00000000" w:rsidDel="00000000" w:rsidP="00000000" w:rsidRDefault="00000000" w:rsidRPr="00000000" w14:paraId="00000079">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6324142"/>
              <w:tag w:val="goog_rdk_678"/>
            </w:sdtPr>
            <w:sdtContent>
              <w:ins w:author="Anonymous" w:id="58" w:date="2026-09-24T04:47:07Z">
                <w:sdt>
                  <w:sdtPr>
                    <w:id w:val="379544812"/>
                    <w:tag w:val="goog_rdk_679"/>
                  </w:sdtPr>
                  <w:sdtContent>
                    <w:del w:author="Nivesh" w:id="19" w:date="2026-09-25T10:03:37Z"/>
                  </w:sdtContent>
                </w:sdt>
              </w:ins>
              <w:sdt>
                <w:sdtPr>
                  <w:id w:val="-995043638"/>
                  <w:tag w:val="goog_rdk_680"/>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856170616"/>
        <w:tag w:val="goog_rdk_685"/>
      </w:sdtPr>
      <w:sdtContent>
        <w:p w:rsidR="00000000" w:rsidDel="00000000" w:rsidP="00000000" w:rsidRDefault="00000000" w:rsidRPr="00000000" w14:paraId="0000007A">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8621571"/>
              <w:tag w:val="goog_rdk_682"/>
            </w:sdtPr>
            <w:sdtContent>
              <w:ins w:author="Anonymous" w:id="58" w:date="2026-09-24T04:47:07Z">
                <w:sdt>
                  <w:sdtPr>
                    <w:id w:val="1120779101"/>
                    <w:tag w:val="goog_rdk_683"/>
                  </w:sdtPr>
                  <w:sdtContent>
                    <w:del w:author="Nivesh" w:id="19" w:date="2026-09-25T10:03:37Z"/>
                  </w:sdtContent>
                </w:sdt>
              </w:ins>
              <w:sdt>
                <w:sdtPr>
                  <w:id w:val="275340780"/>
                  <w:tag w:val="goog_rdk_684"/>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916954888"/>
        <w:tag w:val="goog_rdk_689"/>
      </w:sdtPr>
      <w:sdtContent>
        <w:p w:rsidR="00000000" w:rsidDel="00000000" w:rsidP="00000000" w:rsidRDefault="00000000" w:rsidRPr="00000000" w14:paraId="0000007B">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1443911"/>
              <w:tag w:val="goog_rdk_686"/>
            </w:sdtPr>
            <w:sdtContent>
              <w:ins w:author="Anonymous" w:id="58" w:date="2026-09-24T04:47:07Z">
                <w:sdt>
                  <w:sdtPr>
                    <w:id w:val="1938128267"/>
                    <w:tag w:val="goog_rdk_687"/>
                  </w:sdtPr>
                  <w:sdtContent>
                    <w:del w:author="Nivesh" w:id="19" w:date="2026-09-25T10:03:37Z"/>
                  </w:sdtContent>
                </w:sdt>
              </w:ins>
              <w:sdt>
                <w:sdtPr>
                  <w:id w:val="1472775498"/>
                  <w:tag w:val="goog_rdk_688"/>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853010566"/>
        <w:tag w:val="goog_rdk_693"/>
      </w:sdtPr>
      <w:sdtContent>
        <w:p w:rsidR="00000000" w:rsidDel="00000000" w:rsidP="00000000" w:rsidRDefault="00000000" w:rsidRPr="00000000" w14:paraId="0000007C">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658275"/>
              <w:tag w:val="goog_rdk_690"/>
            </w:sdtPr>
            <w:sdtContent>
              <w:ins w:author="Anonymous" w:id="58" w:date="2026-09-24T04:47:07Z">
                <w:sdt>
                  <w:sdtPr>
                    <w:id w:val="1973369933"/>
                    <w:tag w:val="goog_rdk_691"/>
                  </w:sdtPr>
                  <w:sdtContent>
                    <w:del w:author="Nivesh" w:id="19" w:date="2026-09-25T10:03:37Z"/>
                  </w:sdtContent>
                </w:sdt>
              </w:ins>
              <w:sdt>
                <w:sdtPr>
                  <w:id w:val="-300467328"/>
                  <w:tag w:val="goog_rdk_692"/>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99323064"/>
        <w:tag w:val="goog_rdk_720"/>
      </w:sdtPr>
      <w:sdtContent>
        <w:p w:rsidR="00000000" w:rsidDel="00000000" w:rsidP="00000000" w:rsidRDefault="00000000" w:rsidRPr="00000000" w14:paraId="0000007D">
          <w:pPr>
            <w:ind w:left="1440" w:firstLine="0"/>
            <w:rPr>
              <w:ins w:author="Pushpa K" w:id="65" w:date="2026-09-23T10:04:37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66" w:date="2026-09-24T04:04:55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4:04:55Z">
              <w:pPr/>
            </w:pPrChange>
          </w:pPr>
          <w:sdt>
            <w:sdtPr>
              <w:id w:val="-341916911"/>
              <w:tag w:val="goog_rdk_697"/>
            </w:sdtPr>
            <w:sdtContent>
              <w:ins w:author="Prawin A.K" w:id="61" w:date="2026-09-24T04:01:41Z">
                <w:sdt>
                  <w:sdtPr>
                    <w:id w:val="1660955298"/>
                    <w:tag w:val="goog_rdk_698"/>
                  </w:sdtPr>
                  <w:sdtContent>
                    <w:del w:author="Nivesh" w:id="19" w:date="2026-09-25T10:03:37Z"/>
                  </w:sdtContent>
                </w:sdt>
              </w:ins>
              <w:sdt>
                <w:sdtPr>
                  <w:id w:val="1706499288"/>
                  <w:tag w:val="goog_rdk_699"/>
                </w:sdtPr>
                <w:sdtContent>
                  <w:ins w:author="Prawin A.K" w:id="61" w:date="2026-09-24T04:01:4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ccccccccccccccccccccccccccccc</w:delText>
                      </w:r>
                    </w:del>
                  </w:ins>
                </w:sdtContent>
              </w:sdt>
              <w:ins w:author="Prawin A.K" w:id="61" w:date="2026-09-24T04:01:41Z">
                <w:del w:author="Nivesh" w:id="19" w:date="2026-09-25T10:03:37Z">
                  <w:sdt>
                    <w:sdtPr>
                      <w:id w:val="1907405829"/>
                      <w:tag w:val="goog_rdk_70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w:delText>
                      </w:r>
                    </w:sdtContent>
                  </w:sdt>
                </w:del>
              </w:ins>
            </w:sdtContent>
          </w:sdt>
          <w:sdt>
            <w:sdtPr>
              <w:id w:val="107121839"/>
              <w:tag w:val="goog_rdk_701"/>
            </w:sdtPr>
            <w:sdtContent>
              <w:ins w:author="Anonymous" w:id="62" w:date="2026-09-24T04:20:57Z">
                <w:sdt>
                  <w:sdtPr>
                    <w:id w:val="1690224763"/>
                    <w:tag w:val="goog_rdk_702"/>
                  </w:sdtPr>
                  <w:sdtContent>
                    <w:del w:author="Nivesh" w:id="19" w:date="2026-09-25T10:03:37Z"/>
                  </w:sdtContent>
                </w:sdt>
              </w:ins>
              <w:sdt>
                <w:sdtPr>
                  <w:id w:val="-759079743"/>
                  <w:tag w:val="goog_rdk_703"/>
                </w:sdtPr>
                <w:sdtContent>
                  <w:ins w:author="Anonymous" w:id="62" w:date="2026-09-24T04:20:5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br w:type="textWrapping"/>
                      </w:r>
                    </w:del>
                  </w:ins>
                </w:sdtContent>
              </w:sdt>
              <w:ins w:author="Anonymous" w:id="62" w:date="2026-09-24T04:20:57Z">
                <w:del w:author="Nivesh" w:id="19" w:date="2026-09-25T10:03:37Z"/>
              </w:ins>
            </w:sdtContent>
          </w:sdt>
          <w:sdt>
            <w:sdtPr>
              <w:id w:val="-325103373"/>
              <w:tag w:val="goog_rdk_704"/>
            </w:sdtPr>
            <w:sdtContent>
              <w:ins w:author="Prawin A.K" w:id="61" w:date="2026-09-24T04:01:41Z">
                <w:sdt>
                  <w:sdtPr>
                    <w:id w:val="42524927"/>
                    <w:tag w:val="goog_rdk_705"/>
                  </w:sdtPr>
                  <w:sdtContent>
                    <w:del w:author="Nivesh" w:id="19" w:date="2026-09-25T10:03:37Z"/>
                  </w:sdtContent>
                </w:sdt>
              </w:ins>
            </w:sdtContent>
          </w:sdt>
          <w:sdt>
            <w:sdtPr>
              <w:id w:val="12102009"/>
              <w:tag w:val="goog_rdk_706"/>
            </w:sdtPr>
            <w:sdtContent>
              <w:ins w:author="ꜱᴜʀᴇɴᴅʀᴀɴ. ᴄ" w:id="63" w:date="2026-09-25T06:22:21Z">
                <w:sdt>
                  <w:sdtPr>
                    <w:id w:val="1930860848"/>
                    <w:tag w:val="goog_rdk_707"/>
                  </w:sdtPr>
                  <w:sdtContent>
                    <w:del w:author="Nivesh" w:id="19" w:date="2026-09-25T10:03:37Z"/>
                  </w:sdtContent>
                </w:sdt>
              </w:ins>
              <w:sdt>
                <w:sdtPr>
                  <w:id w:val="-1322450878"/>
                  <w:tag w:val="goog_rdk_708"/>
                </w:sdtPr>
                <w:sdtContent>
                  <w:ins w:author="ꜱᴜʀᴇɴᴅʀᴀɴ. ᴄ" w:id="63" w:date="2026-09-25T06:22:2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Kj</w:delText>
                      </w:r>
                    </w:del>
                  </w:ins>
                </w:sdtContent>
              </w:sdt>
              <w:ins w:author="ꜱᴜʀᴇɴᴅʀᴀɴ. ᴄ" w:id="63" w:date="2026-09-25T06:22:21Z">
                <w:del w:author="Nivesh" w:id="19" w:date="2026-09-25T10:03:37Z"/>
              </w:ins>
            </w:sdtContent>
          </w:sdt>
          <w:sdt>
            <w:sdtPr>
              <w:id w:val="1188057782"/>
              <w:tag w:val="goog_rdk_709"/>
            </w:sdtPr>
            <w:sdtContent>
              <w:ins w:author="Prawin A.K" w:id="61" w:date="2026-09-24T04:01:41Z">
                <w:sdt>
                  <w:sdtPr>
                    <w:id w:val="-1644988699"/>
                    <w:tag w:val="goog_rdk_710"/>
                  </w:sdtPr>
                  <w:sdtContent>
                    <w:del w:author="Nivesh" w:id="19" w:date="2026-09-25T10:03:37Z"/>
                  </w:sdtContent>
                </w:sdt>
              </w:ins>
              <w:sdt>
                <w:sdtPr>
                  <w:id w:val="-1658875692"/>
                  <w:tag w:val="goog_rdk_711"/>
                </w:sdtPr>
                <w:sdtContent>
                  <w:ins w:author="Prawin A.K" w:id="61" w:date="2026-09-24T04:01:4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cccsc</w:delText>
                      </w:r>
                    </w:del>
                  </w:ins>
                </w:sdtContent>
              </w:sdt>
              <w:ins w:author="Prawin A.K" w:id="61" w:date="2026-09-24T04:01:41Z">
                <w:del w:author="Nivesh" w:id="19" w:date="2026-09-25T10:03:37Z"/>
              </w:ins>
            </w:sdtContent>
          </w:sdt>
          <w:sdt>
            <w:sdtPr>
              <w:id w:val="-1901564577"/>
              <w:tag w:val="goog_rdk_712"/>
            </w:sdtPr>
            <w:sdtContent>
              <w:del w:author="Nivesh" w:id="19" w:date="2026-09-25T10:03:37Z"/>
            </w:sdtContent>
          </w:sdt>
          <w:sdt>
            <w:sdtPr>
              <w:id w:val="-1788355705"/>
              <w:tag w:val="goog_rdk_713"/>
            </w:sdtPr>
            <w:sdtContent>
              <w:ins w:author="Anonymous" w:id="64" w:date="2026-09-23T13:27:16Z">
                <w:sdt>
                  <w:sdtPr>
                    <w:id w:val="269530178"/>
                    <w:tag w:val="goog_rdk_714"/>
                  </w:sdtPr>
                  <w:sdtContent>
                    <w:del w:author="Nivesh" w:id="19" w:date="2026-09-25T10:03:37Z"/>
                  </w:sdtContent>
                </w:sdt>
              </w:ins>
              <w:sdt>
                <w:sdtPr>
                  <w:id w:val="-583221325"/>
                  <w:tag w:val="goog_rdk_715"/>
                </w:sdtPr>
                <w:sdtContent>
                  <w:ins w:author="Anonymous" w:id="64" w:date="2026-09-23T13:27:16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Anonymous" w:id="64" w:date="2026-09-23T13:27:16Z">
                <w:del w:author="Nivesh" w:id="19" w:date="2026-09-25T10:03:37Z"/>
              </w:ins>
            </w:sdtContent>
          </w:sdt>
          <w:sdt>
            <w:sdtPr>
              <w:id w:val="-1546480416"/>
              <w:tag w:val="goog_rdk_716"/>
            </w:sdtPr>
            <w:sdtContent>
              <w:del w:author="Nivesh" w:id="19" w:date="2026-09-25T10:03:37Z"/>
            </w:sdtContent>
          </w:sdt>
          <w:sdt>
            <w:sdtPr>
              <w:id w:val="152410842"/>
              <w:tag w:val="goog_rdk_717"/>
            </w:sdtPr>
            <w:sdtContent>
              <w:ins w:author="Pushpa K" w:id="65" w:date="2026-09-23T10:04:37Z">
                <w:sdt>
                  <w:sdtPr>
                    <w:id w:val="1604510463"/>
                    <w:tag w:val="goog_rdk_718"/>
                  </w:sdtPr>
                  <w:sdtContent>
                    <w:del w:author="Nivesh" w:id="19" w:date="2026-09-25T10:03:37Z"/>
                  </w:sdtContent>
                </w:sdt>
              </w:ins>
              <w:sdt>
                <w:sdtPr>
                  <w:id w:val="1678410598"/>
                  <w:tag w:val="goog_rdk_719"/>
                </w:sdtPr>
                <w:sdtContent>
                  <w:ins w:author="Pushpa K" w:id="65" w:date="2026-09-23T10:04:37Z">
                    <w:del w:author="Nivesh" w:id="19" w:date="2026-09-25T10:03:37Z">
                      <w:r w:rsidDel="00000000" w:rsidR="00000000" w:rsidRPr="00000000">
                        <w:rPr>
                          <w:rtl w:val="0"/>
                        </w:rPr>
                      </w:r>
                    </w:del>
                  </w:ins>
                </w:sdtContent>
              </w:sdt>
              <w:ins w:author="Pushpa K" w:id="65" w:date="2026-09-23T10:04:37Z">
                <w:del w:author="Nivesh" w:id="19" w:date="2026-09-25T10:03:37Z"/>
              </w:ins>
            </w:sdtContent>
          </w:sdt>
        </w:p>
      </w:sdtContent>
    </w:sdt>
    <w:sdt>
      <w:sdtPr>
        <w:id w:val="-1662181415"/>
        <w:tag w:val="goog_rdk_727"/>
      </w:sdtPr>
      <w:sdtContent>
        <w:p w:rsidR="00000000" w:rsidDel="00000000" w:rsidP="00000000" w:rsidRDefault="00000000" w:rsidRPr="00000000" w14:paraId="0000007E">
          <w:pPr>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1678017"/>
              <w:tag w:val="goog_rdk_724"/>
            </w:sdtPr>
            <w:sdtContent>
              <w:ins w:author="Anonymous" w:id="67" w:date="2026-09-23T09:48:44Z">
                <w:sdt>
                  <w:sdtPr>
                    <w:id w:val="1055638177"/>
                    <w:tag w:val="goog_rdk_725"/>
                  </w:sdtPr>
                  <w:sdtContent>
                    <w:del w:author="Nivesh" w:id="19" w:date="2026-09-25T10:03:37Z"/>
                  </w:sdtContent>
                </w:sdt>
              </w:ins>
              <w:sdt>
                <w:sdtPr>
                  <w:id w:val="509372453"/>
                  <w:tag w:val="goog_rdk_726"/>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sdt>
      <w:sdtPr>
        <w:lock w:val="contentLocked"/>
        <w:id w:val="-925051529"/>
        <w:tag w:val="goog_rdk_843"/>
      </w:sdtPr>
      <w:sdtContent>
        <w:tbl>
          <w:tblPr>
            <w:tblStyle w:val="Table3"/>
            <w:tblW w:w="94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4309"/>
            <w:gridCol w:w="2592"/>
            <w:tblGridChange w:id="0">
              <w:tblGrid>
                <w:gridCol w:w="2592"/>
                <w:gridCol w:w="4309"/>
                <w:gridCol w:w="2592"/>
              </w:tblGrid>
            </w:tblGridChange>
          </w:tblGrid>
          <w:sdt>
            <w:sdtPr>
              <w:id w:val="973012347"/>
              <w:tag w:val="goog_rdk_728"/>
            </w:sdtPr>
            <w:sdtContent>
              <w:tr>
                <w:trPr>
                  <w:cantSplit w:val="0"/>
                  <w:trHeight w:val="520" w:hRule="atLeast"/>
                  <w:tblHeader w:val="1"/>
                  <w:ins w:author="Anonymous" w:id="67" w:date="2026-09-23T09:48:44Z"/>
                  <w:del w:author="Nivesh" w:id="19" w:date="2026-09-25T10:03:37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sdt>
                    <w:sdtPr>
                      <w:id w:val="916542683"/>
                      <w:tag w:val="goog_rdk_732"/>
                    </w:sdtPr>
                    <w:sdtContent>
                      <w:p w:rsidR="00000000" w:rsidDel="00000000" w:rsidP="00000000" w:rsidRDefault="00000000" w:rsidRPr="00000000" w14:paraId="0000007F">
                        <w:pPr>
                          <w:pStyle w:val="Heading2"/>
                          <w:widowControl w:val="0"/>
                          <w:spacing w:after="120" w:before="120" w:line="24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506561"/>
                            <w:tag w:val="goog_rdk_729"/>
                          </w:sdtPr>
                          <w:sdtContent>
                            <w:ins w:author="Anonymous" w:id="67" w:date="2026-09-23T09:48:44Z">
                              <w:sdt>
                                <w:sdtPr>
                                  <w:id w:val="1544639057"/>
                                  <w:tag w:val="goog_rdk_730"/>
                                </w:sdtPr>
                                <w:sdtContent>
                                  <w:del w:author="Nivesh" w:id="19" w:date="2026-09-25T10:03:37Z"/>
                                </w:sdtContent>
                              </w:sdt>
                            </w:ins>
                            <w:sdt>
                              <w:sdtPr>
                                <w:id w:val="-507037838"/>
                                <w:tag w:val="goog_rdk_731"/>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67" w:date="2026-09-23T09:48:44Z">
                              <w:del w:author="Nivesh" w:id="19" w:date="2026-09-25T10:03:37Z">
                                <w:bookmarkStart w:colFirst="0" w:colLast="0" w:name="_heading=h.4sjnbib6iv66" w:id="2"/>
                                <w:bookmarkEnd w:id="2"/>
                              </w:del>
                            </w:ins>
                          </w:sdtContent>
                        </w:sdt>
                      </w:p>
                    </w:sdtContent>
                  </w:sdt>
                </w:tc>
              </w:tr>
            </w:sdtContent>
          </w:sdt>
          <w:sdt>
            <w:sdtPr>
              <w:id w:val="2102970790"/>
              <w:tag w:val="goog_rdk_741"/>
            </w:sdtPr>
            <w:sdtContent>
              <w:tr>
                <w:trPr>
                  <w:cantSplit w:val="0"/>
                  <w:tblHeader w:val="1"/>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1922402332"/>
                      <w:tag w:val="goog_rdk_745"/>
                    </w:sdtPr>
                    <w:sdtContent>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9113452"/>
                            <w:tag w:val="goog_rdk_742"/>
                          </w:sdtPr>
                          <w:sdtContent>
                            <w:ins w:author="Anonymous" w:id="67" w:date="2026-09-23T09:48:44Z">
                              <w:sdt>
                                <w:sdtPr>
                                  <w:id w:val="452993443"/>
                                  <w:tag w:val="goog_rdk_743"/>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893" name="image2.png"/>
                                          <a:graphic>
                                            <a:graphicData uri="http://schemas.openxmlformats.org/drawingml/2006/picture">
                                              <pic:pic>
                                                <pic:nvPicPr>
                                                  <pic:cNvPr descr="Files" id="0" name="image2.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731687912"/>
                                <w:tag w:val="goog_rdk_744"/>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File</w:delText>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548397344"/>
                      <w:tag w:val="goog_rdk_749"/>
                    </w:sdtPr>
                    <w:sdtContent>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0848030"/>
                            <w:tag w:val="goog_rdk_746"/>
                          </w:sdtPr>
                          <w:sdtContent>
                            <w:ins w:author="Anonymous" w:id="67" w:date="2026-09-23T09:48:44Z">
                              <w:sdt>
                                <w:sdtPr>
                                  <w:id w:val="-985047300"/>
                                  <w:tag w:val="goog_rdk_74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895" name="image4.png"/>
                                          <a:graphic>
                                            <a:graphicData uri="http://schemas.openxmlformats.org/drawingml/2006/picture">
                                              <pic:pic>
                                                <pic:nvPicPr>
                                                  <pic:cNvPr descr="No type" id="0" name="image4.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389602922"/>
                                <w:tag w:val="goog_rdk_748"/>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Description</w:delText>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185114241"/>
                      <w:tag w:val="goog_rdk_753"/>
                    </w:sdtPr>
                    <w:sdtContent>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6931479"/>
                            <w:tag w:val="goog_rdk_750"/>
                          </w:sdtPr>
                          <w:sdtContent>
                            <w:ins w:author="Anonymous" w:id="67" w:date="2026-09-23T09:48:44Z">
                              <w:sdt>
                                <w:sdtPr>
                                  <w:id w:val="-1045848273"/>
                                  <w:tag w:val="goog_rdk_751"/>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892" name="image1.png"/>
                                          <a:graphic>
                                            <a:graphicData uri="http://schemas.openxmlformats.org/drawingml/2006/picture">
                                              <pic:pic>
                                                <pic:nvPicPr>
                                                  <pic:cNvPr descr="Drop-downs" id="0" name="image1.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147918857"/>
                                <w:tag w:val="goog_rdk_752"/>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Status</w:delText>
                                    </w:r>
                                  </w:del>
                                </w:ins>
                              </w:sdtContent>
                            </w:sdt>
                            <w:ins w:author="Anonymous" w:id="67" w:date="2026-09-23T09:48:44Z">
                              <w:del w:author="Nivesh" w:id="19" w:date="2026-09-25T10:03:37Z"/>
                            </w:ins>
                          </w:sdtContent>
                        </w:sdt>
                      </w:p>
                    </w:sdtContent>
                  </w:sdt>
                </w:tc>
              </w:tr>
            </w:sdtContent>
          </w:sdt>
          <w:sdt>
            <w:sdtPr>
              <w:id w:val="-1995830792"/>
              <w:tag w:val="goog_rdk_754"/>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943085456"/>
                      <w:tag w:val="goog_rdk_774"/>
                    </w:sdtPr>
                    <w:sdtContent>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7618233"/>
                            <w:tag w:val="goog_rdk_757"/>
                          </w:sdtPr>
                          <w:sdtContent>
                            <w:ins w:author="Nishitha Nishitha" w:id="68" w:date="2026-09-23T13:20:27Z">
                              <w:sdt>
                                <w:sdtPr>
                                  <w:id w:val="388651516"/>
                                  <w:tag w:val="goog_rdk_758"/>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347158340"/>
                                        <w:tag w:val="goog_rdk_759"/>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247171488"/>
                            <w:tag w:val="goog_rdk_760"/>
                          </w:sdtPr>
                          <w:sdtContent>
                            <w:ins w:author="Anonymous" w:id="67" w:date="2026-09-23T09:48:44Z">
                              <w:sdt>
                                <w:sdtPr>
                                  <w:id w:val="1005942243"/>
                                  <w:tag w:val="goog_rdk_761"/>
                                </w:sdtPr>
                                <w:sdtContent>
                                  <w:del w:author="Nivesh" w:id="19" w:date="2026-09-25T10:03:37Z"/>
                                </w:sdtContent>
                              </w:sdt>
                            </w:ins>
                          </w:sdtContent>
                        </w:sdt>
                        <w:sdt>
                          <w:sdtPr>
                            <w:id w:val="522751965"/>
                            <w:tag w:val="goog_rdk_762"/>
                          </w:sdtPr>
                          <w:sdtContent>
                            <w:ins w:author="sivasankari" w:id="69" w:date="2026-09-24T09:36:24Z">
                              <w:sdt>
                                <w:sdtPr>
                                  <w:id w:val="1453422058"/>
                                  <w:tag w:val="goog_rdk_763"/>
                                </w:sdtPr>
                                <w:sdtContent>
                                  <w:del w:author="Nivesh" w:id="19" w:date="2026-09-25T10:03:37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792790862"/>
                                        <w:tag w:val="goog_rdk_764"/>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2091277703"/>
                            <w:tag w:val="goog_rdk_765"/>
                          </w:sdtPr>
                          <w:sdtContent>
                            <w:ins w:author="Anonymous" w:id="67" w:date="2026-09-23T09:48:44Z">
                              <w:sdt>
                                <w:sdtPr>
                                  <w:id w:val="-656825529"/>
                                  <w:tag w:val="goog_rdk_766"/>
                                </w:sdtPr>
                                <w:sdtContent>
                                  <w:del w:author="Nivesh" w:id="19" w:date="2026-09-25T10:03:37Z"/>
                                </w:sdtContent>
                              </w:sdt>
                            </w:ins>
                            <w:sdt>
                              <w:sdtPr>
                                <w:id w:val="2016444248"/>
                                <w:tag w:val="goog_rdk_767"/>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ins>
                          </w:sdtContent>
                        </w:sdt>
                        <w:sdt>
                          <w:sdtPr>
                            <w:id w:val="-410697308"/>
                            <w:tag w:val="goog_rdk_768"/>
                          </w:sdtPr>
                          <w:sdtContent>
                            <w:ins w:author="Sadhana.D" w:id="70" w:date="2026-09-23T14:35:43Z">
                              <w:sdt>
                                <w:sdtPr>
                                  <w:id w:val="-330799966"/>
                                  <w:tag w:val="goog_rdk_769"/>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405342545"/>
                                        <w:tag w:val="goog_rdk_77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369654356"/>
                            <w:tag w:val="goog_rdk_771"/>
                          </w:sdtPr>
                          <w:sdtContent>
                            <w:ins w:author="Anonymous" w:id="67" w:date="2026-09-23T09:48:44Z">
                              <w:sdt>
                                <w:sdtPr>
                                  <w:id w:val="298988454"/>
                                  <w:tag w:val="goog_rdk_772"/>
                                </w:sdtPr>
                                <w:sdtContent>
                                  <w:del w:author="Nivesh" w:id="19" w:date="2026-09-25T10:03:37Z"/>
                                </w:sdtContent>
                              </w:sdt>
                            </w:ins>
                            <w:sdt>
                              <w:sdtPr>
                                <w:id w:val="-430226524"/>
                                <w:tag w:val="goog_rdk_77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256981086"/>
                      <w:tag w:val="goog_rdk_778"/>
                    </w:sdtPr>
                    <w:sdtContent>
                      <w:p w:rsidR="00000000" w:rsidDel="00000000" w:rsidP="00000000" w:rsidRDefault="00000000" w:rsidRPr="00000000" w14:paraId="00000086">
                        <w:pPr>
                          <w:widowControl w:val="0"/>
                          <w:spacing w:after="0" w:line="24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2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5510436"/>
                            <w:tag w:val="goog_rdk_775"/>
                          </w:sdtPr>
                          <w:sdtContent>
                            <w:ins w:author="Anonymous" w:id="67" w:date="2026-09-23T09:48:44Z">
                              <w:sdt>
                                <w:sdtPr>
                                  <w:id w:val="-1740275221"/>
                                  <w:tag w:val="goog_rdk_776"/>
                                </w:sdtPr>
                                <w:sdtContent>
                                  <w:del w:author="Nivesh" w:id="19" w:date="2026-09-25T10:03:37Z"/>
                                </w:sdtContent>
                              </w:sdt>
                            </w:ins>
                            <w:sdt>
                              <w:sdtPr>
                                <w:id w:val="285138422"/>
                                <w:tag w:val="goog_rdk_77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49915570"/>
                      <w:tag w:val="goog_rdk_784"/>
                    </w:sdtPr>
                    <w:sdtConten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rubala .B baskaran" w:id="72" w:date="2026-09-23T11:48:4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08831460"/>
                            <w:tag w:val="goog_rdk_779"/>
                          </w:sdtPr>
                          <w:sdtContent>
                            <w:ins w:author="Anonymous" w:id="67" w:date="2026-09-23T09:48:44Z">
                              <w:sdt>
                                <w:sdtPr>
                                  <w:id w:val="-1938569600"/>
                                  <w:tag w:val="goog_rdk_780"/>
                                </w:sdtPr>
                                <w:sdtContent>
                                  <w:del w:author="Nivesh" w:id="19" w:date="2026-09-25T10:03:37Z">
                                    <w:sdt>
                                      <w:sdtPr>
                                        <w:alias w:val="Review status"/>
                                        <w:id w:val="383080262"/>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Content>
                        </w:sdt>
                        <w:sdt>
                          <w:sdtPr>
                            <w:id w:val="-1677233233"/>
                            <w:tag w:val="goog_rdk_781"/>
                          </w:sdtPr>
                          <w:sdtContent>
                            <w:ins w:author="sarubala .B baskaran" w:id="72" w:date="2026-09-23T11:48:47Z">
                              <w:sdt>
                                <w:sdtPr>
                                  <w:id w:val="2026065421"/>
                                  <w:tag w:val="goog_rdk_782"/>
                                </w:sdtPr>
                                <w:sdtContent>
                                  <w:del w:author="Nivesh" w:id="19" w:date="2026-09-25T10:03:37Z"/>
                                </w:sdtContent>
                              </w:sdt>
                            </w:ins>
                            <w:sdt>
                              <w:sdtPr>
                                <w:id w:val="-1991540298"/>
                                <w:tag w:val="goog_rdk_783"/>
                              </w:sdtPr>
                              <w:sdtContent>
                                <w:ins w:author="sarubala .B baskaran" w:id="72" w:date="2026-09-23T11:48:47Z">
                                  <w:del w:author="Nivesh" w:id="19" w:date="2026-09-25T10:03:37Z">
                                    <w:r w:rsidDel="00000000" w:rsidR="00000000" w:rsidRPr="00000000">
                                      <w:rPr>
                                        <w:rtl w:val="0"/>
                                      </w:rPr>
                                    </w:r>
                                  </w:del>
                                </w:ins>
                              </w:sdtContent>
                            </w:sdt>
                            <w:ins w:author="sarubala .B baskaran" w:id="72" w:date="2026-09-23T11:48:47Z">
                              <w:del w:author="Nivesh" w:id="19" w:date="2026-09-25T10:03:37Z"/>
                            </w:ins>
                          </w:sdtContent>
                        </w:sdt>
                      </w:p>
                    </w:sdtContent>
                  </w:sdt>
                  <w:sdt>
                    <w:sdtPr>
                      <w:id w:val="-1262616932"/>
                      <w:tag w:val="goog_rdk_790"/>
                    </w:sdtPr>
                    <w:sdtConten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6461541"/>
                            <w:tag w:val="goog_rdk_787"/>
                          </w:sdtPr>
                          <w:sdtContent>
                            <w:ins w:author="Anonymous" w:id="67" w:date="2026-09-23T09:48:44Z">
                              <w:sdt>
                                <w:sdtPr>
                                  <w:id w:val="-1517715319"/>
                                  <w:tag w:val="goog_rdk_788"/>
                                </w:sdtPr>
                                <w:sdtContent>
                                  <w:del w:author="Nivesh" w:id="19" w:date="2026-09-25T10:03:37Z"/>
                                </w:sdtContent>
                              </w:sdt>
                            </w:ins>
                            <w:sdt>
                              <w:sdtPr>
                                <w:id w:val="373162986"/>
                                <w:tag w:val="goog_rdk_789"/>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656880974"/>
              <w:tag w:val="goog_rdk_791"/>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064064009"/>
                      <w:tag w:val="goog_rdk_801"/>
                    </w:sdtPr>
                    <w:sdtConten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8625771"/>
                            <w:tag w:val="goog_rdk_794"/>
                          </w:sdtPr>
                          <w:sdtContent>
                            <w:ins w:author="Nishitha Nishitha" w:id="73" w:date="2026-09-23T13:37:40Z">
                              <w:sdt>
                                <w:sdtPr>
                                  <w:id w:val="-2084171534"/>
                                  <w:tag w:val="goog_rdk_795"/>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094857297"/>
                                        <w:tag w:val="goog_rdk_796"/>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893869607"/>
                            <w:tag w:val="goog_rdk_797"/>
                          </w:sdtPr>
                          <w:sdtContent>
                            <w:ins w:author="Anonymous" w:id="67" w:date="2026-09-23T09:48:44Z">
                              <w:sdt>
                                <w:sdtPr>
                                  <w:id w:val="881583903"/>
                                  <w:tag w:val="goog_rdk_798"/>
                                </w:sdtPr>
                                <w:sdtContent>
                                  <w:del w:author="Nivesh" w:id="19" w:date="2026-09-25T10:03:37Z"/>
                                </w:sdtContent>
                              </w:sdt>
                            </w:ins>
                            <w:sdt>
                              <w:sdtPr>
                                <w:id w:val="-499504649"/>
                                <w:tag w:val="goog_rdk_799"/>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727449014"/>
                                    <w:tag w:val="goog_rdk_80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433769683"/>
                      <w:tag w:val="goog_rdk_810"/>
                    </w:sdtPr>
                    <w:sdtContent>
                      <w:p w:rsidR="00000000" w:rsidDel="00000000" w:rsidP="00000000" w:rsidRDefault="00000000" w:rsidRPr="00000000" w14:paraId="0000008A">
                        <w:pPr>
                          <w:widowControl w:val="0"/>
                          <w:spacing w:after="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Kishore Anand" w:id="0" w:date="2026-09-24T10:51: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074827054"/>
                            <w:tag w:val="goog_rdk_804"/>
                          </w:sdtPr>
                          <w:sdtContent>
                            <w:ins w:author="Kishore Anand" w:id="74" w:date="2026-09-24T10:51:26Z">
                              <w:sdt>
                                <w:sdtPr>
                                  <w:id w:val="94267271"/>
                                  <w:tag w:val="goog_rdk_805"/>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366222516"/>
                                        <w:tag w:val="goog_rdk_806"/>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963860423"/>
                            <w:tag w:val="goog_rdk_807"/>
                          </w:sdtPr>
                          <w:sdtContent>
                            <w:ins w:author="Anonymous" w:id="67" w:date="2026-09-23T09:48:44Z">
                              <w:sdt>
                                <w:sdtPr>
                                  <w:id w:val="1503559654"/>
                                  <w:tag w:val="goog_rdk_808"/>
                                </w:sdtPr>
                                <w:sdtContent>
                                  <w:del w:author="Nivesh" w:id="19" w:date="2026-09-25T10:03:37Z"/>
                                </w:sdtContent>
                              </w:sdt>
                            </w:ins>
                            <w:sdt>
                              <w:sdtPr>
                                <w:id w:val="211117574"/>
                                <w:tag w:val="goog_rdk_809"/>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080492187"/>
                      <w:tag w:val="goog_rdk_814"/>
                    </w:sdtPr>
                    <w:sdtConten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2228628"/>
                            <w:tag w:val="goog_rdk_811"/>
                          </w:sdtPr>
                          <w:sdtContent>
                            <w:ins w:author="Anonymous" w:id="67" w:date="2026-09-23T09:48:44Z">
                              <w:sdt>
                                <w:sdtPr>
                                  <w:id w:val="-293088818"/>
                                  <w:tag w:val="goog_rdk_812"/>
                                </w:sdtPr>
                                <w:sdtContent>
                                  <w:del w:author="Nivesh" w:id="19" w:date="2026-09-25T10:03:37Z">
                                    <w:sdt>
                                      <w:sdtPr>
                                        <w:alias w:val="Review status"/>
                                        <w:id w:val="-340625843"/>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806008421"/>
                                <w:tag w:val="goog_rdk_81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184492622"/>
              <w:tag w:val="goog_rdk_815"/>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211198305"/>
                      <w:tag w:val="goog_rdk_820"/>
                    </w:sdtPr>
                    <w:sdtContent>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2784466"/>
                            <w:tag w:val="goog_rdk_816"/>
                          </w:sdtPr>
                          <w:sdtContent>
                            <w:ins w:author="Anonymous" w:id="67" w:date="2026-09-23T09:48:44Z">
                              <w:sdt>
                                <w:sdtPr>
                                  <w:id w:val="751546850"/>
                                  <w:tag w:val="goog_rdk_817"/>
                                </w:sdtPr>
                                <w:sdtContent>
                                  <w:del w:author="Nivesh" w:id="19" w:date="2026-09-25T10:03:37Z"/>
                                </w:sdtContent>
                              </w:sdt>
                            </w:ins>
                            <w:sdt>
                              <w:sdtPr>
                                <w:id w:val="-532524575"/>
                                <w:tag w:val="goog_rdk_818"/>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1907892182"/>
                                    <w:tag w:val="goog_rdk_81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74561272"/>
                      <w:tag w:val="goog_rdk_824"/>
                    </w:sdtPr>
                    <w:sdtConten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381266"/>
                            <w:tag w:val="goog_rdk_821"/>
                          </w:sdtPr>
                          <w:sdtContent>
                            <w:ins w:author="Anonymous" w:id="67" w:date="2026-09-23T09:48:44Z">
                              <w:sdt>
                                <w:sdtPr>
                                  <w:id w:val="-1616573076"/>
                                  <w:tag w:val="goog_rdk_822"/>
                                </w:sdtPr>
                                <w:sdtContent>
                                  <w:del w:author="Nivesh" w:id="19" w:date="2026-09-25T10:03:37Z"/>
                                </w:sdtContent>
                              </w:sdt>
                            </w:ins>
                            <w:sdt>
                              <w:sdtPr>
                                <w:id w:val="1282896964"/>
                                <w:tag w:val="goog_rdk_82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129388792"/>
                      <w:tag w:val="goog_rdk_828"/>
                    </w:sdtPr>
                    <w:sdtContent>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6397688"/>
                            <w:tag w:val="goog_rdk_825"/>
                          </w:sdtPr>
                          <w:sdtContent>
                            <w:ins w:author="Anonymous" w:id="67" w:date="2026-09-23T09:48:44Z">
                              <w:sdt>
                                <w:sdtPr>
                                  <w:id w:val="-714812849"/>
                                  <w:tag w:val="goog_rdk_826"/>
                                </w:sdtPr>
                                <w:sdtContent>
                                  <w:del w:author="Nivesh" w:id="19" w:date="2026-09-25T10:03:37Z">
                                    <w:sdt>
                                      <w:sdtPr>
                                        <w:alias w:val="Review status"/>
                                        <w:id w:val="94699921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775388532"/>
                                <w:tag w:val="goog_rdk_82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11167850"/>
              <w:tag w:val="goog_rdk_829"/>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75700928"/>
                      <w:tag w:val="goog_rdk_834"/>
                    </w:sdtPr>
                    <w:sdtContent>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1590428"/>
                            <w:tag w:val="goog_rdk_830"/>
                          </w:sdtPr>
                          <w:sdtContent>
                            <w:ins w:author="Anonymous" w:id="67" w:date="2026-09-23T09:48:44Z">
                              <w:sdt>
                                <w:sdtPr>
                                  <w:id w:val="123758566"/>
                                  <w:tag w:val="goog_rdk_831"/>
                                </w:sdtPr>
                                <w:sdtContent>
                                  <w:del w:author="Nivesh" w:id="19" w:date="2026-09-25T10:03:37Z"/>
                                </w:sdtContent>
                              </w:sdt>
                            </w:ins>
                            <w:sdt>
                              <w:sdtPr>
                                <w:id w:val="-987551947"/>
                                <w:tag w:val="goog_rdk_832"/>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837656364"/>
                                    <w:tag w:val="goog_rdk_833"/>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581626354"/>
                      <w:tag w:val="goog_rdk_838"/>
                    </w:sdtPr>
                    <w:sdtContent>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4052233"/>
                            <w:tag w:val="goog_rdk_835"/>
                          </w:sdtPr>
                          <w:sdtContent>
                            <w:ins w:author="Anonymous" w:id="67" w:date="2026-09-23T09:48:44Z">
                              <w:sdt>
                                <w:sdtPr>
                                  <w:id w:val="-1231176958"/>
                                  <w:tag w:val="goog_rdk_836"/>
                                </w:sdtPr>
                                <w:sdtContent>
                                  <w:del w:author="Nivesh" w:id="19" w:date="2026-09-25T10:03:37Z"/>
                                </w:sdtContent>
                              </w:sdt>
                            </w:ins>
                            <w:sdt>
                              <w:sdtPr>
                                <w:id w:val="542685639"/>
                                <w:tag w:val="goog_rdk_83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51885407"/>
                      <w:tag w:val="goog_rdk_842"/>
                    </w:sdtPr>
                    <w:sdtContent>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1501926"/>
                            <w:tag w:val="goog_rdk_839"/>
                          </w:sdtPr>
                          <w:sdtContent>
                            <w:ins w:author="Anonymous" w:id="67" w:date="2026-09-23T09:48:44Z">
                              <w:sdt>
                                <w:sdtPr>
                                  <w:id w:val="-1123222676"/>
                                  <w:tag w:val="goog_rdk_840"/>
                                </w:sdtPr>
                                <w:sdtContent>
                                  <w:del w:author="Nivesh" w:id="19" w:date="2026-09-25T10:03:37Z">
                                    <w:sdt>
                                      <w:sdtPr>
                                        <w:alias w:val="Review status"/>
                                        <w:id w:val="-10751210"/>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1999633155"/>
                                <w:tag w:val="goog_rdk_841"/>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tbl>
      </w:sdtContent>
    </w:sdt>
    <w:sdt>
      <w:sdtPr>
        <w:id w:val="1939991853"/>
        <w:tag w:val="goog_rdk_853"/>
      </w:sdtPr>
      <w:sdtContent>
        <w:p w:rsidR="00000000" w:rsidDel="00000000" w:rsidP="00000000" w:rsidRDefault="00000000" w:rsidRPr="00000000" w14:paraId="00000092">
          <w:pPr>
            <w:ind w:left="0" w:firstLine="720"/>
            <w:rPr>
              <w:ins w:author="Tamil Selvan" w:id="77" w:date="2026-09-23T06:19:35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78" w:date="2026-09-25T06:42:41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6:42:41Z">
              <w:pPr>
                <w:ind w:left="0" w:firstLine="720"/>
              </w:pPr>
            </w:pPrChange>
          </w:pPr>
          <w:sdt>
            <w:sdtPr>
              <w:id w:val="-699175085"/>
              <w:tag w:val="goog_rdk_847"/>
            </w:sdtPr>
            <w:sdtContent>
              <w:ins w:author="Anonymous" w:id="76" w:date="2026-09-25T06:42:41Z">
                <w:sdt>
                  <w:sdtPr>
                    <w:id w:val="949536257"/>
                    <w:tag w:val="goog_rdk_848"/>
                  </w:sdtPr>
                  <w:sdtContent>
                    <w:del w:author="Nivesh" w:id="19" w:date="2026-09-25T10:03:37Z">
                      <w:sdt>
                        <w:sdtPr>
                          <w:alias w:val="Review status"/>
                          <w:id w:val="1241568551"/>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Content>
          </w:sdt>
          <w:sdt>
            <w:sdtPr>
              <w:id w:val="362750889"/>
              <w:tag w:val="goog_rdk_849"/>
            </w:sdtPr>
            <w:sdtContent>
              <w:del w:author="Nivesh" w:id="19" w:date="2026-09-25T10:03:37Z"/>
            </w:sdtContent>
          </w:sdt>
          <w:sdt>
            <w:sdtPr>
              <w:id w:val="1075586051"/>
              <w:tag w:val="goog_rdk_850"/>
            </w:sdtPr>
            <w:sdtContent>
              <w:ins w:author="Tamil Selvan" w:id="77" w:date="2026-09-23T06:19:35Z">
                <w:sdt>
                  <w:sdtPr>
                    <w:id w:val="-398060960"/>
                    <w:tag w:val="goog_rdk_851"/>
                  </w:sdtPr>
                  <w:sdtContent>
                    <w:del w:author="Nivesh" w:id="19" w:date="2026-09-25T10:03:37Z"/>
                  </w:sdtContent>
                </w:sdt>
              </w:ins>
              <w:sdt>
                <w:sdtPr>
                  <w:id w:val="-1800281821"/>
                  <w:tag w:val="goog_rdk_852"/>
                </w:sdtPr>
                <w:sdtContent>
                  <w:ins w:author="Tamil Selvan" w:id="77" w:date="2026-09-23T06:19:35Z">
                    <w:del w:author="Nivesh" w:id="19" w:date="2026-09-25T10:03:37Z">
                      <w:r w:rsidDel="00000000" w:rsidR="00000000" w:rsidRPr="00000000">
                        <w:rPr>
                          <w:rtl w:val="0"/>
                        </w:rPr>
                      </w:r>
                    </w:del>
                  </w:ins>
                </w:sdtContent>
              </w:sdt>
              <w:ins w:author="Tamil Selvan" w:id="77" w:date="2026-09-23T06:19:35Z">
                <w:del w:author="Nivesh" w:id="19" w:date="2026-09-25T10:03:37Z"/>
              </w:ins>
            </w:sdtContent>
          </w:sdt>
        </w:p>
      </w:sdtContent>
    </w:sdt>
    <w:sdt>
      <w:sdtPr>
        <w:id w:val="700753119"/>
        <w:tag w:val="goog_rdk_870"/>
      </w:sdtPr>
      <w:sdtContent>
        <w:p w:rsidR="00000000" w:rsidDel="00000000" w:rsidP="00000000" w:rsidRDefault="00000000" w:rsidRPr="00000000" w14:paraId="00000093">
          <w:pPr>
            <w:ind w:firstLine="2160"/>
            <w:rPr>
              <w:ins w:author="Jeevitha Jeevi" w:id="81" w:date="2026-09-23T05:02:18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Manikandan" w:id="0" w:date="2026-09-24T12:41:28Z">
              <w:pPr>
                <w:ind w:left="0" w:firstLine="0"/>
              </w:pPr>
            </w:pPrChange>
          </w:pPr>
          <w:sdt>
            <w:sdtPr>
              <w:id w:val="254122450"/>
              <w:tag w:val="goog_rdk_857"/>
            </w:sdtPr>
            <w:sdtContent>
              <w:ins w:author="Anonymous" w:id="79" w:date="2026-09-23T05:20:00Z">
                <w:sdt>
                  <w:sdtPr>
                    <w:id w:val="858176990"/>
                    <w:tag w:val="goog_rdk_858"/>
                  </w:sdtPr>
                  <w:sdtContent>
                    <w:del w:author="Nivesh" w:id="19" w:date="2026-09-25T10:03:37Z"/>
                  </w:sdtContent>
                </w:sdt>
              </w:ins>
              <w:sdt>
                <w:sdtPr>
                  <w:id w:val="-674061634"/>
                  <w:tag w:val="goog_rdk_859"/>
                </w:sdtPr>
                <w:sdtContent>
                  <w:ins w:author="Anonymous" w:id="79" w:date="2026-09-23T05:20:00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w:delText>
                      </w:r>
                    </w:del>
                  </w:ins>
                </w:sdtContent>
              </w:sdt>
              <w:ins w:author="Anonymous" w:id="79" w:date="2026-09-23T05:20:00Z">
                <w:del w:author="Nivesh" w:id="19" w:date="2026-09-25T10:03:37Z"/>
              </w:ins>
            </w:sdtContent>
          </w:sdt>
          <w:sdt>
            <w:sdtPr>
              <w:id w:val="-1654504277"/>
              <w:tag w:val="goog_rdk_860"/>
            </w:sdtPr>
            <w:sdtContent>
              <w:del w:author="Nivesh" w:id="19" w:date="2026-09-25T10:03:37Z"/>
            </w:sdtContent>
          </w:sdt>
          <w:sdt>
            <w:sdtPr>
              <w:id w:val="935558316"/>
              <w:tag w:val="goog_rdk_861"/>
            </w:sdtPr>
            <w:sdtContent>
              <w:ins w:author="Rahul .R" w:id="80" w:date="2026-09-23T05:12:42Z">
                <w:sdt>
                  <w:sdtPr>
                    <w:id w:val="-1983781195"/>
                    <w:tag w:val="goog_rdk_862"/>
                  </w:sdtPr>
                  <w:sdtContent>
                    <w:del w:author="Nivesh" w:id="19" w:date="2026-09-25T10:03:37Z"/>
                  </w:sdtContent>
                </w:sdt>
              </w:ins>
              <w:sdt>
                <w:sdtPr>
                  <w:id w:val="-1425051326"/>
                  <w:tag w:val="goog_rdk_863"/>
                </w:sdtPr>
                <w:sdtContent>
                  <w:ins w:author="Rahul .R" w:id="80" w:date="2026-09-23T05:12:4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Rahul .R" w:id="80" w:date="2026-09-23T05:12:42Z">
                <w:del w:author="Nivesh" w:id="19" w:date="2026-09-25T10:03:37Z"/>
              </w:ins>
            </w:sdtContent>
          </w:sdt>
          <w:sdt>
            <w:sdtPr>
              <w:id w:val="-1080134443"/>
              <w:tag w:val="goog_rdk_864"/>
            </w:sdtPr>
            <w:sdtContent>
              <w:del w:author="Nivesh" w:id="19" w:date="2026-09-25T10:03:37Z"/>
            </w:sdtContent>
          </w:sdt>
          <w:sdt>
            <w:sdtPr>
              <w:id w:val="-494833051"/>
              <w:tag w:val="goog_rdk_865"/>
            </w:sdtPr>
            <w:sdtContent>
              <w:ins w:author="Jeevitha Jeevi" w:id="81" w:date="2026-09-23T05:02:18Z">
                <w:sdt>
                  <w:sdtPr>
                    <w:id w:val="403777820"/>
                    <w:tag w:val="goog_rdk_866"/>
                  </w:sdtPr>
                  <w:sdtContent>
                    <w:del w:author="Nivesh" w:id="19" w:date="2026-09-25T10:03:37Z"/>
                  </w:sdtContent>
                </w:sdt>
              </w:ins>
              <w:sdt>
                <w:sdtPr>
                  <w:id w:val="-1020309854"/>
                  <w:tag w:val="goog_rdk_867"/>
                </w:sdtPr>
                <w:sdtContent>
                  <w:commentRangeStart w:id="0"/>
                </w:sdtContent>
              </w:sdt>
              <w:ins w:author="Jeevitha Jeevi" w:id="81" w:date="2026-09-23T05:02:18Z">
                <w:del w:author="Nivesh" w:id="19" w:date="2026-09-25T10:03:37Z">
                  <w:sdt>
                    <w:sdtPr>
                      <w:id w:val="-1166134570"/>
                      <w:tag w:val="goog_rdk_868"/>
                    </w:sdtPr>
                    <w:sdtContent>
                      <w:commentRangeStart w:id="0"/>
                    </w:sdtContent>
                  </w:sdt>
                  <w:commentRangeEnd w:id="0"/>
                  <w:r w:rsidDel="00000000" w:rsidR="00000000" w:rsidRPr="00000000">
                    <w:commentReference w:id="0"/>
                  </w:r>
                  <w:sdt>
                    <w:sdtPr>
                      <w:id w:val="-265302340"/>
                      <w:tag w:val="goog_rdk_869"/>
                    </w:sdtPr>
                    <w:sdtContent>
                      <w:r w:rsidDel="00000000" w:rsidR="00000000" w:rsidRPr="00000000">
                        <w:rPr>
                          <w:rtl w:val="0"/>
                        </w:rPr>
                      </w:r>
                    </w:sdtContent>
                  </w:sdt>
                </w:del>
              </w:ins>
            </w:sdtContent>
          </w:sdt>
        </w:p>
      </w:sdtContent>
    </w:sdt>
    <w:sdt>
      <w:sdtPr>
        <w:id w:val="764200493"/>
        <w:tag w:val="goog_rdk_882"/>
      </w:sdtPr>
      <w:sdtContent>
        <w:p w:rsidR="00000000" w:rsidDel="00000000" w:rsidP="00000000" w:rsidRDefault="00000000" w:rsidRPr="00000000" w14:paraId="00000094">
          <w:pPr>
            <w:ind w:left="0" w:firstLine="0"/>
            <w:rPr>
              <w:ins w:author="Sana Safeera" w:id="84" w:date="2026-09-22T11:46:58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764232"/>
              <w:tag w:val="goog_rdk_871"/>
            </w:sdtPr>
            <w:sdtContent>
              <w:ins w:author="Jeevitha Jeevi" w:id="81" w:date="2026-09-23T05:02:18Z">
                <w:sdt>
                  <w:sdtPr>
                    <w:id w:val="1407868782"/>
                    <w:tag w:val="goog_rdk_872"/>
                  </w:sdtPr>
                  <w:sdtContent>
                    <w:del w:author="Nivesh" w:id="19" w:date="2026-09-25T10:03:37Z"/>
                  </w:sdtContent>
                </w:sdt>
              </w:ins>
              <w:sdt>
                <w:sdtPr>
                  <w:id w:val="-1880846230"/>
                  <w:tag w:val="goog_rdk_873"/>
                </w:sdtPr>
                <w:sdtContent>
                  <w:ins w:author="Jeevitha Jeevi" w:id="81" w:date="2026-09-23T05:02:18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Jeevitha Jeevi" w:id="81" w:date="2026-09-23T05:02:18Z">
                <w:del w:author="Nivesh" w:id="19" w:date="2026-09-25T10:03:37Z"/>
              </w:ins>
            </w:sdtContent>
          </w:sdt>
          <w:sdt>
            <w:sdtPr>
              <w:id w:val="-1385256552"/>
              <w:tag w:val="goog_rdk_874"/>
            </w:sdtPr>
            <w:sdtContent>
              <w:del w:author="Nivesh" w:id="19" w:date="2026-09-25T10:03:37Z"/>
            </w:sdtContent>
          </w:sdt>
          <w:sdt>
            <w:sdtPr>
              <w:id w:val="-1143962299"/>
              <w:tag w:val="goog_rdk_875"/>
            </w:sdtPr>
            <w:sdtContent>
              <w:ins w:author="Munisha" w:id="83" w:date="2026-09-22T12:58:12Z">
                <w:sdt>
                  <w:sdtPr>
                    <w:id w:val="35361637"/>
                    <w:tag w:val="goog_rdk_876"/>
                  </w:sdtPr>
                  <w:sdtContent>
                    <w:del w:author="Nivesh" w:id="19" w:date="2026-09-25T10:03:37Z"/>
                  </w:sdtContent>
                </w:sdt>
              </w:ins>
              <w:sdt>
                <w:sdtPr>
                  <w:id w:val="-1357790441"/>
                  <w:tag w:val="goog_rdk_877"/>
                </w:sdtPr>
                <w:sdtContent>
                  <w:ins w:author="Munisha" w:id="83" w:date="2026-09-22T12:58:1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unisha" w:id="83" w:date="2026-09-22T12:58:12Z">
                <w:del w:author="Nivesh" w:id="19" w:date="2026-09-25T10:03:37Z"/>
              </w:ins>
            </w:sdtContent>
          </w:sdt>
          <w:sdt>
            <w:sdtPr>
              <w:id w:val="-1844608027"/>
              <w:tag w:val="goog_rdk_878"/>
            </w:sdtPr>
            <w:sdtContent>
              <w:del w:author="Nivesh" w:id="19" w:date="2026-09-25T10:03:37Z"/>
            </w:sdtContent>
          </w:sdt>
          <w:sdt>
            <w:sdtPr>
              <w:id w:val="173354291"/>
              <w:tag w:val="goog_rdk_879"/>
            </w:sdtPr>
            <w:sdtContent>
              <w:ins w:author="Sana Safeera" w:id="84" w:date="2026-09-22T11:46:58Z">
                <w:sdt>
                  <w:sdtPr>
                    <w:id w:val="926365567"/>
                    <w:tag w:val="goog_rdk_880"/>
                  </w:sdtPr>
                  <w:sdtContent>
                    <w:del w:author="Nivesh" w:id="19" w:date="2026-09-25T10:03:37Z"/>
                  </w:sdtContent>
                </w:sdt>
              </w:ins>
              <w:sdt>
                <w:sdtPr>
                  <w:id w:val="-893780251"/>
                  <w:tag w:val="goog_rdk_881"/>
                </w:sdtPr>
                <w:sdtContent>
                  <w:ins w:author="Sana Safeera" w:id="84" w:date="2026-09-22T11:46:58Z">
                    <w:del w:author="Nivesh" w:id="19" w:date="2026-09-25T10:03:37Z">
                      <w:r w:rsidDel="00000000" w:rsidR="00000000" w:rsidRPr="00000000">
                        <w:rPr>
                          <w:rtl w:val="0"/>
                        </w:rPr>
                      </w:r>
                    </w:del>
                  </w:ins>
                </w:sdtContent>
              </w:sdt>
              <w:ins w:author="Sana Safeera" w:id="84" w:date="2026-09-22T11:46:58Z">
                <w:del w:author="Nivesh" w:id="19" w:date="2026-09-25T10:03:37Z"/>
              </w:ins>
            </w:sdtContent>
          </w:sdt>
        </w:p>
      </w:sdtContent>
    </w:sdt>
    <w:sdt>
      <w:sdtPr>
        <w:id w:val="-668555416"/>
        <w:tag w:val="goog_rdk_902"/>
      </w:sdtPr>
      <w:sdtContent>
        <w:p w:rsidR="00000000" w:rsidDel="00000000" w:rsidP="00000000" w:rsidRDefault="00000000" w:rsidRPr="00000000" w14:paraId="00000095">
          <w:pPr>
            <w:ind w:left="0" w:firstLine="0"/>
            <w:rPr>
              <w:ins w:author="Murugeswari" w:id="89" w:date="2026-09-22T06:21:5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9012331"/>
              <w:tag w:val="goog_rdk_886"/>
            </w:sdtPr>
            <w:sdtContent>
              <w:ins w:author="Nishanth" w:id="85" w:date="2026-09-23T16:04:59Z">
                <w:sdt>
                  <w:sdtPr>
                    <w:id w:val="1299197885"/>
                    <w:tag w:val="goog_rdk_88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1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668561798"/>
              <w:tag w:val="goog_rdk_888"/>
            </w:sdtPr>
            <w:sdtContent>
              <w:del w:author="Nivesh" w:id="19" w:date="2026-09-25T10:03:37Z"/>
            </w:sdtContent>
          </w:sdt>
          <w:sdt>
            <w:sdtPr>
              <w:id w:val="1562132178"/>
              <w:tag w:val="goog_rdk_889"/>
            </w:sdtPr>
            <w:sdtContent>
              <w:ins w:author="Dinesh Official" w:id="86" w:date="2026-09-22T13:17:14Z">
                <w:sdt>
                  <w:sdtPr>
                    <w:id w:val="370440368"/>
                    <w:tag w:val="goog_rdk_890"/>
                  </w:sdtPr>
                  <w:sdtContent>
                    <w:del w:author="Nivesh" w:id="19" w:date="2026-09-25T10:03:37Z"/>
                  </w:sdtContent>
                </w:sdt>
              </w:ins>
              <w:sdt>
                <w:sdtPr>
                  <w:id w:val="-456899139"/>
                  <w:tag w:val="goog_rdk_891"/>
                </w:sdtPr>
                <w:sdtContent>
                  <w:ins w:author="Dinesh Official" w:id="86" w:date="2026-09-22T13:17:1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Dinesh Official" w:id="86" w:date="2026-09-22T13:17:14Z">
                <w:del w:author="Nivesh" w:id="19" w:date="2026-09-25T10:03:37Z"/>
              </w:ins>
            </w:sdtContent>
          </w:sdt>
          <w:sdt>
            <w:sdtPr>
              <w:id w:val="-1283090409"/>
              <w:tag w:val="goog_rdk_892"/>
            </w:sdtPr>
            <w:sdtContent>
              <w:del w:author="Nivesh" w:id="19" w:date="2026-09-25T10:03:37Z"/>
            </w:sdtContent>
          </w:sdt>
          <w:sdt>
            <w:sdtPr>
              <w:id w:val="-2128818823"/>
              <w:tag w:val="goog_rdk_893"/>
            </w:sdtPr>
            <w:sdtContent>
              <w:ins w:author="Sabaresh Waran" w:id="87" w:date="2026-09-25T05:05:41Z">
                <w:sdt>
                  <w:sdtPr>
                    <w:id w:val="1797068196"/>
                    <w:tag w:val="goog_rdk_894"/>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3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804946968"/>
              <w:tag w:val="goog_rdk_895"/>
            </w:sdtPr>
            <w:sdtContent>
              <w:del w:author="Nivesh" w:id="19" w:date="2026-09-25T10:03:37Z"/>
            </w:sdtContent>
          </w:sdt>
          <w:sdt>
            <w:sdtPr>
              <w:id w:val="717101509"/>
              <w:tag w:val="goog_rdk_896"/>
            </w:sdtPr>
            <w:sdtContent>
              <w:ins w:author="Harul prasath" w:id="88" w:date="2026-09-24T05:23:44Z">
                <w:sdt>
                  <w:sdtPr>
                    <w:id w:val="-875721623"/>
                    <w:tag w:val="goog_rdk_89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7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927773112"/>
              <w:tag w:val="goog_rdk_898"/>
            </w:sdtPr>
            <w:sdtContent>
              <w:del w:author="Nivesh" w:id="19" w:date="2026-09-25T10:03:37Z"/>
            </w:sdtContent>
          </w:sdt>
          <w:sdt>
            <w:sdtPr>
              <w:id w:val="1029196736"/>
              <w:tag w:val="goog_rdk_899"/>
            </w:sdtPr>
            <w:sdtContent>
              <w:ins w:author="Murugeswari" w:id="89" w:date="2026-09-22T06:21:54Z">
                <w:sdt>
                  <w:sdtPr>
                    <w:id w:val="-785198037"/>
                    <w:tag w:val="goog_rdk_900"/>
                  </w:sdtPr>
                  <w:sdtContent>
                    <w:del w:author="Nivesh" w:id="19" w:date="2026-09-25T10:03:37Z"/>
                  </w:sdtContent>
                </w:sdt>
              </w:ins>
              <w:sdt>
                <w:sdtPr>
                  <w:id w:val="567561126"/>
                  <w:tag w:val="goog_rdk_901"/>
                </w:sdtPr>
                <w:sdtContent>
                  <w:ins w:author="Murugeswari" w:id="89" w:date="2026-09-22T06:21:54Z">
                    <w:del w:author="Nivesh" w:id="19" w:date="2026-09-25T10:03:37Z">
                      <w:r w:rsidDel="00000000" w:rsidR="00000000" w:rsidRPr="00000000">
                        <w:rPr>
                          <w:rtl w:val="0"/>
                        </w:rPr>
                      </w:r>
                    </w:del>
                  </w:ins>
                </w:sdtContent>
              </w:sdt>
              <w:ins w:author="Murugeswari" w:id="89" w:date="2026-09-22T06:21:54Z">
                <w:del w:author="Nivesh" w:id="19" w:date="2026-09-25T10:03:37Z"/>
              </w:ins>
            </w:sdtContent>
          </w:sdt>
        </w:p>
      </w:sdtContent>
    </w:sdt>
    <w:sdt>
      <w:sdtPr>
        <w:id w:val="-1348149622"/>
        <w:tag w:val="goog_rdk_911"/>
      </w:sdtPr>
      <w:sdtContent>
        <w:p w:rsidR="00000000" w:rsidDel="00000000" w:rsidP="00000000" w:rsidRDefault="00000000" w:rsidRPr="00000000" w14:paraId="00000096">
          <w:pPr>
            <w:ind w:left="0" w:firstLine="0"/>
            <w:rPr>
              <w:del w:author="Nivesh" w:id="19" w:date="2026-09-25T10:03:37Z"/>
              <w:rPrChange w:author="Nivesh" w:id="42" w:date="2026-09-25T10:03:37Z">
                <w:rPr/>
              </w:rPrChange>
            </w:rPr>
            <w:pPrChange w:author="Anonymous" w:id="0" w:date="2026-09-22T04:17:16Z">
              <w:pPr/>
            </w:pPrChange>
          </w:pPr>
          <w:sdt>
            <w:sdtPr>
              <w:id w:val="1565748274"/>
              <w:tag w:val="goog_rdk_906"/>
            </w:sdtPr>
            <w:sdtContent>
              <w:ins w:author="Akalya Jothiposs" w:id="90" w:date="2026-09-22T04:57:27Z">
                <w:sdt>
                  <w:sdtPr>
                    <w:id w:val="-442797478"/>
                    <w:tag w:val="goog_rdk_907"/>
                  </w:sdtPr>
                  <w:sdtContent>
                    <w:del w:author="Nivesh" w:id="19" w:date="2026-09-25T10:03:37Z"/>
                  </w:sdtContent>
                </w:sdt>
              </w:ins>
              <w:sdt>
                <w:sdtPr>
                  <w:id w:val="671055956"/>
                  <w:tag w:val="goog_rdk_908"/>
                </w:sdtPr>
                <w:sdtContent>
                  <w:ins w:author="Akalya Jothiposs" w:id="90" w:date="2026-09-22T04:57:2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alya Jothiposs" w:id="90" w:date="2026-09-22T04:57:27Z">
                <w:del w:author="Nivesh" w:id="19" w:date="2026-09-25T10:03:37Z"/>
              </w:ins>
            </w:sdtContent>
          </w:sdt>
          <w:sdt>
            <w:sdtPr>
              <w:id w:val="238945255"/>
              <w:tag w:val="goog_rdk_909"/>
            </w:sdtPr>
            <w:sdtContent>
              <w:del w:author="Nivesh" w:id="19" w:date="2026-09-25T10:03:37Z"/>
              <w:sdt>
                <w:sdtPr>
                  <w:id w:val="-1388450692"/>
                  <w:tag w:val="goog_rdk_910"/>
                </w:sdtPr>
                <w:sdtContent>
                  <w:del w:author="Nivesh" w:id="19" w:date="2026-09-25T10:03:37Z">
                    <w:r w:rsidDel="00000000" w:rsidR="00000000" w:rsidRPr="00000000">
                      <w:rPr>
                        <w:rtl w:val="0"/>
                      </w:rPr>
                    </w:r>
                  </w:del>
                </w:sdtContent>
              </w:sdt>
              <w:del w:author="Nivesh" w:id="19" w:date="2026-09-25T10:03:37Z"/>
            </w:sdtContent>
          </w:sdt>
        </w:p>
      </w:sdtContent>
    </w:sdt>
    <w:sdt>
      <w:sdtPr>
        <w:id w:val="1281269960"/>
        <w:tag w:val="goog_rdk_917"/>
      </w:sdtPr>
      <w:sdtContent>
        <w:p w:rsidR="00000000" w:rsidDel="00000000" w:rsidP="00000000" w:rsidRDefault="00000000" w:rsidRPr="00000000" w14:paraId="00000097">
          <w:pPr>
            <w:jc w:val="center"/>
            <w:rPr>
              <w:ins w:author="Shruthi Ratha" w:id="92" w:date="2026-09-23T12:31:18Z"/>
              <w:del w:author="Nivesh" w:id="19" w:date="2026-09-25T10:03:37Z"/>
              <w:rPrChange w:author="Nivesh" w:id="42" w:date="2026-09-25T10:03:37Z">
                <w:rPr/>
              </w:rPrChange>
            </w:rPr>
          </w:pPr>
          <w:sdt>
            <w:sdtPr>
              <w:id w:val="956799183"/>
              <w:tag w:val="goog_rdk_914"/>
            </w:sdtPr>
            <w:sdtContent>
              <w:ins w:author="Shruthi Ratha" w:id="92" w:date="2026-09-23T12:31:18Z">
                <w:sdt>
                  <w:sdtPr>
                    <w:id w:val="-1118748974"/>
                    <w:tag w:val="goog_rdk_915"/>
                  </w:sdtPr>
                  <w:sdtContent>
                    <w:del w:author="Nivesh" w:id="19" w:date="2026-09-25T10:03:37Z"/>
                  </w:sdtContent>
                </w:sdt>
              </w:ins>
              <w:sdt>
                <w:sdtPr>
                  <w:id w:val="1459373338"/>
                  <w:tag w:val="goog_rdk_916"/>
                </w:sdtPr>
                <w:sdtContent>
                  <w:ins w:author="Shruthi Ratha" w:id="92" w:date="2026-09-23T12:31:18Z">
                    <w:del w:author="Nivesh" w:id="19" w:date="2026-09-25T10:03:37Z">
                      <w:r w:rsidDel="00000000" w:rsidR="00000000" w:rsidRPr="00000000">
                        <w:rPr>
                          <w:rtl w:val="0"/>
                        </w:rPr>
                      </w:r>
                    </w:del>
                  </w:ins>
                </w:sdtContent>
              </w:sdt>
              <w:ins w:author="Shruthi Ratha" w:id="92" w:date="2026-09-23T12:31:18Z">
                <w:del w:author="Nivesh" w:id="19" w:date="2026-09-25T10:03:37Z"/>
              </w:ins>
            </w:sdtContent>
          </w:sdt>
        </w:p>
      </w:sdtContent>
    </w:sdt>
    <w:sdt>
      <w:sdtPr>
        <w:id w:val="21702382"/>
        <w:tag w:val="goog_rdk_922"/>
      </w:sdtPr>
      <w:sdtContent>
        <w:p w:rsidR="00000000" w:rsidDel="00000000" w:rsidP="00000000" w:rsidRDefault="00000000" w:rsidRPr="00000000" w14:paraId="00000098">
          <w:pPr>
            <w:jc w:val="center"/>
            <w:rPr>
              <w:del w:author="Nivesh" w:id="19" w:date="2026-09-25T10:03:37Z"/>
              <w:rPrChange w:author="Nivesh" w:id="42" w:date="2026-09-25T10:03:37Z">
                <w:rPr>
                  <w:rFonts w:ascii="Cambria" w:cs="Cambria" w:eastAsia="Cambria" w:hAnsi="Cambria"/>
                  <w:b w:val="1"/>
                  <w:bCs w:val="1"/>
                  <w:color w:val="000000"/>
                  <w:sz w:val="30"/>
                  <w:szCs w:val="30"/>
                  <w:u w:val="single"/>
                </w:rPr>
              </w:rPrChange>
            </w:rPr>
          </w:pPr>
          <w:sdt>
            <w:sdtPr>
              <w:id w:val="-885117249"/>
              <w:tag w:val="goog_rdk_919"/>
            </w:sdtPr>
            <w:sdtContent>
              <w:del w:author="Nivesh" w:id="19" w:date="2026-09-25T10:03:37Z"/>
              <w:sdt>
                <w:sdtPr>
                  <w:id w:val="592826109"/>
                  <w:tag w:val="goog_rdk_920"/>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30"/>
                            <w:szCs w:val="30"/>
                            <w:u w:val="single"/>
                          </w:rPr>
                        </w:rPrChange>
                      </w:rPr>
                      <w:delText xml:space="preserve">EduGenie: Google Gemini Powered Learning Assistant</w:delText>
                    </w:r>
                  </w:del>
                </w:sdtContent>
              </w:sdt>
              <w:del w:author="Nivesh" w:id="19" w:date="2026-09-25T10:03:37Z">
                <w:sdt>
                  <w:sdtPr>
                    <w:id w:val="1833494757"/>
                    <w:tag w:val="goog_rdk_921"/>
                  </w:sdtPr>
                  <w:sdtContent>
                    <w:r w:rsidDel="00000000" w:rsidR="00000000" w:rsidRPr="00000000">
                      <w:rPr>
                        <w:rtl w:val="0"/>
                      </w:rPr>
                    </w:r>
                  </w:sdtContent>
                </w:sdt>
              </w:del>
            </w:sdtContent>
          </w:sdt>
        </w:p>
      </w:sdtContent>
    </w:sdt>
    <w:sdt>
      <w:sdtPr>
        <w:id w:val="32381288"/>
        <w:tag w:val="goog_rdk_925"/>
      </w:sdtPr>
      <w:sdtContent>
        <w:p w:rsidR="00000000" w:rsidDel="00000000" w:rsidP="00000000" w:rsidRDefault="00000000" w:rsidRPr="00000000" w14:paraId="00000099">
          <w:pPr>
            <w:jc w:val="center"/>
            <w:rPr>
              <w:del w:author="Nivesh" w:id="19" w:date="2026-09-25T10:03:37Z"/>
              <w:rPrChange w:author="Nivesh" w:id="42" w:date="2026-09-25T10:03:37Z">
                <w:rPr>
                  <w:rFonts w:ascii="Cambria" w:cs="Cambria" w:eastAsia="Cambria" w:hAnsi="Cambria"/>
                  <w:color w:val="000000"/>
                  <w:sz w:val="27"/>
                  <w:szCs w:val="27"/>
                </w:rPr>
              </w:rPrChange>
            </w:rPr>
            <w:pPrChange w:author="Deepa" w:id="0" w:date="2026-09-24T06:28:56Z">
              <w:pPr/>
            </w:pPrChange>
          </w:pPr>
          <w:sdt>
            <w:sdtPr>
              <w:id w:val="331676629"/>
              <w:tag w:val="goog_rdk_923"/>
            </w:sdtPr>
            <w:sdtContent>
              <w:del w:author="Nivesh" w:id="19" w:date="2026-09-25T10:03:37Z"/>
              <w:sdt>
                <w:sdtPr>
                  <w:id w:val="-788905114"/>
                  <w:tag w:val="goog_rdk_924"/>
                </w:sdtPr>
                <w:sdtContent>
                  <w:del w:author="Nivesh" w:id="19" w:date="2026-09-25T10:03:37Z">
                    <w:r w:rsidDel="00000000" w:rsidR="00000000" w:rsidRPr="00000000">
                      <w:rPr>
                        <w:rtl w:val="0"/>
                      </w:rPr>
                    </w:r>
                  </w:del>
                </w:sdtContent>
              </w:sdt>
              <w:del w:author="Nivesh" w:id="19" w:date="2026-09-25T10:03:37Z"/>
            </w:sdtContent>
          </w:sdt>
        </w:p>
      </w:sdtContent>
    </w:sdt>
    <w:sdt>
      <w:sdtPr>
        <w:id w:val="-1826977600"/>
        <w:tag w:val="goog_rdk_928"/>
      </w:sdtPr>
      <w:sdtContent>
        <w:p w:rsidR="00000000" w:rsidDel="00000000" w:rsidP="00000000" w:rsidRDefault="00000000" w:rsidRPr="00000000" w14:paraId="0000009A">
          <w:pPr>
            <w:rPr>
              <w:del w:author="Nivesh" w:id="19" w:date="2026-09-25T10:03:37Z"/>
              <w:rPrChange w:author="Nivesh" w:id="42" w:date="2026-09-25T10:03:37Z">
                <w:rPr>
                  <w:rFonts w:ascii="Cambria" w:cs="Cambria" w:eastAsia="Cambria" w:hAnsi="Cambria"/>
                  <w:b w:val="1"/>
                  <w:bCs w:val="1"/>
                  <w:color w:val="000000"/>
                </w:rPr>
              </w:rPrChange>
            </w:rPr>
          </w:pPr>
          <w:sdt>
            <w:sdtPr>
              <w:id w:val="818654828"/>
              <w:tag w:val="goog_rdk_926"/>
            </w:sdtPr>
            <w:sdtContent>
              <w:del w:author="Nivesh" w:id="19" w:date="2026-09-25T10:03:37Z"/>
              <w:sdt>
                <w:sdtPr>
                  <w:id w:val="-346991358"/>
                  <w:tag w:val="goog_rdk_92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Project Description</w:delText>
                    </w:r>
                  </w:del>
                </w:sdtContent>
              </w:sdt>
              <w:del w:author="Nivesh" w:id="19" w:date="2026-09-25T10:03:37Z"/>
            </w:sdtContent>
          </w:sdt>
        </w:p>
      </w:sdtContent>
    </w:sdt>
    <w:sdt>
      <w:sdtPr>
        <w:id w:val="1842446906"/>
        <w:tag w:val="goog_rdk_931"/>
      </w:sdtPr>
      <w:sdtContent>
        <w:p w:rsidR="00000000" w:rsidDel="00000000" w:rsidP="00000000" w:rsidRDefault="00000000" w:rsidRPr="00000000" w14:paraId="0000009B">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998379278"/>
              <w:tag w:val="goog_rdk_929"/>
            </w:sdtPr>
            <w:sdtContent>
              <w:del w:author="Nivesh" w:id="19" w:date="2026-09-25T10:03:37Z"/>
              <w:sdt>
                <w:sdtPr>
                  <w:id w:val="-1941225471"/>
                  <w:tag w:val="goog_rdk_93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is a lightweight AI-powered educational assistant that simplifies learning through generative AI. Designed for students of all academic levels, EduGenie enables users to:</w:delText>
                    </w:r>
                  </w:del>
                </w:sdtContent>
              </w:sdt>
              <w:del w:author="Nivesh" w:id="19" w:date="2026-09-25T10:03:37Z"/>
            </w:sdtContent>
          </w:sdt>
        </w:p>
      </w:sdtContent>
    </w:sdt>
    <w:sdt>
      <w:sdtPr>
        <w:id w:val="457918072"/>
        <w:tag w:val="goog_rdk_935"/>
      </w:sdtPr>
      <w:sdtContent>
        <w:p w:rsidR="00000000" w:rsidDel="00000000" w:rsidP="00000000" w:rsidRDefault="00000000" w:rsidRPr="00000000" w14:paraId="0000009C">
          <w:pPr>
            <w:numPr>
              <w:ilvl w:val="0"/>
              <w:numId w:val="5"/>
            </w:numPr>
            <w:ind w:left="720" w:hanging="36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Priyadharshini G" w:id="94" w:date="2026-09-24T08:57:33Z">
                <w:rPr>
                  <w:rFonts w:ascii="Cambria" w:cs="Cambria" w:eastAsia="Cambria" w:hAnsi="Cambria"/>
                  <w:color w:val="000000"/>
                  <w:sz w:val="22"/>
                  <w:szCs w:val="22"/>
                </w:rPr>
              </w:rPrChange>
            </w:rPr>
            <w:pPrChange w:author="Priyadharshini G" w:id="0" w:date="2026-09-24T08:57:33Z">
              <w:pPr>
                <w:numPr>
                  <w:ilvl w:val="0"/>
                  <w:numId w:val="5"/>
                </w:numPr>
                <w:spacing w:after="0" w:before="280" w:line="240" w:lineRule="auto"/>
                <w:ind w:left="720" w:hanging="360"/>
                <w:jc w:val="both"/>
              </w:pPr>
            </w:pPrChange>
          </w:pPr>
          <w:sdt>
            <w:sdtPr>
              <w:id w:val="-152295012"/>
              <w:tag w:val="goog_rdk_932"/>
            </w:sdtPr>
            <w:sdtContent>
              <w:del w:author="Nivesh" w:id="19" w:date="2026-09-25T10:03:37Z"/>
              <w:sdt>
                <w:sdtPr>
                  <w:id w:val="-1837402972"/>
                  <w:tag w:val="goog_rdk_93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Ask questions and receive smart, concise answers</w:delText>
                    </w:r>
                  </w:del>
                </w:sdtContent>
              </w:sdt>
              <w:del w:author="Nivesh" w:id="19" w:date="2026-09-25T10:03:37Z">
                <w:sdt>
                  <w:sdtPr>
                    <w:id w:val="-1394693195"/>
                    <w:tag w:val="goog_rdk_934"/>
                  </w:sdtPr>
                  <w:sdtContent>
                    <w:r w:rsidDel="00000000" w:rsidR="00000000" w:rsidRPr="00000000">
                      <w:rPr>
                        <w:rtl w:val="0"/>
                      </w:rPr>
                    </w:r>
                  </w:sdtContent>
                </w:sdt>
              </w:del>
            </w:sdtContent>
          </w:sdt>
        </w:p>
      </w:sdtContent>
    </w:sdt>
    <w:sdt>
      <w:sdtPr>
        <w:id w:val="1333812530"/>
        <w:tag w:val="goog_rdk_938"/>
      </w:sdtPr>
      <w:sdtContent>
        <w:p w:rsidR="00000000" w:rsidDel="00000000" w:rsidP="00000000" w:rsidRDefault="00000000" w:rsidRPr="00000000" w14:paraId="0000009D">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1153127508"/>
              <w:tag w:val="goog_rdk_936"/>
            </w:sdtPr>
            <w:sdtContent>
              <w:del w:author="Nivesh" w:id="19" w:date="2026-09-25T10:03:37Z"/>
              <w:sdt>
                <w:sdtPr>
                  <w:id w:val="-1259134015"/>
                  <w:tag w:val="goog_rdk_93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Understand complex concepts through simplified explanations</w:delText>
                    </w:r>
                  </w:del>
                </w:sdtContent>
              </w:sdt>
              <w:del w:author="Nivesh" w:id="19" w:date="2026-09-25T10:03:37Z"/>
            </w:sdtContent>
          </w:sdt>
        </w:p>
      </w:sdtContent>
    </w:sdt>
    <w:sdt>
      <w:sdtPr>
        <w:id w:val="707789314"/>
        <w:tag w:val="goog_rdk_941"/>
      </w:sdtPr>
      <w:sdtContent>
        <w:p w:rsidR="00000000" w:rsidDel="00000000" w:rsidP="00000000" w:rsidRDefault="00000000" w:rsidRPr="00000000" w14:paraId="0000009E">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197417856"/>
              <w:tag w:val="goog_rdk_939"/>
            </w:sdtPr>
            <w:sdtContent>
              <w:del w:author="Nivesh" w:id="19" w:date="2026-09-25T10:03:37Z"/>
              <w:sdt>
                <w:sdtPr>
                  <w:id w:val="-1929073053"/>
                  <w:tag w:val="goog_rdk_94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Generate quizzes from topics or text</w:delText>
                    </w:r>
                  </w:del>
                </w:sdtContent>
              </w:sdt>
              <w:del w:author="Nivesh" w:id="19" w:date="2026-09-25T10:03:37Z"/>
            </w:sdtContent>
          </w:sdt>
        </w:p>
      </w:sdtContent>
    </w:sdt>
    <w:sdt>
      <w:sdtPr>
        <w:id w:val="-1485546001"/>
        <w:tag w:val="goog_rdk_944"/>
      </w:sdtPr>
      <w:sdtContent>
        <w:p w:rsidR="00000000" w:rsidDel="00000000" w:rsidP="00000000" w:rsidRDefault="00000000" w:rsidRPr="00000000" w14:paraId="0000009F">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1016999818"/>
              <w:tag w:val="goog_rdk_942"/>
            </w:sdtPr>
            <w:sdtContent>
              <w:del w:author="Nivesh" w:id="19" w:date="2026-09-25T10:03:37Z"/>
              <w:sdt>
                <w:sdtPr>
                  <w:id w:val="-849663290"/>
                  <w:tag w:val="goog_rdk_94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Receive personalized learning recommendations</w:delText>
                    </w:r>
                  </w:del>
                </w:sdtContent>
              </w:sdt>
              <w:del w:author="Nivesh" w:id="19" w:date="2026-09-25T10:03:37Z"/>
            </w:sdtContent>
          </w:sdt>
        </w:p>
      </w:sdtContent>
    </w:sdt>
    <w:sdt>
      <w:sdtPr>
        <w:id w:val="1144761356"/>
        <w:tag w:val="goog_rdk_947"/>
      </w:sdtPr>
      <w:sdtContent>
        <w:p w:rsidR="00000000" w:rsidDel="00000000" w:rsidP="00000000" w:rsidRDefault="00000000" w:rsidRPr="00000000" w14:paraId="000000A0">
          <w:pPr>
            <w:numPr>
              <w:ilvl w:val="0"/>
              <w:numId w:val="5"/>
            </w:numPr>
            <w:spacing w:after="280" w:before="0" w:line="240" w:lineRule="auto"/>
            <w:ind w:left="720" w:hanging="360"/>
            <w:jc w:val="both"/>
            <w:rPr>
              <w:del w:author="Nivesh" w:id="19" w:date="2026-09-25T10:03:37Z"/>
              <w:rFonts w:ascii="Cambria" w:cs="Cambria" w:eastAsia="Cambria" w:hAnsi="Cambria"/>
              <w:color w:val="000000"/>
              <w:sz w:val="22"/>
              <w:szCs w:val="22"/>
            </w:rPr>
          </w:pPr>
          <w:sdt>
            <w:sdtPr>
              <w:id w:val="-786760576"/>
              <w:tag w:val="goog_rdk_945"/>
            </w:sdtPr>
            <w:sdtContent>
              <w:del w:author="Nivesh" w:id="19" w:date="2026-09-25T10:03:37Z"/>
              <w:sdt>
                <w:sdtPr>
                  <w:id w:val="-1029684548"/>
                  <w:tag w:val="goog_rdk_94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Summarize large educational passages</w:delText>
                    </w:r>
                  </w:del>
                </w:sdtContent>
              </w:sdt>
              <w:del w:author="Nivesh" w:id="19" w:date="2026-09-25T10:03:37Z"/>
            </w:sdtContent>
          </w:sdt>
        </w:p>
      </w:sdtContent>
    </w:sdt>
    <w:sdt>
      <w:sdtPr>
        <w:id w:val="436912514"/>
        <w:tag w:val="goog_rdk_970"/>
      </w:sdtPr>
      <w:sdtContent>
        <w:p w:rsidR="00000000" w:rsidDel="00000000" w:rsidP="00000000" w:rsidRDefault="00000000" w:rsidRPr="00000000" w14:paraId="000000A1">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819351067"/>
              <w:tag w:val="goog_rdk_948"/>
            </w:sdtPr>
            <w:sdtContent>
              <w:del w:author="Nivesh" w:id="19" w:date="2026-09-25T10:03:37Z"/>
              <w:sdt>
                <w:sdtPr>
                  <w:id w:val="-1911074987"/>
                  <w:tag w:val="goog_rdk_94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Built with </w:delText>
                    </w:r>
                  </w:del>
                </w:sdtContent>
              </w:sdt>
              <w:del w:author="Nivesh" w:id="19" w:date="2026-09-25T10:03:37Z">
                <w:sdt>
                  <w:sdtPr>
                    <w:id w:val="-1775138207"/>
                    <w:tag w:val="goog_rdk_950"/>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FastAPI</w:delText>
                    </w:r>
                  </w:sdtContent>
                </w:sdt>
                <w:sdt>
                  <w:sdtPr>
                    <w:id w:val="-24638975"/>
                    <w:tag w:val="goog_rdk_95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for the backend and a simple </w:delText>
                    </w:r>
                  </w:sdtContent>
                </w:sdt>
                <w:sdt>
                  <w:sdtPr>
                    <w:id w:val="-530800625"/>
                    <w:tag w:val="goog_rdk_952"/>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HTML+CSS frontend</w:delText>
                    </w:r>
                  </w:sdtContent>
                </w:sdt>
                <w:sdt>
                  <w:sdtPr>
                    <w:id w:val="-713322157"/>
                    <w:tag w:val="goog_rdk_95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EduGeni</w:delText>
                    </w:r>
                  </w:sdtContent>
                </w:sdt>
              </w:del>
            </w:sdtContent>
          </w:sdt>
          <w:sdt>
            <w:sdtPr>
              <w:id w:val="-2074424704"/>
              <w:tag w:val="goog_rdk_954"/>
            </w:sdtPr>
            <w:sdtContent>
              <w:ins w:author="Derison 2008" w:id="95" w:date="2026-09-23T04:04:23Z">
                <w:sdt>
                  <w:sdtPr>
                    <w:id w:val="1466602900"/>
                    <w:tag w:val="goog_rdk_955"/>
                  </w:sdtPr>
                  <w:sdtContent>
                    <w:del w:author="Nivesh" w:id="19" w:date="2026-09-25T10:03:37Z"/>
                  </w:sdtContent>
                </w:sdt>
              </w:ins>
              <w:sdt>
                <w:sdtPr>
                  <w:id w:val="-70581787"/>
                  <w:tag w:val="goog_rdk_956"/>
                </w:sdtPr>
                <w:sdtContent>
                  <w:ins w:author="Derison 2008" w:id="95" w:date="2026-09-23T04:04:23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z</w:delText>
                      </w:r>
                    </w:del>
                  </w:ins>
                </w:sdtContent>
              </w:sdt>
              <w:ins w:author="Derison 2008" w:id="95" w:date="2026-09-23T04:04:23Z">
                <w:del w:author="Nivesh" w:id="19" w:date="2026-09-25T10:03:37Z"/>
              </w:ins>
            </w:sdtContent>
          </w:sdt>
          <w:sdt>
            <w:sdtPr>
              <w:id w:val="-755059001"/>
              <w:tag w:val="goog_rdk_957"/>
            </w:sdtPr>
            <w:sdtContent>
              <w:del w:author="Nivesh" w:id="19" w:date="2026-09-25T10:03:37Z"/>
              <w:sdt>
                <w:sdtPr>
                  <w:id w:val="1135782585"/>
                  <w:tag w:val="goog_rdk_95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 leverages lightweight and cloud-based AI </w:delText>
                    </w:r>
                  </w:del>
                </w:sdtContent>
              </w:sdt>
              <w:del w:author="Nivesh" w:id="19" w:date="2026-09-25T10:03:37Z">
                <w:sdt>
                  <w:sdtPr>
                    <w:id w:val="1960040996"/>
                    <w:tag w:val="goog_rdk_959"/>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models</w:delText>
                    </w:r>
                  </w:sdtContent>
                </w:sdt>
              </w:del>
            </w:sdtContent>
          </w:sdt>
          <w:sdt>
            <w:sdtPr>
              <w:id w:val="194448791"/>
              <w:tag w:val="goog_rdk_960"/>
            </w:sdtPr>
            <w:sdtContent>
              <w:ins w:author="Magesh 2008" w:id="96" w:date="2026-09-23T06:12:11Z">
                <w:sdt>
                  <w:sdtPr>
                    <w:id w:val="1797370247"/>
                    <w:tag w:val="goog_rdk_961"/>
                  </w:sdtPr>
                  <w:sdtContent>
                    <w:del w:author="Nivesh" w:id="19" w:date="2026-09-25T10:03:37Z"/>
                  </w:sdtContent>
                </w:sdt>
              </w:ins>
              <w:sdt>
                <w:sdtPr>
                  <w:id w:val="-1259788181"/>
                  <w:tag w:val="goog_rdk_962"/>
                </w:sdtPr>
                <w:sdtContent>
                  <w:ins w:author="Magesh 2008" w:id="96" w:date="2026-09-23T06:12:1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ac</w:delText>
                      </w:r>
                    </w:del>
                  </w:ins>
                </w:sdtContent>
              </w:sdt>
              <w:ins w:author="Magesh 2008" w:id="96" w:date="2026-09-23T06:12:11Z">
                <w:del w:author="Nivesh" w:id="19" w:date="2026-09-25T10:03:37Z"/>
              </w:ins>
            </w:sdtContent>
          </w:sdt>
          <w:sdt>
            <w:sdtPr>
              <w:id w:val="1788055800"/>
              <w:tag w:val="goog_rdk_963"/>
            </w:sdtPr>
            <w:sdtContent>
              <w:del w:author="Nivesh" w:id="19" w:date="2026-09-25T10:03:37Z"/>
              <w:sdt>
                <w:sdtPr>
                  <w:id w:val="1967786048"/>
                  <w:tag w:val="goog_rdk_96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for local efficiency and cloud power. It works well on devices like the Mac M1, making it accessible to a broad range of learners and developers</w:delText>
                    </w:r>
                  </w:del>
                </w:sdtContent>
              </w:sdt>
              <w:del w:author="Nivesh" w:id="19" w:date="2026-09-25T10:03:37Z"/>
            </w:sdtContent>
          </w:sdt>
          <w:sdt>
            <w:sdtPr>
              <w:id w:val="727833877"/>
              <w:tag w:val="goog_rdk_965"/>
            </w:sdtPr>
            <w:sdtContent>
              <w:ins w:author="Akalya Jothiposs" w:id="97" w:date="2026-09-22T05:32:01Z">
                <w:sdt>
                  <w:sdtPr>
                    <w:id w:val="-740481694"/>
                    <w:tag w:val="goog_rdk_966"/>
                  </w:sdtPr>
                  <w:sdtContent>
                    <w:del w:author="Nivesh" w:id="19" w:date="2026-09-25T10:03:37Z"/>
                  </w:sdtContent>
                </w:sdt>
              </w:ins>
              <w:sdt>
                <w:sdtPr>
                  <w:id w:val="-2094944699"/>
                  <w:tag w:val="goog_rdk_967"/>
                </w:sdtPr>
                <w:sdtContent>
                  <w:ins w:author="Akalya Jothiposs" w:id="97" w:date="2026-09-22T05:32:0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kalya Jothiposs" w:id="97" w:date="2026-09-22T05:32:01Z">
                <w:del w:author="Nivesh" w:id="19" w:date="2026-09-25T10:03:37Z"/>
              </w:ins>
            </w:sdtContent>
          </w:sdt>
          <w:sdt>
            <w:sdtPr>
              <w:id w:val="54619963"/>
              <w:tag w:val="goog_rdk_968"/>
            </w:sdtPr>
            <w:sdtContent>
              <w:del w:author="Nivesh" w:id="19" w:date="2026-09-25T10:03:37Z"/>
              <w:sdt>
                <w:sdtPr>
                  <w:id w:val="-1175161182"/>
                  <w:tag w:val="goog_rdk_96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sdtContent>
              </w:sdt>
              <w:del w:author="Nivesh" w:id="19" w:date="2026-09-25T10:03:37Z"/>
            </w:sdtContent>
          </w:sdt>
        </w:p>
      </w:sdtContent>
    </w:sdt>
    <w:sdt>
      <w:sdtPr>
        <w:id w:val="760627668"/>
        <w:tag w:val="goog_rdk_975"/>
      </w:sdtPr>
      <w:sdtContent>
        <w:p w:rsidR="00000000" w:rsidDel="00000000" w:rsidP="00000000" w:rsidRDefault="00000000" w:rsidRPr="00000000" w14:paraId="000000A2">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
          <w:sdt>
            <w:sdtPr>
              <w:id w:val="651344074"/>
              <w:tag w:val="goog_rdk_971"/>
            </w:sdtPr>
            <w:sdtContent>
              <w:del w:author="Nivesh" w:id="19" w:date="2026-09-25T10:03:37Z"/>
              <w:sdt>
                <w:sdtPr>
                  <w:id w:val="1275748899"/>
                  <w:tag w:val="goog_rdk_97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Scenario</w:delText>
                    </w:r>
                  </w:del>
                </w:sdtContent>
              </w:sdt>
              <w:del w:author="Nivesh" w:id="19" w:date="2026-09-25T10:03:37Z">
                <w:sdt>
                  <w:sdtPr>
                    <w:id w:val="445122835"/>
                    <w:tag w:val="goog_rdk_973"/>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s</w:delText>
                    </w:r>
                  </w:sdtContent>
                </w:sdt>
                <w:sdt>
                  <w:sdtPr>
                    <w:id w:val="991535492"/>
                    <w:tag w:val="goog_rdk_974"/>
                  </w:sdtPr>
                  <w:sdtContent>
                    <w:r w:rsidDel="00000000" w:rsidR="00000000" w:rsidRPr="00000000">
                      <w:rPr>
                        <w:rtl w:val="0"/>
                      </w:rPr>
                    </w:r>
                  </w:sdtContent>
                </w:sdt>
              </w:del>
            </w:sdtContent>
          </w:sdt>
        </w:p>
      </w:sdtContent>
    </w:sdt>
    <w:sdt>
      <w:sdtPr>
        <w:id w:val="1087298535"/>
        <w:tag w:val="goog_rdk_978"/>
      </w:sdtPr>
      <w:sdtContent>
        <w:p w:rsidR="00000000" w:rsidDel="00000000" w:rsidP="00000000" w:rsidRDefault="00000000" w:rsidRPr="00000000" w14:paraId="000000A3">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140414354"/>
              <w:tag w:val="goog_rdk_976"/>
            </w:sdtPr>
            <w:sdtContent>
              <w:del w:author="Nivesh" w:id="19" w:date="2026-09-25T10:03:37Z"/>
              <w:sdt>
                <w:sdtPr>
                  <w:id w:val="-1030198121"/>
                  <w:tag w:val="goog_rdk_97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1: A student wants to know about oceans and rivers uses EduGenie to ask “Which is the largest ocean?”  </w:delText>
                    </w:r>
                  </w:del>
                </w:sdtContent>
              </w:sdt>
              <w:del w:author="Nivesh" w:id="19" w:date="2026-09-25T10:03:37Z"/>
            </w:sdtContent>
          </w:sdt>
        </w:p>
      </w:sdtContent>
    </w:sdt>
    <w:sdt>
      <w:sdtPr>
        <w:id w:val="-1477979798"/>
        <w:tag w:val="goog_rdk_981"/>
      </w:sdtPr>
      <w:sdtContent>
        <w:p w:rsidR="00000000" w:rsidDel="00000000" w:rsidP="00000000" w:rsidRDefault="00000000" w:rsidRPr="00000000" w14:paraId="000000A4">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426736669"/>
              <w:tag w:val="goog_rdk_979"/>
            </w:sdtPr>
            <w:sdtContent>
              <w:del w:author="Nivesh" w:id="19" w:date="2026-09-25T10:03:37Z"/>
              <w:sdt>
                <w:sdtPr>
                  <w:id w:val="742577808"/>
                  <w:tag w:val="goog_rdk_98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2: A student wants to know the level of her understanding of “The Pythagoras Theorem” and clicks “Generate Quiz.”  </w:delText>
                    </w:r>
                  </w:del>
                </w:sdtContent>
              </w:sdt>
              <w:del w:author="Nivesh" w:id="19" w:date="2026-09-25T10:03:37Z"/>
            </w:sdtContent>
          </w:sdt>
        </w:p>
      </w:sdtContent>
    </w:sdt>
    <w:sdt>
      <w:sdtPr>
        <w:id w:val="282726675"/>
        <w:tag w:val="goog_rdk_987"/>
      </w:sdtPr>
      <w:sdtContent>
        <w:p w:rsidR="00000000" w:rsidDel="00000000" w:rsidP="00000000" w:rsidRDefault="00000000" w:rsidRPr="00000000" w14:paraId="000000A5">
          <w:pPr>
            <w:spacing w:after="280" w:before="280" w:line="240" w:lineRule="auto"/>
            <w:jc w:val="both"/>
            <w:rPr>
              <w:ins w:author="Hema" w:id="98" w:date="2026-09-22T13:22:21Z"/>
              <w:del w:author="Nivesh" w:id="19" w:date="2026-09-25T10:03:37Z"/>
              <w:rPrChange w:author="Nivesh" w:id="42" w:date="2026-09-25T10:03:37Z">
                <w:rPr>
                  <w:rFonts w:ascii="Cambria" w:cs="Cambria" w:eastAsia="Cambria" w:hAnsi="Cambria"/>
                  <w:color w:val="000000"/>
                  <w:sz w:val="22"/>
                  <w:szCs w:val="22"/>
                </w:rPr>
              </w:rPrChange>
            </w:rPr>
          </w:pPr>
          <w:sdt>
            <w:sdtPr>
              <w:id w:val="-1160304108"/>
              <w:tag w:val="goog_rdk_982"/>
            </w:sdtPr>
            <w:sdtContent>
              <w:del w:author="Nivesh" w:id="19" w:date="2026-09-25T10:03:37Z"/>
              <w:sdt>
                <w:sdtPr>
                  <w:id w:val="-1748777007"/>
                  <w:tag w:val="goog_rdk_98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3: A learner exploring SQL requests a learning p</w:delText>
                    </w:r>
                  </w:del>
                </w:sdtContent>
              </w:sdt>
              <w:del w:author="Nivesh" w:id="19" w:date="2026-09-25T10:03:37Z"/>
            </w:sdtContent>
          </w:sdt>
          <w:sdt>
            <w:sdtPr>
              <w:id w:val="-1835922151"/>
              <w:tag w:val="goog_rdk_984"/>
            </w:sdtPr>
            <w:sdtContent>
              <w:ins w:author="Hema" w:id="98" w:date="2026-09-22T13:22:21Z">
                <w:sdt>
                  <w:sdtPr>
                    <w:id w:val="1790616855"/>
                    <w:tag w:val="goog_rdk_985"/>
                  </w:sdtPr>
                  <w:sdtContent>
                    <w:del w:author="Nivesh" w:id="19" w:date="2026-09-25T10:03:37Z"/>
                  </w:sdtContent>
                </w:sdt>
              </w:ins>
              <w:sdt>
                <w:sdtPr>
                  <w:id w:val="-861336713"/>
                  <w:tag w:val="goog_rdk_986"/>
                </w:sdtPr>
                <w:sdtContent>
                  <w:ins w:author="Hema" w:id="98" w:date="2026-09-22T13:22:21Z">
                    <w:del w:author="Nivesh" w:id="19" w:date="2026-09-25T10:03:37Z">
                      <w:r w:rsidDel="00000000" w:rsidR="00000000" w:rsidRPr="00000000">
                        <w:rPr>
                          <w:rtl w:val="0"/>
                        </w:rPr>
                      </w:r>
                    </w:del>
                  </w:ins>
                </w:sdtContent>
              </w:sdt>
              <w:ins w:author="Hema" w:id="98" w:date="2026-09-22T13:22:21Z">
                <w:del w:author="Nivesh" w:id="19" w:date="2026-09-25T10:03:37Z"/>
              </w:ins>
            </w:sdtContent>
          </w:sdt>
        </w:p>
      </w:sdtContent>
    </w:sdt>
    <w:sdt>
      <w:sdtPr>
        <w:id w:val="2090421053"/>
        <w:tag w:val="goog_rdk_997"/>
      </w:sdtPr>
      <w:sdtContent>
        <w:p w:rsidR="00000000" w:rsidDel="00000000" w:rsidP="00000000" w:rsidRDefault="00000000" w:rsidRPr="00000000" w14:paraId="000000A6">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2142676629"/>
              <w:tag w:val="goog_rdk_988"/>
            </w:sdtPr>
            <w:sdtContent>
              <w:ins w:author="Hema" w:id="98" w:date="2026-09-22T13:22:21Z">
                <w:sdt>
                  <w:sdtPr>
                    <w:id w:val="577882908"/>
                    <w:tag w:val="goog_rdk_989"/>
                  </w:sdtPr>
                  <w:sdtContent>
                    <w:del w:author="Nivesh" w:id="19" w:date="2026-09-25T10:03:37Z"/>
                  </w:sdtContent>
                </w:sdt>
              </w:ins>
              <w:sdt>
                <w:sdtPr>
                  <w:id w:val="-1532093417"/>
                  <w:tag w:val="goog_rdk_990"/>
                </w:sdtPr>
                <w:sdtContent>
                  <w:ins w:author="Hema" w:id="98" w:date="2026-09-22T13:22:2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path</w:delText>
                      </w:r>
                    </w:del>
                  </w:ins>
                </w:sdtContent>
              </w:sdt>
              <w:ins w:author="Hema" w:id="98" w:date="2026-09-22T13:22:21Z">
                <w:del w:author="Nivesh" w:id="19" w:date="2026-09-25T10:03:37Z"/>
              </w:ins>
            </w:sdtContent>
          </w:sdt>
          <w:sdt>
            <w:sdtPr>
              <w:id w:val="-1748390443"/>
              <w:tag w:val="goog_rdk_991"/>
            </w:sdtPr>
            <w:sdtContent>
              <w:del w:author="Nivesh" w:id="19" w:date="2026-09-25T10:03:37Z"/>
              <w:sdt>
                <w:sdtPr>
                  <w:id w:val="1020001124"/>
                  <w:tag w:val="goog_rdk_99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at</w:delText>
                    </w:r>
                  </w:del>
                </w:sdtContent>
              </w:sdt>
              <w:del w:author="Nivesh" w:id="19" w:date="2026-09-25T10:03:37Z">
                <w:sdt>
                  <w:sdtPr>
                    <w:id w:val="1970381774"/>
                    <w:tag w:val="goog_rdk_99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 </w:delText>
                    </w:r>
                  </w:sdtContent>
                </w:sdt>
                <w:sdt>
                  <w:sdtPr>
                    <w:id w:val="524986376"/>
                    <w:tag w:val="goog_rdk_99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which is a structured plan with beginner to advanced topics, timelines, and suggestions</w:delText>
                    </w:r>
                  </w:sdtContent>
                </w:sdt>
                <w:sdt>
                  <w:sdtPr>
                    <w:id w:val="424929604"/>
                    <w:tag w:val="goog_rdk_99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sdt>
                  <w:sdtPr>
                    <w:id w:val="-1450009642"/>
                    <w:tag w:val="goog_rdk_996"/>
                  </w:sdtPr>
                  <w:sdtContent>
                    <w:r w:rsidDel="00000000" w:rsidR="00000000" w:rsidRPr="00000000">
                      <w:rPr>
                        <w:rtl w:val="0"/>
                      </w:rPr>
                    </w:r>
                  </w:sdtContent>
                </w:sdt>
              </w:del>
            </w:sdtContent>
          </w:sdt>
        </w:p>
      </w:sdtContent>
    </w:sdt>
    <w:sdt>
      <w:sdtPr>
        <w:id w:val="1569949937"/>
        <w:tag w:val="goog_rdk_1000"/>
      </w:sdtPr>
      <w:sdtContent>
        <w:p w:rsidR="00000000" w:rsidDel="00000000" w:rsidP="00000000" w:rsidRDefault="00000000" w:rsidRPr="00000000" w14:paraId="000000A7">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Change w:author="Rossi Rossi" w:id="0" w:date="2026-09-22T06:56:59Z">
              <w:pPr>
                <w:spacing w:after="280" w:before="280" w:line="240" w:lineRule="auto"/>
              </w:pPr>
            </w:pPrChange>
          </w:pPr>
          <w:sdt>
            <w:sdtPr>
              <w:id w:val="-1053275196"/>
              <w:tag w:val="goog_rdk_998"/>
            </w:sdtPr>
            <w:sdtContent>
              <w:del w:author="Nivesh" w:id="19" w:date="2026-09-25T10:03:37Z"/>
              <w:sdt>
                <w:sdtPr>
                  <w:id w:val="-1412589576"/>
                  <w:tag w:val="goog_rdk_999"/>
                </w:sdtPr>
                <w:sdtContent>
                  <w:del w:author="Nivesh" w:id="19" w:date="2026-09-25T10:03:37Z">
                    <w:r w:rsidDel="00000000" w:rsidR="00000000" w:rsidRPr="00000000">
                      <w:rPr>
                        <w:rtl w:val="0"/>
                      </w:rPr>
                    </w:r>
                  </w:del>
                </w:sdtContent>
              </w:sdt>
              <w:del w:author="Nivesh" w:id="19" w:date="2026-09-25T10:03:37Z"/>
            </w:sdtContent>
          </w:sdt>
        </w:p>
      </w:sdtContent>
    </w:sdt>
    <w:sdt>
      <w:sdtPr>
        <w:id w:val="794961917"/>
        <w:tag w:val="goog_rdk_1003"/>
      </w:sdtPr>
      <w:sdtContent>
        <w:p w:rsidR="00000000" w:rsidDel="00000000" w:rsidP="00000000" w:rsidRDefault="00000000" w:rsidRPr="00000000" w14:paraId="000000A8">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726746748"/>
              <w:tag w:val="goog_rdk_1001"/>
            </w:sdtPr>
            <w:sdtContent>
              <w:del w:author="Nivesh" w:id="19" w:date="2026-09-25T10:03:37Z"/>
              <w:sdt>
                <w:sdtPr>
                  <w:id w:val="1865955097"/>
                  <w:tag w:val="goog_rdk_1002"/>
                </w:sdtPr>
                <w:sdtContent>
                  <w:del w:author="Nivesh" w:id="19" w:date="2026-09-25T10:03:37Z">
                    <w:r w:rsidDel="00000000" w:rsidR="00000000" w:rsidRPr="00000000">
                      <w:rPr>
                        <w:rtl w:val="0"/>
                      </w:rPr>
                    </w:r>
                  </w:del>
                </w:sdtContent>
              </w:sdt>
              <w:del w:author="Nivesh" w:id="19" w:date="2026-09-25T10:03:37Z"/>
            </w:sdtContent>
          </w:sdt>
        </w:p>
      </w:sdtContent>
    </w:sdt>
    <w:sdt>
      <w:sdtPr>
        <w:id w:val="243721284"/>
        <w:tag w:val="goog_rdk_1006"/>
      </w:sdtPr>
      <w:sdtContent>
        <w:p w:rsidR="00000000" w:rsidDel="00000000" w:rsidP="00000000" w:rsidRDefault="00000000" w:rsidRPr="00000000" w14:paraId="000000A9">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030162876"/>
              <w:tag w:val="goog_rdk_1004"/>
            </w:sdtPr>
            <w:sdtContent>
              <w:del w:author="Nivesh" w:id="19" w:date="2026-09-25T10:03:37Z"/>
              <w:sdt>
                <w:sdtPr>
                  <w:id w:val="-242121737"/>
                  <w:tag w:val="goog_rdk_1005"/>
                </w:sdtPr>
                <w:sdtContent>
                  <w:del w:author="Nivesh" w:id="19" w:date="2026-09-25T10:03:37Z">
                    <w:r w:rsidDel="00000000" w:rsidR="00000000" w:rsidRPr="00000000">
                      <w:rPr>
                        <w:rtl w:val="0"/>
                      </w:rPr>
                    </w:r>
                  </w:del>
                </w:sdtContent>
              </w:sdt>
              <w:del w:author="Nivesh" w:id="19" w:date="2026-09-25T10:03:37Z"/>
            </w:sdtContent>
          </w:sdt>
        </w:p>
      </w:sdtContent>
    </w:sdt>
    <w:sdt>
      <w:sdtPr>
        <w:id w:val="474305337"/>
        <w:tag w:val="goog_rdk_1012"/>
      </w:sdtPr>
      <w:sdtContent>
        <w:p w:rsidR="00000000" w:rsidDel="00000000" w:rsidP="00000000" w:rsidRDefault="00000000" w:rsidRPr="00000000" w14:paraId="000000AA">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47001694"/>
              <w:tag w:val="goog_rdk_1009"/>
            </w:sdtPr>
            <w:sdtContent>
              <w:ins w:author="Abinaya Saravanan" w:id="100" w:date="2026-09-23T05:08:12Z">
                <w:sdt>
                  <w:sdtPr>
                    <w:id w:val="1100608299"/>
                    <w:tag w:val="goog_rdk_1010"/>
                  </w:sdtPr>
                  <w:sdtContent>
                    <w:del w:author="Nivesh" w:id="19" w:date="2026-09-25T10:03:37Z"/>
                  </w:sdtContent>
                </w:sdt>
              </w:ins>
              <w:sdt>
                <w:sdtPr>
                  <w:id w:val="1918007011"/>
                  <w:tag w:val="goog_rdk_101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import google.generativeai as genai</w:delText>
                      </w:r>
                    </w:del>
                  </w:ins>
                </w:sdtContent>
              </w:sdt>
              <w:ins w:author="Abinaya Saravanan" w:id="100" w:date="2026-09-23T05:08:12Z">
                <w:del w:author="Nivesh" w:id="19" w:date="2026-09-25T10:03:37Z"/>
              </w:ins>
            </w:sdtContent>
          </w:sdt>
        </w:p>
      </w:sdtContent>
    </w:sdt>
    <w:sdt>
      <w:sdtPr>
        <w:id w:val="-1343985098"/>
        <w:tag w:val="goog_rdk_1016"/>
      </w:sdtPr>
      <w:sdtContent>
        <w:p w:rsidR="00000000" w:rsidDel="00000000" w:rsidP="00000000" w:rsidRDefault="00000000" w:rsidRPr="00000000" w14:paraId="000000AB">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738013406"/>
              <w:tag w:val="goog_rdk_1013"/>
            </w:sdtPr>
            <w:sdtContent>
              <w:ins w:author="Abinaya Saravanan" w:id="100" w:date="2026-09-23T05:08:12Z">
                <w:sdt>
                  <w:sdtPr>
                    <w:id w:val="1231380915"/>
                    <w:tag w:val="goog_rdk_1014"/>
                  </w:sdtPr>
                  <w:sdtContent>
                    <w:del w:author="Nivesh" w:id="19" w:date="2026-09-25T10:03:37Z"/>
                  </w:sdtContent>
                </w:sdt>
              </w:ins>
              <w:sdt>
                <w:sdtPr>
                  <w:id w:val="-2008636287"/>
                  <w:tag w:val="goog_rdk_1015"/>
                </w:sdtPr>
                <w:sdtContent>
                  <w:ins w:author="Abinaya Saravanan" w:id="100" w:date="2026-09-23T05:08:12Z">
                    <w:del w:author="Nivesh" w:id="19" w:date="2026-09-25T10:03:37Z">
                      <w:r w:rsidDel="00000000" w:rsidR="00000000" w:rsidRPr="00000000">
                        <w:rPr>
                          <w:rtl w:val="0"/>
                        </w:rPr>
                      </w:r>
                    </w:del>
                  </w:ins>
                </w:sdtContent>
              </w:sdt>
              <w:ins w:author="Abinaya Saravanan" w:id="100" w:date="2026-09-23T05:08:12Z">
                <w:del w:author="Nivesh" w:id="19" w:date="2026-09-25T10:03:37Z"/>
              </w:ins>
            </w:sdtContent>
          </w:sdt>
        </w:p>
      </w:sdtContent>
    </w:sdt>
    <w:sdt>
      <w:sdtPr>
        <w:id w:val="-1441744657"/>
        <w:tag w:val="goog_rdk_1020"/>
      </w:sdtPr>
      <w:sdtContent>
        <w:p w:rsidR="00000000" w:rsidDel="00000000" w:rsidP="00000000" w:rsidRDefault="00000000" w:rsidRPr="00000000" w14:paraId="000000AC">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956273914"/>
              <w:tag w:val="goog_rdk_1017"/>
            </w:sdtPr>
            <w:sdtContent>
              <w:ins w:author="Abinaya Saravanan" w:id="100" w:date="2026-09-23T05:08:12Z">
                <w:sdt>
                  <w:sdtPr>
                    <w:id w:val="915052679"/>
                    <w:tag w:val="goog_rdk_1018"/>
                  </w:sdtPr>
                  <w:sdtContent>
                    <w:del w:author="Nivesh" w:id="19" w:date="2026-09-25T10:03:37Z"/>
                  </w:sdtContent>
                </w:sdt>
              </w:ins>
              <w:sdt>
                <w:sdtPr>
                  <w:id w:val="-687304322"/>
                  <w:tag w:val="goog_rdk_101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def summarize_text(text: str) -&gt; str:</w:delText>
                      </w:r>
                    </w:del>
                  </w:ins>
                </w:sdtContent>
              </w:sdt>
              <w:ins w:author="Abinaya Saravanan" w:id="100" w:date="2026-09-23T05:08:12Z">
                <w:del w:author="Nivesh" w:id="19" w:date="2026-09-25T10:03:37Z"/>
              </w:ins>
            </w:sdtContent>
          </w:sdt>
        </w:p>
      </w:sdtContent>
    </w:sdt>
    <w:sdt>
      <w:sdtPr>
        <w:id w:val="-381869790"/>
        <w:tag w:val="goog_rdk_1024"/>
      </w:sdtPr>
      <w:sdtContent>
        <w:p w:rsidR="00000000" w:rsidDel="00000000" w:rsidP="00000000" w:rsidRDefault="00000000" w:rsidRPr="00000000" w14:paraId="000000AD">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194892013"/>
              <w:tag w:val="goog_rdk_1021"/>
            </w:sdtPr>
            <w:sdtContent>
              <w:ins w:author="Abinaya Saravanan" w:id="100" w:date="2026-09-23T05:08:12Z">
                <w:sdt>
                  <w:sdtPr>
                    <w:id w:val="114110142"/>
                    <w:tag w:val="goog_rdk_1022"/>
                  </w:sdtPr>
                  <w:sdtContent>
                    <w:del w:author="Nivesh" w:id="19" w:date="2026-09-25T10:03:37Z"/>
                  </w:sdtContent>
                </w:sdt>
              </w:ins>
              <w:sdt>
                <w:sdtPr>
                  <w:id w:val="-1212472265"/>
                  <w:tag w:val="goog_rdk_102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try:</w:delText>
                      </w:r>
                    </w:del>
                  </w:ins>
                </w:sdtContent>
              </w:sdt>
              <w:ins w:author="Abinaya Saravanan" w:id="100" w:date="2026-09-23T05:08:12Z">
                <w:del w:author="Nivesh" w:id="19" w:date="2026-09-25T10:03:37Z"/>
              </w:ins>
            </w:sdtContent>
          </w:sdt>
        </w:p>
      </w:sdtContent>
    </w:sdt>
    <w:sdt>
      <w:sdtPr>
        <w:id w:val="2069655603"/>
        <w:tag w:val="goog_rdk_1028"/>
      </w:sdtPr>
      <w:sdtContent>
        <w:p w:rsidR="00000000" w:rsidDel="00000000" w:rsidP="00000000" w:rsidRDefault="00000000" w:rsidRPr="00000000" w14:paraId="000000AE">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603953882"/>
              <w:tag w:val="goog_rdk_1025"/>
            </w:sdtPr>
            <w:sdtContent>
              <w:ins w:author="Abinaya Saravanan" w:id="100" w:date="2026-09-23T05:08:12Z">
                <w:sdt>
                  <w:sdtPr>
                    <w:id w:val="-319716002"/>
                    <w:tag w:val="goog_rdk_1026"/>
                  </w:sdtPr>
                  <w:sdtContent>
                    <w:del w:author="Nivesh" w:id="19" w:date="2026-09-25T10:03:37Z"/>
                  </w:sdtContent>
                </w:sdt>
              </w:ins>
              <w:sdt>
                <w:sdtPr>
                  <w:id w:val="327605058"/>
                  <w:tag w:val="goog_rdk_102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Initialize the Gemini model</w:delText>
                      </w:r>
                    </w:del>
                  </w:ins>
                </w:sdtContent>
              </w:sdt>
              <w:ins w:author="Abinaya Saravanan" w:id="100" w:date="2026-09-23T05:08:12Z">
                <w:del w:author="Nivesh" w:id="19" w:date="2026-09-25T10:03:37Z"/>
              </w:ins>
            </w:sdtContent>
          </w:sdt>
        </w:p>
      </w:sdtContent>
    </w:sdt>
    <w:sdt>
      <w:sdtPr>
        <w:id w:val="-373142994"/>
        <w:tag w:val="goog_rdk_1032"/>
      </w:sdtPr>
      <w:sdtContent>
        <w:p w:rsidR="00000000" w:rsidDel="00000000" w:rsidP="00000000" w:rsidRDefault="00000000" w:rsidRPr="00000000" w14:paraId="000000AF">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4125620"/>
              <w:tag w:val="goog_rdk_1029"/>
            </w:sdtPr>
            <w:sdtContent>
              <w:ins w:author="Abinaya Saravanan" w:id="100" w:date="2026-09-23T05:08:12Z">
                <w:sdt>
                  <w:sdtPr>
                    <w:id w:val="-417367984"/>
                    <w:tag w:val="goog_rdk_1030"/>
                  </w:sdtPr>
                  <w:sdtContent>
                    <w:del w:author="Nivesh" w:id="19" w:date="2026-09-25T10:03:37Z"/>
                  </w:sdtContent>
                </w:sdt>
              </w:ins>
              <w:sdt>
                <w:sdtPr>
                  <w:id w:val="1867729912"/>
                  <w:tag w:val="goog_rdk_103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00" w:date="2026-09-23T05:08:12Z">
                <w:del w:author="Nivesh" w:id="19" w:date="2026-09-25T10:03:37Z"/>
              </w:ins>
            </w:sdtContent>
          </w:sdt>
        </w:p>
      </w:sdtContent>
    </w:sdt>
    <w:sdt>
      <w:sdtPr>
        <w:id w:val="1398482916"/>
        <w:tag w:val="goog_rdk_1036"/>
      </w:sdtPr>
      <w:sdtContent>
        <w:p w:rsidR="00000000" w:rsidDel="00000000" w:rsidP="00000000" w:rsidRDefault="00000000" w:rsidRPr="00000000" w14:paraId="000000B0">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504496275"/>
              <w:tag w:val="goog_rdk_1033"/>
            </w:sdtPr>
            <w:sdtContent>
              <w:ins w:author="Abinaya Saravanan" w:id="100" w:date="2026-09-23T05:08:12Z">
                <w:sdt>
                  <w:sdtPr>
                    <w:id w:val="-1537723919"/>
                    <w:tag w:val="goog_rdk_1034"/>
                  </w:sdtPr>
                  <w:sdtContent>
                    <w:del w:author="Nivesh" w:id="19" w:date="2026-09-25T10:03:37Z"/>
                  </w:sdtContent>
                </w:sdt>
              </w:ins>
              <w:sdt>
                <w:sdtPr>
                  <w:id w:val="-1644623534"/>
                  <w:tag w:val="goog_rdk_103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986878984"/>
        <w:tag w:val="goog_rdk_1040"/>
      </w:sdtPr>
      <w:sdtContent>
        <w:p w:rsidR="00000000" w:rsidDel="00000000" w:rsidP="00000000" w:rsidRDefault="00000000" w:rsidRPr="00000000" w14:paraId="000000B1">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451975301"/>
              <w:tag w:val="goog_rdk_1037"/>
            </w:sdtPr>
            <w:sdtContent>
              <w:ins w:author="Abinaya Saravanan" w:id="100" w:date="2026-09-23T05:08:12Z">
                <w:sdt>
                  <w:sdtPr>
                    <w:id w:val="605742829"/>
                    <w:tag w:val="goog_rdk_1038"/>
                  </w:sdtPr>
                  <w:sdtContent>
                    <w:del w:author="Nivesh" w:id="19" w:date="2026-09-25T10:03:37Z"/>
                  </w:sdtContent>
                </w:sdt>
              </w:ins>
              <w:sdt>
                <w:sdtPr>
                  <w:id w:val="-1666967377"/>
                  <w:tag w:val="goog_rdk_103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Construct the prompt</w:delText>
                      </w:r>
                    </w:del>
                  </w:ins>
                </w:sdtContent>
              </w:sdt>
              <w:ins w:author="Abinaya Saravanan" w:id="100" w:date="2026-09-23T05:08:12Z">
                <w:del w:author="Nivesh" w:id="19" w:date="2026-09-25T10:03:37Z"/>
              </w:ins>
            </w:sdtContent>
          </w:sdt>
        </w:p>
      </w:sdtContent>
    </w:sdt>
    <w:sdt>
      <w:sdtPr>
        <w:id w:val="895124682"/>
        <w:tag w:val="goog_rdk_1044"/>
      </w:sdtPr>
      <w:sdtContent>
        <w:p w:rsidR="00000000" w:rsidDel="00000000" w:rsidP="00000000" w:rsidRDefault="00000000" w:rsidRPr="00000000" w14:paraId="000000B2">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791097045"/>
              <w:tag w:val="goog_rdk_1041"/>
            </w:sdtPr>
            <w:sdtContent>
              <w:ins w:author="Abinaya Saravanan" w:id="100" w:date="2026-09-23T05:08:12Z">
                <w:sdt>
                  <w:sdtPr>
                    <w:id w:val="960983748"/>
                    <w:tag w:val="goog_rdk_1042"/>
                  </w:sdtPr>
                  <w:sdtContent>
                    <w:del w:author="Nivesh" w:id="19" w:date="2026-09-25T10:03:37Z"/>
                  </w:sdtContent>
                </w:sdt>
              </w:ins>
              <w:sdt>
                <w:sdtPr>
                  <w:id w:val="-2040249671"/>
                  <w:tag w:val="goog_rdk_104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00" w:date="2026-09-23T05:08:12Z">
                <w:del w:author="Nivesh" w:id="19" w:date="2026-09-25T10:03:37Z"/>
              </w:ins>
            </w:sdtContent>
          </w:sdt>
        </w:p>
      </w:sdtContent>
    </w:sdt>
    <w:sdt>
      <w:sdtPr>
        <w:id w:val="872180299"/>
        <w:tag w:val="goog_rdk_1048"/>
      </w:sdtPr>
      <w:sdtContent>
        <w:p w:rsidR="00000000" w:rsidDel="00000000" w:rsidP="00000000" w:rsidRDefault="00000000" w:rsidRPr="00000000" w14:paraId="000000B3">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33881441"/>
              <w:tag w:val="goog_rdk_1045"/>
            </w:sdtPr>
            <w:sdtContent>
              <w:ins w:author="Abinaya Saravanan" w:id="100" w:date="2026-09-23T05:08:12Z">
                <w:sdt>
                  <w:sdtPr>
                    <w:id w:val="417141653"/>
                    <w:tag w:val="goog_rdk_1046"/>
                  </w:sdtPr>
                  <w:sdtContent>
                    <w:del w:author="Nivesh" w:id="19" w:date="2026-09-25T10:03:37Z"/>
                  </w:sdtContent>
                </w:sdt>
              </w:ins>
              <w:sdt>
                <w:sdtPr>
                  <w:id w:val="-165025918"/>
                  <w:tag w:val="goog_rdk_104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408422783"/>
        <w:tag w:val="goog_rdk_1052"/>
      </w:sdtPr>
      <w:sdtContent>
        <w:p w:rsidR="00000000" w:rsidDel="00000000" w:rsidP="00000000" w:rsidRDefault="00000000" w:rsidRPr="00000000" w14:paraId="000000B4">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18723929"/>
              <w:tag w:val="goog_rdk_1049"/>
            </w:sdtPr>
            <w:sdtContent>
              <w:ins w:author="Abinaya Saravanan" w:id="100" w:date="2026-09-23T05:08:12Z">
                <w:sdt>
                  <w:sdtPr>
                    <w:id w:val="1805564321"/>
                    <w:tag w:val="goog_rdk_1050"/>
                  </w:sdtPr>
                  <w:sdtContent>
                    <w:del w:author="Nivesh" w:id="19" w:date="2026-09-25T10:03:37Z"/>
                  </w:sdtContent>
                </w:sdt>
              </w:ins>
              <w:sdt>
                <w:sdtPr>
                  <w:id w:val="-1997853160"/>
                  <w:tag w:val="goog_rdk_105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Generate the response</w:delText>
                      </w:r>
                    </w:del>
                  </w:ins>
                </w:sdtContent>
              </w:sdt>
              <w:ins w:author="Abinaya Saravanan" w:id="100" w:date="2026-09-23T05:08:12Z">
                <w:del w:author="Nivesh" w:id="19" w:date="2026-09-25T10:03:37Z"/>
              </w:ins>
            </w:sdtContent>
          </w:sdt>
        </w:p>
      </w:sdtContent>
    </w:sdt>
    <w:sdt>
      <w:sdtPr>
        <w:id w:val="-768212594"/>
        <w:tag w:val="goog_rdk_1056"/>
      </w:sdtPr>
      <w:sdtContent>
        <w:p w:rsidR="00000000" w:rsidDel="00000000" w:rsidP="00000000" w:rsidRDefault="00000000" w:rsidRPr="00000000" w14:paraId="000000B5">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8950137"/>
              <w:tag w:val="goog_rdk_1053"/>
            </w:sdtPr>
            <w:sdtContent>
              <w:ins w:author="Abinaya Saravanan" w:id="100" w:date="2026-09-23T05:08:12Z">
                <w:sdt>
                  <w:sdtPr>
                    <w:id w:val="-2144488800"/>
                    <w:tag w:val="goog_rdk_1054"/>
                  </w:sdtPr>
                  <w:sdtContent>
                    <w:del w:author="Nivesh" w:id="19" w:date="2026-09-25T10:03:37Z"/>
                  </w:sdtContent>
                </w:sdt>
              </w:ins>
              <w:sdt>
                <w:sdtPr>
                  <w:id w:val="1202104337"/>
                  <w:tag w:val="goog_rdk_105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response = model.generate_content(prompt)</w:delText>
                      </w:r>
                    </w:del>
                  </w:ins>
                </w:sdtContent>
              </w:sdt>
              <w:ins w:author="Abinaya Saravanan" w:id="100" w:date="2026-09-23T05:08:12Z">
                <w:del w:author="Nivesh" w:id="19" w:date="2026-09-25T10:03:37Z"/>
              </w:ins>
            </w:sdtContent>
          </w:sdt>
        </w:p>
      </w:sdtContent>
    </w:sdt>
    <w:sdt>
      <w:sdtPr>
        <w:id w:val="494142880"/>
        <w:tag w:val="goog_rdk_1060"/>
      </w:sdtPr>
      <w:sdtContent>
        <w:p w:rsidR="00000000" w:rsidDel="00000000" w:rsidP="00000000" w:rsidRDefault="00000000" w:rsidRPr="00000000" w14:paraId="000000B6">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702703453"/>
              <w:tag w:val="goog_rdk_1057"/>
            </w:sdtPr>
            <w:sdtContent>
              <w:ins w:author="Abinaya Saravanan" w:id="100" w:date="2026-09-23T05:08:12Z">
                <w:sdt>
                  <w:sdtPr>
                    <w:id w:val="2131665463"/>
                    <w:tag w:val="goog_rdk_1058"/>
                  </w:sdtPr>
                  <w:sdtContent>
                    <w:del w:author="Nivesh" w:id="19" w:date="2026-09-25T10:03:37Z"/>
                  </w:sdtContent>
                </w:sdt>
              </w:ins>
              <w:sdt>
                <w:sdtPr>
                  <w:id w:val="2041433337"/>
                  <w:tag w:val="goog_rdk_105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613575964"/>
        <w:tag w:val="goog_rdk_1064"/>
      </w:sdtPr>
      <w:sdtContent>
        <w:p w:rsidR="00000000" w:rsidDel="00000000" w:rsidP="00000000" w:rsidRDefault="00000000" w:rsidRPr="00000000" w14:paraId="000000B7">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973817575"/>
              <w:tag w:val="goog_rdk_1061"/>
            </w:sdtPr>
            <w:sdtContent>
              <w:ins w:author="Abinaya Saravanan" w:id="100" w:date="2026-09-23T05:08:12Z">
                <w:sdt>
                  <w:sdtPr>
                    <w:id w:val="613156992"/>
                    <w:tag w:val="goog_rdk_1062"/>
                  </w:sdtPr>
                  <w:sdtContent>
                    <w:del w:author="Nivesh" w:id="19" w:date="2026-09-25T10:03:37Z"/>
                  </w:sdtContent>
                </w:sdt>
              </w:ins>
              <w:sdt>
                <w:sdtPr>
                  <w:id w:val="-28123029"/>
                  <w:tag w:val="goog_rdk_106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response.text.strip()</w:delText>
                      </w:r>
                    </w:del>
                  </w:ins>
                </w:sdtContent>
              </w:sdt>
              <w:ins w:author="Abinaya Saravanan" w:id="100" w:date="2026-09-23T05:08:12Z">
                <w:del w:author="Nivesh" w:id="19" w:date="2026-09-25T10:03:37Z"/>
              </w:ins>
            </w:sdtContent>
          </w:sdt>
        </w:p>
      </w:sdtContent>
    </w:sdt>
    <w:sdt>
      <w:sdtPr>
        <w:id w:val="-2040659378"/>
        <w:tag w:val="goog_rdk_1068"/>
      </w:sdtPr>
      <w:sdtContent>
        <w:p w:rsidR="00000000" w:rsidDel="00000000" w:rsidP="00000000" w:rsidRDefault="00000000" w:rsidRPr="00000000" w14:paraId="000000B8">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68016958"/>
              <w:tag w:val="goog_rdk_1065"/>
            </w:sdtPr>
            <w:sdtContent>
              <w:ins w:author="Abinaya Saravanan" w:id="100" w:date="2026-09-23T05:08:12Z">
                <w:sdt>
                  <w:sdtPr>
                    <w:id w:val="46453701"/>
                    <w:tag w:val="goog_rdk_1066"/>
                  </w:sdtPr>
                  <w:sdtContent>
                    <w:del w:author="Nivesh" w:id="19" w:date="2026-09-25T10:03:37Z"/>
                  </w:sdtContent>
                </w:sdt>
              </w:ins>
              <w:sdt>
                <w:sdtPr>
                  <w:id w:val="-1325193575"/>
                  <w:tag w:val="goog_rdk_106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872601761"/>
        <w:tag w:val="goog_rdk_1072"/>
      </w:sdtPr>
      <w:sdtContent>
        <w:p w:rsidR="00000000" w:rsidDel="00000000" w:rsidP="00000000" w:rsidRDefault="00000000" w:rsidRPr="00000000" w14:paraId="000000B9">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56867135"/>
              <w:tag w:val="goog_rdk_1069"/>
            </w:sdtPr>
            <w:sdtContent>
              <w:ins w:author="Abinaya Saravanan" w:id="100" w:date="2026-09-23T05:08:12Z">
                <w:sdt>
                  <w:sdtPr>
                    <w:id w:val="-1582517331"/>
                    <w:tag w:val="goog_rdk_1070"/>
                  </w:sdtPr>
                  <w:sdtContent>
                    <w:del w:author="Nivesh" w:id="19" w:date="2026-09-25T10:03:37Z"/>
                  </w:sdtContent>
                </w:sdt>
              </w:ins>
              <w:sdt>
                <w:sdtPr>
                  <w:id w:val="1061126045"/>
                  <w:tag w:val="goog_rdk_107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except Exception as e:</w:delText>
                      </w:r>
                    </w:del>
                  </w:ins>
                </w:sdtContent>
              </w:sdt>
              <w:ins w:author="Abinaya Saravanan" w:id="100" w:date="2026-09-23T05:08:12Z">
                <w:del w:author="Nivesh" w:id="19" w:date="2026-09-25T10:03:37Z"/>
              </w:ins>
            </w:sdtContent>
          </w:sdt>
        </w:p>
      </w:sdtContent>
    </w:sdt>
    <w:sdt>
      <w:sdtPr>
        <w:id w:val="-34453972"/>
        <w:tag w:val="goog_rdk_1076"/>
      </w:sdtPr>
      <w:sdtContent>
        <w:p w:rsidR="00000000" w:rsidDel="00000000" w:rsidP="00000000" w:rsidRDefault="00000000" w:rsidRPr="00000000" w14:paraId="000000BA">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20433558"/>
              <w:tag w:val="goog_rdk_1073"/>
            </w:sdtPr>
            <w:sdtContent>
              <w:ins w:author="Abinaya Saravanan" w:id="100" w:date="2026-09-23T05:08:12Z">
                <w:sdt>
                  <w:sdtPr>
                    <w:id w:val="-1332268806"/>
                    <w:tag w:val="goog_rdk_1074"/>
                  </w:sdtPr>
                  <w:sdtContent>
                    <w:del w:author="Nivesh" w:id="19" w:date="2026-09-25T10:03:37Z"/>
                  </w:sdtContent>
                </w:sdt>
              </w:ins>
              <w:sdt>
                <w:sdtPr>
                  <w:id w:val="336249888"/>
                  <w:tag w:val="goog_rdk_107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f"Error in Summary: {e}"</w:delText>
                      </w:r>
                    </w:del>
                  </w:ins>
                </w:sdtContent>
              </w:sdt>
              <w:ins w:author="Abinaya Saravanan" w:id="100" w:date="2026-09-23T05:08:12Z">
                <w:del w:author="Nivesh" w:id="19" w:date="2026-09-25T10:03:37Z"/>
              </w:ins>
            </w:sdtContent>
          </w:sdt>
        </w:p>
      </w:sdtContent>
    </w:sdt>
    <w:sdt>
      <w:sdtPr>
        <w:id w:val="1424498332"/>
        <w:tag w:val="goog_rdk_1080"/>
      </w:sdtPr>
      <w:sdtContent>
        <w:p w:rsidR="00000000" w:rsidDel="00000000" w:rsidP="00000000" w:rsidRDefault="00000000" w:rsidRPr="00000000" w14:paraId="000000BB">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408710829"/>
              <w:tag w:val="goog_rdk_1077"/>
            </w:sdtPr>
            <w:sdtContent>
              <w:ins w:author="Abinaya Saravanan" w:id="100" w:date="2026-09-23T05:08:12Z">
                <w:sdt>
                  <w:sdtPr>
                    <w:id w:val="-1772764876"/>
                    <w:tag w:val="goog_rdk_1078"/>
                  </w:sdtPr>
                  <w:sdtContent>
                    <w:del w:author="Nivesh" w:id="19" w:date="2026-09-25T10:03:37Z"/>
                  </w:sdtContent>
                </w:sdt>
              </w:ins>
              <w:sdt>
                <w:sdtPr>
                  <w:id w:val="-1014594732"/>
                  <w:tag w:val="goog_rdk_107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import google.generativeai as genai</w:delText>
                      </w:r>
                    </w:del>
                  </w:ins>
                </w:sdtContent>
              </w:sdt>
              <w:ins w:author="Abinaya Saravanan" w:id="100" w:date="2026-09-23T05:08:12Z">
                <w:del w:author="Nivesh" w:id="19" w:date="2026-09-25T10:03:37Z"/>
              </w:ins>
            </w:sdtContent>
          </w:sdt>
        </w:p>
      </w:sdtContent>
    </w:sdt>
    <w:sdt>
      <w:sdtPr>
        <w:id w:val="1009570226"/>
        <w:tag w:val="goog_rdk_1084"/>
      </w:sdtPr>
      <w:sdtContent>
        <w:p w:rsidR="00000000" w:rsidDel="00000000" w:rsidP="00000000" w:rsidRDefault="00000000" w:rsidRPr="00000000" w14:paraId="000000BC">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333693121"/>
              <w:tag w:val="goog_rdk_1081"/>
            </w:sdtPr>
            <w:sdtContent>
              <w:ins w:author="Abinaya Saravanan" w:id="100" w:date="2026-09-23T05:08:12Z">
                <w:sdt>
                  <w:sdtPr>
                    <w:id w:val="-281258842"/>
                    <w:tag w:val="goog_rdk_1082"/>
                  </w:sdtPr>
                  <w:sdtContent>
                    <w:del w:author="Nivesh" w:id="19" w:date="2026-09-25T10:03:37Z"/>
                  </w:sdtContent>
                </w:sdt>
              </w:ins>
              <w:sdt>
                <w:sdtPr>
                  <w:id w:val="-2100036752"/>
                  <w:tag w:val="goog_rdk_1083"/>
                </w:sdtPr>
                <w:sdtContent>
                  <w:ins w:author="Abinaya Saravanan" w:id="100" w:date="2026-09-23T05:08:12Z">
                    <w:del w:author="Nivesh" w:id="19" w:date="2026-09-25T10:03:37Z">
                      <w:r w:rsidDel="00000000" w:rsidR="00000000" w:rsidRPr="00000000">
                        <w:rPr>
                          <w:rtl w:val="0"/>
                        </w:rPr>
                      </w:r>
                    </w:del>
                  </w:ins>
                </w:sdtContent>
              </w:sdt>
              <w:ins w:author="Abinaya Saravanan" w:id="100" w:date="2026-09-23T05:08:12Z">
                <w:del w:author="Nivesh" w:id="19" w:date="2026-09-25T10:03:37Z"/>
              </w:ins>
            </w:sdtContent>
          </w:sdt>
        </w:p>
      </w:sdtContent>
    </w:sdt>
    <w:sdt>
      <w:sdtPr>
        <w:id w:val="1863911020"/>
        <w:tag w:val="goog_rdk_1088"/>
      </w:sdtPr>
      <w:sdtContent>
        <w:p w:rsidR="00000000" w:rsidDel="00000000" w:rsidP="00000000" w:rsidRDefault="00000000" w:rsidRPr="00000000" w14:paraId="000000BD">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19500252"/>
              <w:tag w:val="goog_rdk_1085"/>
            </w:sdtPr>
            <w:sdtContent>
              <w:ins w:author="Abinaya Saravanan" w:id="100" w:date="2026-09-23T05:08:12Z">
                <w:sdt>
                  <w:sdtPr>
                    <w:id w:val="1556551413"/>
                    <w:tag w:val="goog_rdk_1086"/>
                  </w:sdtPr>
                  <w:sdtContent>
                    <w:del w:author="Nivesh" w:id="19" w:date="2026-09-25T10:03:37Z"/>
                  </w:sdtContent>
                </w:sdt>
              </w:ins>
              <w:sdt>
                <w:sdtPr>
                  <w:id w:val="1596483962"/>
                  <w:tag w:val="goog_rdk_108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def summarize_text(text: str) -&gt; str:</w:delText>
                      </w:r>
                    </w:del>
                  </w:ins>
                </w:sdtContent>
              </w:sdt>
              <w:ins w:author="Abinaya Saravanan" w:id="100" w:date="2026-09-23T05:08:12Z">
                <w:del w:author="Nivesh" w:id="19" w:date="2026-09-25T10:03:37Z"/>
              </w:ins>
            </w:sdtContent>
          </w:sdt>
        </w:p>
      </w:sdtContent>
    </w:sdt>
    <w:sdt>
      <w:sdtPr>
        <w:id w:val="1472988681"/>
        <w:tag w:val="goog_rdk_1101"/>
      </w:sdtPr>
      <w:sdtContent>
        <w:p w:rsidR="00000000" w:rsidDel="00000000" w:rsidP="00000000" w:rsidRDefault="00000000" w:rsidRPr="00000000" w14:paraId="000000BE">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991706803"/>
              <w:tag w:val="goog_rdk_1089"/>
            </w:sdtPr>
            <w:sdtContent>
              <w:ins w:author="Abinaya Saravanan" w:id="100" w:date="2026-09-23T05:08:12Z">
                <w:sdt>
                  <w:sdtPr>
                    <w:id w:val="-1772133278"/>
                    <w:tag w:val="goog_rdk_1090"/>
                  </w:sdtPr>
                  <w:sdtContent>
                    <w:del w:author="Nivesh" w:id="19" w:date="2026-09-25T10:03:37Z"/>
                  </w:sdtContent>
                </w:sdt>
              </w:ins>
              <w:sdt>
                <w:sdtPr>
                  <w:id w:val="-627504282"/>
                  <w:tag w:val="goog_rdk_109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tr</w:delText>
                      </w:r>
                    </w:del>
                  </w:ins>
                </w:sdtContent>
              </w:sdt>
              <w:ins w:author="Abinaya Saravanan" w:id="100" w:date="2026-09-23T05:08:12Z">
                <w:del w:author="Nivesh" w:id="19" w:date="2026-09-25T10:03:37Z">
                  <w:sdt>
                    <w:sdtPr>
                      <w:id w:val="2106583011"/>
                      <w:tag w:val="goog_rdk_1092"/>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y</w:delText>
                      </w:r>
                    </w:sdtContent>
                  </w:sdt>
                </w:del>
              </w:ins>
            </w:sdtContent>
          </w:sdt>
          <w:sdt>
            <w:sdtPr>
              <w:id w:val="-1602995262"/>
              <w:tag w:val="goog_rdk_1093"/>
            </w:sdtPr>
            <w:sdtContent>
              <w:ins w:author="Suruthika Suruthika" w:id="101" w:date="2026-09-23T09:37:09Z">
                <w:sdt>
                  <w:sdtPr>
                    <w:id w:val="1404201397"/>
                    <w:tag w:val="goog_rdk_1094"/>
                  </w:sdtPr>
                  <w:sdtContent>
                    <w:del w:author="Nivesh" w:id="19" w:date="2026-09-25T10:03:37Z"/>
                  </w:sdtContent>
                </w:sdt>
              </w:ins>
              <w:sdt>
                <w:sdtPr>
                  <w:id w:val="-799479446"/>
                  <w:tag w:val="goog_rdk_1095"/>
                </w:sdtPr>
                <w:sdtContent>
                  <w:ins w:author="Suruthika Suruthika" w:id="101" w:date="2026-09-23T09:37:09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_</w:delText>
                      </w:r>
                    </w:del>
                  </w:ins>
                </w:sdtContent>
              </w:sdt>
              <w:ins w:author="Suruthika Suruthika" w:id="101" w:date="2026-09-23T09:37:09Z">
                <w:del w:author="Nivesh" w:id="19" w:date="2026-09-25T10:03:37Z">
                  <w:sdt>
                    <w:sdtPr>
                      <w:id w:val="253569362"/>
                      <w:tag w:val="goog_rdk_1096"/>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sdtContent>
                  </w:sdt>
                </w:del>
              </w:ins>
            </w:sdtContent>
          </w:sdt>
          <w:sdt>
            <w:sdtPr>
              <w:id w:val="2025092002"/>
              <w:tag w:val="goog_rdk_1097"/>
            </w:sdtPr>
            <w:sdtContent>
              <w:ins w:author="Abinaya Saravanan" w:id="100" w:date="2026-09-23T05:08:12Z">
                <w:sdt>
                  <w:sdtPr>
                    <w:id w:val="-1566364287"/>
                    <w:tag w:val="goog_rdk_1098"/>
                  </w:sdtPr>
                  <w:sdtContent>
                    <w:del w:author="Nivesh" w:id="19" w:date="2026-09-25T10:03:37Z"/>
                  </w:sdtContent>
                </w:sdt>
              </w:ins>
              <w:sdt>
                <w:sdtPr>
                  <w:id w:val="1142285816"/>
                  <w:tag w:val="goog_rdk_109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w:delText>
                      </w:r>
                    </w:del>
                  </w:ins>
                </w:sdtContent>
              </w:sdt>
              <w:ins w:author="Abinaya Saravanan" w:id="100" w:date="2026-09-23T05:08:12Z">
                <w:del w:author="Nivesh" w:id="19" w:date="2026-09-25T10:03:37Z">
                  <w:sdt>
                    <w:sdtPr>
                      <w:id w:val="395169763"/>
                      <w:tag w:val="goog_rdk_1100"/>
                    </w:sdtPr>
                    <w:sdtContent>
                      <w:r w:rsidDel="00000000" w:rsidR="00000000" w:rsidRPr="00000000">
                        <w:rPr>
                          <w:rtl w:val="0"/>
                        </w:rPr>
                      </w:r>
                    </w:sdtContent>
                  </w:sdt>
                </w:del>
              </w:ins>
            </w:sdtContent>
          </w:sdt>
        </w:p>
      </w:sdtContent>
    </w:sdt>
    <w:sdt>
      <w:sdtPr>
        <w:id w:val="-786842441"/>
        <w:tag w:val="goog_rdk_1105"/>
      </w:sdtPr>
      <w:sdtContent>
        <w:p w:rsidR="00000000" w:rsidDel="00000000" w:rsidP="00000000" w:rsidRDefault="00000000" w:rsidRPr="00000000" w14:paraId="000000BF">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439192962"/>
              <w:tag w:val="goog_rdk_1102"/>
            </w:sdtPr>
            <w:sdtContent>
              <w:ins w:author="Abinaya Saravanan" w:id="100" w:date="2026-09-23T05:08:12Z">
                <w:sdt>
                  <w:sdtPr>
                    <w:id w:val="592818512"/>
                    <w:tag w:val="goog_rdk_1103"/>
                  </w:sdtPr>
                  <w:sdtContent>
                    <w:del w:author="Nivesh" w:id="19" w:date="2026-09-25T10:03:37Z"/>
                  </w:sdtContent>
                </w:sdt>
              </w:ins>
              <w:sdt>
                <w:sdtPr>
                  <w:id w:val="629286445"/>
                  <w:tag w:val="goog_rdk_1104"/>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00" w:date="2026-09-23T05:08:12Z">
                <w:del w:author="Nivesh" w:id="19" w:date="2026-09-25T10:03:37Z"/>
              </w:ins>
            </w:sdtContent>
          </w:sdt>
        </w:p>
      </w:sdtContent>
    </w:sdt>
    <w:sdt>
      <w:sdtPr>
        <w:id w:val="-118256042"/>
        <w:tag w:val="goog_rdk_1109"/>
      </w:sdtPr>
      <w:sdtContent>
        <w:p w:rsidR="00000000" w:rsidDel="00000000" w:rsidP="00000000" w:rsidRDefault="00000000" w:rsidRPr="00000000" w14:paraId="000000C0">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158086631"/>
              <w:tag w:val="goog_rdk_1106"/>
            </w:sdtPr>
            <w:sdtContent>
              <w:ins w:author="Abinaya Saravanan" w:id="100" w:date="2026-09-23T05:08:12Z">
                <w:sdt>
                  <w:sdtPr>
                    <w:id w:val="-1646401011"/>
                    <w:tag w:val="goog_rdk_1107"/>
                  </w:sdtPr>
                  <w:sdtContent>
                    <w:del w:author="Nivesh" w:id="19" w:date="2026-09-25T10:03:37Z"/>
                  </w:sdtContent>
                </w:sdt>
              </w:ins>
              <w:sdt>
                <w:sdtPr>
                  <w:id w:val="190279717"/>
                  <w:tag w:val="goog_rdk_1108"/>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00" w:date="2026-09-23T05:08:12Z">
                <w:del w:author="Nivesh" w:id="19" w:date="2026-09-25T10:03:37Z"/>
              </w:ins>
            </w:sdtContent>
          </w:sdt>
        </w:p>
      </w:sdtContent>
    </w:sdt>
    <w:sdt>
      <w:sdtPr>
        <w:id w:val="-868280000"/>
        <w:tag w:val="goog_rdk_1113"/>
      </w:sdtPr>
      <w:sdtContent>
        <w:p w:rsidR="00000000" w:rsidDel="00000000" w:rsidP="00000000" w:rsidRDefault="00000000" w:rsidRPr="00000000" w14:paraId="000000C1">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741211676"/>
              <w:tag w:val="goog_rdk_1110"/>
            </w:sdtPr>
            <w:sdtContent>
              <w:ins w:author="Abinaya Saravanan" w:id="100" w:date="2026-09-23T05:08:12Z">
                <w:sdt>
                  <w:sdtPr>
                    <w:id w:val="1395925466"/>
                    <w:tag w:val="goog_rdk_1111"/>
                  </w:sdtPr>
                  <w:sdtContent>
                    <w:del w:author="Nivesh" w:id="19" w:date="2026-09-25T10:03:37Z"/>
                  </w:sdtContent>
                </w:sdt>
              </w:ins>
              <w:sdt>
                <w:sdtPr>
                  <w:id w:val="2138591768"/>
                  <w:tag w:val="goog_rdk_1112"/>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response = model.generate_content(prompt)</w:delText>
                      </w:r>
                    </w:del>
                  </w:ins>
                </w:sdtContent>
              </w:sdt>
              <w:ins w:author="Abinaya Saravanan" w:id="100" w:date="2026-09-23T05:08:12Z">
                <w:del w:author="Nivesh" w:id="19" w:date="2026-09-25T10:03:37Z"/>
              </w:ins>
            </w:sdtContent>
          </w:sdt>
        </w:p>
      </w:sdtContent>
    </w:sdt>
    <w:sdt>
      <w:sdtPr>
        <w:id w:val="-1869258317"/>
        <w:tag w:val="goog_rdk_1117"/>
      </w:sdtPr>
      <w:sdtContent>
        <w:p w:rsidR="00000000" w:rsidDel="00000000" w:rsidP="00000000" w:rsidRDefault="00000000" w:rsidRPr="00000000" w14:paraId="000000C2">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795899051"/>
              <w:tag w:val="goog_rdk_1114"/>
            </w:sdtPr>
            <w:sdtContent>
              <w:ins w:author="Abinaya Saravanan" w:id="100" w:date="2026-09-23T05:08:12Z">
                <w:sdt>
                  <w:sdtPr>
                    <w:id w:val="-1262055764"/>
                    <w:tag w:val="goog_rdk_1115"/>
                  </w:sdtPr>
                  <w:sdtContent>
                    <w:del w:author="Nivesh" w:id="19" w:date="2026-09-25T10:03:37Z"/>
                  </w:sdtContent>
                </w:sdt>
              </w:ins>
              <w:sdt>
                <w:sdtPr>
                  <w:id w:val="-1666982740"/>
                  <w:tag w:val="goog_rdk_1116"/>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response.text.strip()</w:delText>
                      </w:r>
                    </w:del>
                  </w:ins>
                </w:sdtContent>
              </w:sdt>
              <w:ins w:author="Abinaya Saravanan" w:id="100" w:date="2026-09-23T05:08:12Z">
                <w:del w:author="Nivesh" w:id="19" w:date="2026-09-25T10:03:37Z"/>
              </w:ins>
            </w:sdtContent>
          </w:sdt>
        </w:p>
      </w:sdtContent>
    </w:sdt>
    <w:sdt>
      <w:sdtPr>
        <w:id w:val="-197145057"/>
        <w:tag w:val="goog_rdk_1121"/>
      </w:sdtPr>
      <w:sdtContent>
        <w:p w:rsidR="00000000" w:rsidDel="00000000" w:rsidP="00000000" w:rsidRDefault="00000000" w:rsidRPr="00000000" w14:paraId="000000C3">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18284757"/>
              <w:tag w:val="goog_rdk_1118"/>
            </w:sdtPr>
            <w:sdtContent>
              <w:ins w:author="Abinaya Saravanan" w:id="100" w:date="2026-09-23T05:08:12Z">
                <w:sdt>
                  <w:sdtPr>
                    <w:id w:val="-1094190488"/>
                    <w:tag w:val="goog_rdk_1119"/>
                  </w:sdtPr>
                  <w:sdtContent>
                    <w:del w:author="Nivesh" w:id="19" w:date="2026-09-25T10:03:37Z"/>
                  </w:sdtContent>
                </w:sdt>
              </w:ins>
              <w:sdt>
                <w:sdtPr>
                  <w:id w:val="-772760711"/>
                  <w:tag w:val="goog_rdk_1120"/>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except Exception as e:</w:delText>
                      </w:r>
                    </w:del>
                  </w:ins>
                </w:sdtContent>
              </w:sdt>
              <w:ins w:author="Abinaya Saravanan" w:id="100" w:date="2026-09-23T05:08:12Z">
                <w:del w:author="Nivesh" w:id="19" w:date="2026-09-25T10:03:37Z"/>
              </w:ins>
            </w:sdtContent>
          </w:sdt>
        </w:p>
      </w:sdtContent>
    </w:sdt>
    <w:sdt>
      <w:sdtPr>
        <w:id w:val="2041361245"/>
        <w:tag w:val="goog_rdk_1125"/>
      </w:sdtPr>
      <w:sdtContent>
        <w:p w:rsidR="00000000" w:rsidDel="00000000" w:rsidP="00000000" w:rsidRDefault="00000000" w:rsidRPr="00000000" w14:paraId="000000C4">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26126952"/>
              <w:tag w:val="goog_rdk_1122"/>
            </w:sdtPr>
            <w:sdtContent>
              <w:ins w:author="Abinaya Saravanan" w:id="100" w:date="2026-09-23T05:08:12Z">
                <w:sdt>
                  <w:sdtPr>
                    <w:id w:val="1224284808"/>
                    <w:tag w:val="goog_rdk_1123"/>
                  </w:sdtPr>
                  <w:sdtContent>
                    <w:del w:author="Nivesh" w:id="19" w:date="2026-09-25T10:03:37Z"/>
                  </w:sdtContent>
                </w:sdt>
              </w:ins>
              <w:sdt>
                <w:sdtPr>
                  <w:id w:val="-1587469709"/>
                  <w:tag w:val="goog_rdk_1124"/>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f"Error in Summary: {e}"</w:delText>
                      </w:r>
                    </w:del>
                  </w:ins>
                </w:sdtContent>
              </w:sdt>
              <w:ins w:author="Abinaya Saravanan" w:id="100" w:date="2026-09-23T05:08:12Z">
                <w:del w:author="Nivesh" w:id="19" w:date="2026-09-25T10:03:37Z"/>
              </w:ins>
            </w:sdtContent>
          </w:sdt>
        </w:p>
      </w:sdtContent>
    </w:sdt>
    <w:sdt>
      <w:sdtPr>
        <w:id w:val="-665851039"/>
        <w:tag w:val="goog_rdk_1129"/>
      </w:sdtPr>
      <w:sdtContent>
        <w:p w:rsidR="00000000" w:rsidDel="00000000" w:rsidP="00000000" w:rsidRDefault="00000000" w:rsidRPr="00000000" w14:paraId="000000C5">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922258521"/>
              <w:tag w:val="goog_rdk_1127"/>
            </w:sdtPr>
            <w:sdtContent>
              <w:del w:author="Nivesh" w:id="19" w:date="2026-09-25T10:03:37Z"/>
              <w:sdt>
                <w:sdtPr>
                  <w:id w:val="-2078961341"/>
                  <w:tag w:val="goog_rdk_1128"/>
                </w:sdtPr>
                <w:sdtContent>
                  <w:del w:author="Nivesh" w:id="19" w:date="2026-09-25T10:03:37Z">
                    <w:r w:rsidDel="00000000" w:rsidR="00000000" w:rsidRPr="00000000">
                      <w:rPr>
                        <w:rtl w:val="0"/>
                      </w:rPr>
                    </w:r>
                  </w:del>
                </w:sdtContent>
              </w:sdt>
              <w:del w:author="Nivesh" w:id="19" w:date="2026-09-25T10:03:37Z"/>
            </w:sdtContent>
          </w:sdt>
        </w:p>
      </w:sdtContent>
    </w:sdt>
    <w:sdt>
      <w:sdtPr>
        <w:id w:val="302829332"/>
        <w:tag w:val="goog_rdk_1132"/>
      </w:sdtPr>
      <w:sdtContent>
        <w:p w:rsidR="00000000" w:rsidDel="00000000" w:rsidP="00000000" w:rsidRDefault="00000000" w:rsidRPr="00000000" w14:paraId="000000C6">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301606028"/>
              <w:tag w:val="goog_rdk_1130"/>
            </w:sdtPr>
            <w:sdtContent>
              <w:del w:author="Nivesh" w:id="19" w:date="2026-09-25T10:03:37Z"/>
              <w:sdt>
                <w:sdtPr>
                  <w:id w:val="-1153568384"/>
                  <w:tag w:val="goog_rdk_1131"/>
                </w:sdtPr>
                <w:sdtContent>
                  <w:del w:author="Nivesh" w:id="19" w:date="2026-09-25T10:03:37Z">
                    <w:r w:rsidDel="00000000" w:rsidR="00000000" w:rsidRPr="00000000">
                      <w:rPr>
                        <w:rtl w:val="0"/>
                      </w:rPr>
                    </w:r>
                  </w:del>
                </w:sdtContent>
              </w:sdt>
              <w:del w:author="Nivesh" w:id="19" w:date="2026-09-25T10:03:37Z"/>
            </w:sdtContent>
          </w:sdt>
        </w:p>
      </w:sdtContent>
    </w:sdt>
    <w:sdt>
      <w:sdtPr>
        <w:id w:val="-1512408734"/>
        <w:tag w:val="goog_rdk_1135"/>
      </w:sdtPr>
      <w:sdtContent>
        <w:p w:rsidR="00000000" w:rsidDel="00000000" w:rsidP="00000000" w:rsidRDefault="00000000" w:rsidRPr="00000000" w14:paraId="000000C7">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259232825"/>
              <w:tag w:val="goog_rdk_1133"/>
            </w:sdtPr>
            <w:sdtContent>
              <w:del w:author="Nivesh" w:id="19" w:date="2026-09-25T10:03:37Z"/>
              <w:sdt>
                <w:sdtPr>
                  <w:id w:val="-156830745"/>
                  <w:tag w:val="goog_rdk_1134"/>
                </w:sdtPr>
                <w:sdtContent>
                  <w:del w:author="Nivesh" w:id="19" w:date="2026-09-25T10:03:37Z">
                    <w:r w:rsidDel="00000000" w:rsidR="00000000" w:rsidRPr="00000000">
                      <w:rPr>
                        <w:rtl w:val="0"/>
                      </w:rPr>
                    </w:r>
                  </w:del>
                </w:sdtContent>
              </w:sdt>
              <w:del w:author="Nivesh" w:id="19" w:date="2026-09-25T10:03:37Z"/>
            </w:sdtContent>
          </w:sdt>
        </w:p>
      </w:sdtContent>
    </w:sdt>
    <w:sdt>
      <w:sdtPr>
        <w:id w:val="-438458712"/>
        <w:tag w:val="goog_rdk_1138"/>
      </w:sdtPr>
      <w:sdtContent>
        <w:p w:rsidR="00000000" w:rsidDel="00000000" w:rsidP="00000000" w:rsidRDefault="00000000" w:rsidRPr="00000000" w14:paraId="000000C8">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923661809"/>
              <w:tag w:val="goog_rdk_1136"/>
            </w:sdtPr>
            <w:sdtContent>
              <w:del w:author="Nivesh" w:id="19" w:date="2026-09-25T10:03:37Z"/>
              <w:sdt>
                <w:sdtPr>
                  <w:id w:val="-2119469861"/>
                  <w:tag w:val="goog_rdk_1137"/>
                </w:sdtPr>
                <w:sdtContent>
                  <w:del w:author="Nivesh" w:id="19" w:date="2026-09-25T10:03:37Z">
                    <w:r w:rsidDel="00000000" w:rsidR="00000000" w:rsidRPr="00000000">
                      <w:rPr>
                        <w:rtl w:val="0"/>
                      </w:rPr>
                    </w:r>
                  </w:del>
                </w:sdtContent>
              </w:sdt>
              <w:del w:author="Nivesh" w:id="19" w:date="2026-09-25T10:03:37Z"/>
            </w:sdtContent>
          </w:sdt>
        </w:p>
      </w:sdtContent>
    </w:sdt>
    <w:sdt>
      <w:sdtPr>
        <w:id w:val="1511892772"/>
        <w:tag w:val="goog_rdk_1141"/>
      </w:sdtPr>
      <w:sdtContent>
        <w:p w:rsidR="00000000" w:rsidDel="00000000" w:rsidP="00000000" w:rsidRDefault="00000000" w:rsidRPr="00000000" w14:paraId="000000C9">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845438854"/>
              <w:tag w:val="goog_rdk_1139"/>
            </w:sdtPr>
            <w:sdtContent>
              <w:del w:author="Nivesh" w:id="19" w:date="2026-09-25T10:03:37Z"/>
              <w:sdt>
                <w:sdtPr>
                  <w:id w:val="-1652277615"/>
                  <w:tag w:val="goog_rdk_1140"/>
                </w:sdtPr>
                <w:sdtContent>
                  <w:del w:author="Nivesh" w:id="19" w:date="2026-09-25T10:03:37Z">
                    <w:r w:rsidDel="00000000" w:rsidR="00000000" w:rsidRPr="00000000">
                      <w:rPr>
                        <w:rtl w:val="0"/>
                      </w:rPr>
                    </w:r>
                  </w:del>
                </w:sdtContent>
              </w:sdt>
              <w:del w:author="Nivesh" w:id="19" w:date="2026-09-25T10:03:37Z"/>
            </w:sdtContent>
          </w:sdt>
        </w:p>
      </w:sdtContent>
    </w:sdt>
    <w:sdt>
      <w:sdtPr>
        <w:id w:val="1251904402"/>
        <w:tag w:val="goog_rdk_1144"/>
      </w:sdtPr>
      <w:sdtContent>
        <w:p w:rsidR="00000000" w:rsidDel="00000000" w:rsidP="00000000" w:rsidRDefault="00000000" w:rsidRPr="00000000" w14:paraId="000000CA">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502218"/>
              <w:tag w:val="goog_rdk_1142"/>
            </w:sdtPr>
            <w:sdtContent>
              <w:del w:author="Nivesh" w:id="19" w:date="2026-09-25T10:03:37Z"/>
              <w:sdt>
                <w:sdtPr>
                  <w:id w:val="984386355"/>
                  <w:tag w:val="goog_rdk_1143"/>
                </w:sdtPr>
                <w:sdtContent>
                  <w:del w:author="Nivesh" w:id="19" w:date="2026-09-25T10:03:37Z">
                    <w:r w:rsidDel="00000000" w:rsidR="00000000" w:rsidRPr="00000000">
                      <w:rPr>
                        <w:rtl w:val="0"/>
                      </w:rPr>
                    </w:r>
                  </w:del>
                </w:sdtContent>
              </w:sdt>
              <w:del w:author="Nivesh" w:id="19" w:date="2026-09-25T10:03:37Z"/>
            </w:sdtContent>
          </w:sdt>
        </w:p>
      </w:sdtContent>
    </w:sdt>
    <w:sdt>
      <w:sdtPr>
        <w:id w:val="352493222"/>
        <w:tag w:val="goog_rdk_1148"/>
      </w:sdtPr>
      <w:sdtContent>
        <w:p w:rsidR="00000000" w:rsidDel="00000000" w:rsidP="00000000" w:rsidRDefault="00000000" w:rsidRPr="00000000" w14:paraId="000000CB">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35385720"/>
              <w:tag w:val="goog_rdk_1145"/>
            </w:sdtPr>
            <w:sdtContent>
              <w:del w:author="Nivesh" w:id="19" w:date="2026-09-25T10:03:37Z"/>
              <w:sdt>
                <w:sdtPr>
                  <w:id w:val="-1469818912"/>
                  <w:tag w:val="goog_rdk_114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ARCHIT</w:delText>
                    </w:r>
                  </w:del>
                </w:sdtContent>
              </w:sdt>
              <w:del w:author="Nivesh" w:id="19" w:date="2026-09-25T10:03:37Z">
                <w:sdt>
                  <w:sdtPr>
                    <w:id w:val="-170694823"/>
                    <w:tag w:val="goog_rdk_1147"/>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ECTURAL DIAGRAM</w:delText>
                    </w:r>
                  </w:sdtContent>
                </w:sdt>
              </w:del>
            </w:sdtContent>
          </w:sdt>
        </w:p>
      </w:sdtContent>
    </w:sdt>
    <w:sdt>
      <w:sdtPr>
        <w:id w:val="1028747682"/>
        <w:tag w:val="goog_rdk_1151"/>
      </w:sdtPr>
      <w:sdtContent>
        <w:p w:rsidR="00000000" w:rsidDel="00000000" w:rsidP="00000000" w:rsidRDefault="00000000" w:rsidRPr="00000000" w14:paraId="000000C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841658160"/>
              <w:tag w:val="goog_rdk_114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4889500" cy="4000500"/>
                      <wp:effectExtent b="0" l="0" r="0" t="0"/>
                      <wp:docPr id="212691694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889500" cy="4000500"/>
                              </a:xfrm>
                              <a:prstGeom prst="rect"/>
                              <a:ln/>
                            </pic:spPr>
                          </pic:pic>
                        </a:graphicData>
                      </a:graphic>
                    </wp:inline>
                  </w:drawing>
                </w:r>
              </w:del>
              <w:sdt>
                <w:sdtPr>
                  <w:id w:val="1472529106"/>
                  <w:tag w:val="goog_rdk_1150"/>
                </w:sdtPr>
                <w:sdtContent>
                  <w:del w:author="Nivesh" w:id="19" w:date="2026-09-25T10:03:37Z">
                    <w:r w:rsidDel="00000000" w:rsidR="00000000" w:rsidRPr="00000000">
                      <w:rPr>
                        <w:rtl w:val="0"/>
                      </w:rPr>
                    </w:r>
                  </w:del>
                </w:sdtContent>
              </w:sdt>
              <w:del w:author="Nivesh" w:id="19" w:date="2026-09-25T10:03:37Z"/>
            </w:sdtContent>
          </w:sdt>
        </w:p>
      </w:sdtContent>
    </w:sdt>
    <w:sdt>
      <w:sdtPr>
        <w:id w:val="1171499253"/>
        <w:tag w:val="goog_rdk_1154"/>
      </w:sdtPr>
      <w:sdtContent>
        <w:p w:rsidR="00000000" w:rsidDel="00000000" w:rsidP="00000000" w:rsidRDefault="00000000" w:rsidRPr="00000000" w14:paraId="000000CD">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Change w:author="Rossi Rossi" w:id="0" w:date="2026-09-22T06:56:59Z">
              <w:pPr>
                <w:spacing w:after="280" w:before="280" w:line="240" w:lineRule="auto"/>
                <w:jc w:val="both"/>
              </w:pPr>
            </w:pPrChange>
          </w:pPr>
          <w:sdt>
            <w:sdtPr>
              <w:id w:val="-154611322"/>
              <w:tag w:val="goog_rdk_1152"/>
            </w:sdtPr>
            <w:sdtContent>
              <w:del w:author="Nivesh" w:id="19" w:date="2026-09-25T10:03:37Z"/>
              <w:sdt>
                <w:sdtPr>
                  <w:id w:val="-1319248813"/>
                  <w:tag w:val="goog_rdk_1153"/>
                </w:sdtPr>
                <w:sdtContent>
                  <w:del w:author="Nivesh" w:id="19" w:date="2026-09-25T10:03:37Z">
                    <w:r w:rsidDel="00000000" w:rsidR="00000000" w:rsidRPr="00000000">
                      <w:rPr>
                        <w:rtl w:val="0"/>
                      </w:rPr>
                    </w:r>
                  </w:del>
                </w:sdtContent>
              </w:sdt>
              <w:del w:author="Nivesh" w:id="19" w:date="2026-09-25T10:03:37Z"/>
            </w:sdtContent>
          </w:sdt>
        </w:p>
      </w:sdtContent>
    </w:sdt>
    <w:sdt>
      <w:sdtPr>
        <w:id w:val="956250312"/>
        <w:tag w:val="goog_rdk_1158"/>
      </w:sdtPr>
      <w:sdtContent>
        <w:p w:rsidR="00000000" w:rsidDel="00000000" w:rsidP="00000000" w:rsidRDefault="00000000" w:rsidRPr="00000000" w14:paraId="000000CE">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040944367"/>
              <w:tag w:val="goog_rdk_1155"/>
            </w:sdtPr>
            <w:sdtContent>
              <w:del w:author="Nivesh" w:id="19" w:date="2026-09-25T10:03:37Z"/>
              <w:sdt>
                <w:sdtPr>
                  <w:id w:val="-958300861"/>
                  <w:tag w:val="goog_rdk_115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Pre-requisites</w:delText>
                    </w:r>
                  </w:del>
                </w:sdtContent>
              </w:sdt>
              <w:del w:author="Nivesh" w:id="19" w:date="2026-09-25T10:03:37Z">
                <w:sdt>
                  <w:sdtPr>
                    <w:id w:val="-1753742434"/>
                    <w:tag w:val="goog_rdk_1157"/>
                  </w:sdtPr>
                  <w:sdtContent>
                    <w:r w:rsidDel="00000000" w:rsidR="00000000" w:rsidRPr="00000000">
                      <w:rPr>
                        <w:rtl w:val="0"/>
                      </w:rPr>
                    </w:r>
                  </w:sdtContent>
                </w:sdt>
              </w:del>
            </w:sdtContent>
          </w:sdt>
        </w:p>
      </w:sdtContent>
    </w:sdt>
    <w:sdt>
      <w:sdtPr>
        <w:id w:val="-1882087551"/>
        <w:tag w:val="goog_rdk_1165"/>
      </w:sdtPr>
      <w:sdtContent>
        <w:p w:rsidR="00000000" w:rsidDel="00000000" w:rsidP="00000000" w:rsidRDefault="00000000" w:rsidRPr="00000000" w14:paraId="000000CF">
          <w:pPr>
            <w:spacing w:after="280" w:before="280" w:line="240" w:lineRule="auto"/>
            <w:jc w:val="both"/>
            <w:rPr>
              <w:ins w:author="Rossi Rossi" w:id="102" w:date="2026-09-22T06:56:59Z"/>
              <w:del w:author="Nivesh" w:id="19" w:date="2026-09-25T10:03:37Z"/>
              <w:rPrChange w:author="Nivesh" w:id="42" w:date="2026-09-25T10:03:37Z">
                <w:rPr>
                  <w:rFonts w:ascii="Cambria" w:cs="Cambria" w:eastAsia="Cambria" w:hAnsi="Cambria"/>
                  <w:b w:val="0"/>
                  <w:bCs w:val="0"/>
                  <w:color w:val="000000"/>
                  <w:sz w:val="22"/>
                  <w:szCs w:val="22"/>
                </w:rPr>
              </w:rPrChange>
            </w:rPr>
          </w:pPr>
          <w:sdt>
            <w:sdtPr>
              <w:id w:val="-1025192756"/>
              <w:tag w:val="goog_rdk_1159"/>
            </w:sdtPr>
            <w:sdtContent>
              <w:del w:author="Nivesh" w:id="19" w:date="2026-09-25T10:03:37Z"/>
              <w:sdt>
                <w:sdtPr>
                  <w:id w:val="2139782259"/>
                  <w:tag w:val="goog_rdk_1160"/>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Python 3</w:delText>
                    </w:r>
                  </w:del>
                </w:sdtContent>
              </w:sdt>
              <w:del w:author="Nivesh" w:id="19" w:date="2026-09-25T10:03:37Z">
                <w:sdt>
                  <w:sdtPr>
                    <w:id w:val="-299475775"/>
                    <w:tag w:val="goog_rdk_1161"/>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.10+</w:delText>
                    </w:r>
                  </w:sdtContent>
                </w:sdt>
              </w:del>
            </w:sdtContent>
          </w:sdt>
          <w:sdt>
            <w:sdtPr>
              <w:id w:val="-1620187636"/>
              <w:tag w:val="goog_rdk_1162"/>
            </w:sdtPr>
            <w:sdtContent>
              <w:ins w:author="Rossi Rossi" w:id="102" w:date="2026-09-22T06:56:59Z">
                <w:sdt>
                  <w:sdtPr>
                    <w:id w:val="-983271811"/>
                    <w:tag w:val="goog_rdk_1163"/>
                  </w:sdtPr>
                  <w:sdtContent>
                    <w:del w:author="Nivesh" w:id="19" w:date="2026-09-25T10:03:37Z"/>
                  </w:sdtContent>
                </w:sdt>
              </w:ins>
              <w:sdt>
                <w:sdtPr>
                  <w:id w:val="996776806"/>
                  <w:tag w:val="goog_rdk_116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86627663"/>
        <w:tag w:val="goog_rdk_1169"/>
      </w:sdtPr>
      <w:sdtContent>
        <w:p w:rsidR="00000000" w:rsidDel="00000000" w:rsidP="00000000" w:rsidRDefault="00000000" w:rsidRPr="00000000" w14:paraId="000000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5442945"/>
              <w:tag w:val="goog_rdk_1166"/>
            </w:sdtPr>
            <w:sdtContent>
              <w:ins w:author="Rossi Rossi" w:id="102" w:date="2026-09-22T06:56:59Z">
                <w:sdt>
                  <w:sdtPr>
                    <w:id w:val="1194137831"/>
                    <w:tag w:val="goog_rdk_1167"/>
                  </w:sdtPr>
                  <w:sdtContent>
                    <w:del w:author="Nivesh" w:id="19" w:date="2026-09-25T10:03:37Z"/>
                  </w:sdtContent>
                </w:sdt>
              </w:ins>
              <w:sdt>
                <w:sdtPr>
                  <w:id w:val="-761835928"/>
                  <w:tag w:val="goog_rdk_11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1832399456"/>
        <w:tag w:val="goog_rdk_1175"/>
      </w:sdtPr>
      <w:sdtContent>
        <w:p w:rsidR="00000000" w:rsidDel="00000000" w:rsidP="00000000" w:rsidRDefault="00000000" w:rsidRPr="00000000" w14:paraId="000000D1">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752494918"/>
              <w:tag w:val="goog_rdk_1172"/>
            </w:sdtPr>
            <w:sdtContent>
              <w:ins w:author="Abinaya Saravanan" w:id="105" w:date="2026-09-23T05:10:46Z">
                <w:sdt>
                  <w:sdtPr>
                    <w:id w:val="-1064174487"/>
                    <w:tag w:val="goog_rdk_1173"/>
                  </w:sdtPr>
                  <w:sdtContent>
                    <w:del w:author="Nivesh" w:id="19" w:date="2026-09-25T10:03:37Z"/>
                  </w:sdtContent>
                </w:sdt>
              </w:ins>
              <w:sdt>
                <w:sdtPr>
                  <w:id w:val="1885881607"/>
                  <w:tag w:val="goog_rdk_1174"/>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05" w:date="2026-09-23T05:10:46Z">
                <w:del w:author="Nivesh" w:id="19" w:date="2026-09-25T10:03:37Z"/>
              </w:ins>
            </w:sdtContent>
          </w:sdt>
        </w:p>
      </w:sdtContent>
    </w:sdt>
    <w:sdt>
      <w:sdtPr>
        <w:id w:val="251866499"/>
        <w:tag w:val="goog_rdk_1179"/>
      </w:sdtPr>
      <w:sdtContent>
        <w:p w:rsidR="00000000" w:rsidDel="00000000" w:rsidP="00000000" w:rsidRDefault="00000000" w:rsidRPr="00000000" w14:paraId="000000D2">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163184723"/>
              <w:tag w:val="goog_rdk_1176"/>
            </w:sdtPr>
            <w:sdtContent>
              <w:ins w:author="Abinaya Saravanan" w:id="105" w:date="2026-09-23T05:10:46Z">
                <w:sdt>
                  <w:sdtPr>
                    <w:id w:val="-1852098978"/>
                    <w:tag w:val="goog_rdk_1177"/>
                  </w:sdtPr>
                  <w:sdtContent>
                    <w:del w:author="Nivesh" w:id="19" w:date="2026-09-25T10:03:37Z"/>
                  </w:sdtContent>
                </w:sdt>
              </w:ins>
              <w:sdt>
                <w:sdtPr>
                  <w:id w:val="524354283"/>
                  <w:tag w:val="goog_rdk_1178"/>
                </w:sdtPr>
                <w:sdtContent>
                  <w:ins w:author="Abinaya Saravanan" w:id="105" w:date="2026-09-23T05:10:46Z">
                    <w:del w:author="Nivesh" w:id="19" w:date="2026-09-25T10:03:37Z">
                      <w:r w:rsidDel="00000000" w:rsidR="00000000" w:rsidRPr="00000000">
                        <w:rPr>
                          <w:rtl w:val="0"/>
                        </w:rPr>
                      </w:r>
                    </w:del>
                  </w:ins>
                </w:sdtContent>
              </w:sdt>
              <w:ins w:author="Abinaya Saravanan" w:id="105" w:date="2026-09-23T05:10:46Z">
                <w:del w:author="Nivesh" w:id="19" w:date="2026-09-25T10:03:37Z"/>
              </w:ins>
            </w:sdtContent>
          </w:sdt>
        </w:p>
      </w:sdtContent>
    </w:sdt>
    <w:sdt>
      <w:sdtPr>
        <w:id w:val="1551523085"/>
        <w:tag w:val="goog_rdk_1183"/>
      </w:sdtPr>
      <w:sdtContent>
        <w:p w:rsidR="00000000" w:rsidDel="00000000" w:rsidP="00000000" w:rsidRDefault="00000000" w:rsidRPr="00000000" w14:paraId="000000D3">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338284771"/>
              <w:tag w:val="goog_rdk_1180"/>
            </w:sdtPr>
            <w:sdtContent>
              <w:ins w:author="Abinaya Saravanan" w:id="105" w:date="2026-09-23T05:10:46Z">
                <w:sdt>
                  <w:sdtPr>
                    <w:id w:val="-70789744"/>
                    <w:tag w:val="goog_rdk_1181"/>
                  </w:sdtPr>
                  <w:sdtContent>
                    <w:del w:author="Nivesh" w:id="19" w:date="2026-09-25T10:03:37Z"/>
                  </w:sdtContent>
                </w:sdt>
              </w:ins>
              <w:sdt>
                <w:sdtPr>
                  <w:id w:val="-1101530442"/>
                  <w:tag w:val="goog_rdk_1182"/>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05" w:date="2026-09-23T05:10:46Z">
                <w:del w:author="Nivesh" w:id="19" w:date="2026-09-25T10:03:37Z"/>
              </w:ins>
            </w:sdtContent>
          </w:sdt>
        </w:p>
      </w:sdtContent>
    </w:sdt>
    <w:sdt>
      <w:sdtPr>
        <w:id w:val="1099299833"/>
        <w:tag w:val="goog_rdk_1187"/>
      </w:sdtPr>
      <w:sdtContent>
        <w:p w:rsidR="00000000" w:rsidDel="00000000" w:rsidP="00000000" w:rsidRDefault="00000000" w:rsidRPr="00000000" w14:paraId="000000D4">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835497037"/>
              <w:tag w:val="goog_rdk_1184"/>
            </w:sdtPr>
            <w:sdtContent>
              <w:ins w:author="Abinaya Saravanan" w:id="105" w:date="2026-09-23T05:10:46Z">
                <w:sdt>
                  <w:sdtPr>
                    <w:id w:val="-269016778"/>
                    <w:tag w:val="goog_rdk_1185"/>
                  </w:sdtPr>
                  <w:sdtContent>
                    <w:del w:author="Nivesh" w:id="19" w:date="2026-09-25T10:03:37Z"/>
                  </w:sdtContent>
                </w:sdt>
              </w:ins>
              <w:sdt>
                <w:sdtPr>
                  <w:id w:val="-1544859612"/>
                  <w:tag w:val="goog_rdk_1186"/>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05" w:date="2026-09-23T05:10:46Z">
                <w:del w:author="Nivesh" w:id="19" w:date="2026-09-25T10:03:37Z"/>
              </w:ins>
            </w:sdtContent>
          </w:sdt>
        </w:p>
      </w:sdtContent>
    </w:sdt>
    <w:sdt>
      <w:sdtPr>
        <w:id w:val="-403030004"/>
        <w:tag w:val="goog_rdk_1191"/>
      </w:sdtPr>
      <w:sdtContent>
        <w:p w:rsidR="00000000" w:rsidDel="00000000" w:rsidP="00000000" w:rsidRDefault="00000000" w:rsidRPr="00000000" w14:paraId="000000D5">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239500140"/>
              <w:tag w:val="goog_rdk_1188"/>
            </w:sdtPr>
            <w:sdtContent>
              <w:ins w:author="Abinaya Saravanan" w:id="105" w:date="2026-09-23T05:10:46Z">
                <w:sdt>
                  <w:sdtPr>
                    <w:id w:val="-1990840466"/>
                    <w:tag w:val="goog_rdk_1189"/>
                  </w:sdtPr>
                  <w:sdtContent>
                    <w:del w:author="Nivesh" w:id="19" w:date="2026-09-25T10:03:37Z"/>
                  </w:sdtContent>
                </w:sdt>
              </w:ins>
              <w:sdt>
                <w:sdtPr>
                  <w:id w:val="1849980528"/>
                  <w:tag w:val="goog_rdk_1190"/>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05" w:date="2026-09-23T05:10:46Z">
                <w:del w:author="Nivesh" w:id="19" w:date="2026-09-25T10:03:37Z"/>
              </w:ins>
            </w:sdtContent>
          </w:sdt>
        </w:p>
      </w:sdtContent>
    </w:sdt>
    <w:sdt>
      <w:sdtPr>
        <w:id w:val="744593704"/>
        <w:tag w:val="goog_rdk_1195"/>
      </w:sdtPr>
      <w:sdtContent>
        <w:p w:rsidR="00000000" w:rsidDel="00000000" w:rsidP="00000000" w:rsidRDefault="00000000" w:rsidRPr="00000000" w14:paraId="000000D6">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545431103"/>
              <w:tag w:val="goog_rdk_1192"/>
            </w:sdtPr>
            <w:sdtContent>
              <w:ins w:author="Abinaya Saravanan" w:id="105" w:date="2026-09-23T05:10:46Z">
                <w:sdt>
                  <w:sdtPr>
                    <w:id w:val="1276171967"/>
                    <w:tag w:val="goog_rdk_1193"/>
                  </w:sdtPr>
                  <w:sdtContent>
                    <w:del w:author="Nivesh" w:id="19" w:date="2026-09-25T10:03:37Z"/>
                  </w:sdtContent>
                </w:sdt>
              </w:ins>
              <w:sdt>
                <w:sdtPr>
                  <w:id w:val="-502239487"/>
                  <w:tag w:val="goog_rdk_1194"/>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05" w:date="2026-09-23T05:10:46Z">
                <w:del w:author="Nivesh" w:id="19" w:date="2026-09-25T10:03:37Z"/>
              </w:ins>
            </w:sdtContent>
          </w:sdt>
        </w:p>
      </w:sdtContent>
    </w:sdt>
    <w:sdt>
      <w:sdtPr>
        <w:id w:val="-1037943330"/>
        <w:tag w:val="goog_rdk_1199"/>
      </w:sdtPr>
      <w:sdtContent>
        <w:p w:rsidR="00000000" w:rsidDel="00000000" w:rsidP="00000000" w:rsidRDefault="00000000" w:rsidRPr="00000000" w14:paraId="000000D7">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768947002"/>
              <w:tag w:val="goog_rdk_1196"/>
            </w:sdtPr>
            <w:sdtContent>
              <w:ins w:author="Abinaya Saravanan" w:id="105" w:date="2026-09-23T05:10:46Z">
                <w:sdt>
                  <w:sdtPr>
                    <w:id w:val="-112992446"/>
                    <w:tag w:val="goog_rdk_1197"/>
                  </w:sdtPr>
                  <w:sdtContent>
                    <w:del w:author="Nivesh" w:id="19" w:date="2026-09-25T10:03:37Z"/>
                  </w:sdtContent>
                </w:sdt>
              </w:ins>
              <w:sdt>
                <w:sdtPr>
                  <w:id w:val="1162265829"/>
                  <w:tag w:val="goog_rdk_1198"/>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05" w:date="2026-09-23T05:10:46Z">
                <w:del w:author="Nivesh" w:id="19" w:date="2026-09-25T10:03:37Z"/>
              </w:ins>
            </w:sdtContent>
          </w:sdt>
        </w:p>
      </w:sdtContent>
    </w:sdt>
    <w:sdt>
      <w:sdtPr>
        <w:id w:val="1358924169"/>
        <w:tag w:val="goog_rdk_1203"/>
      </w:sdtPr>
      <w:sdtContent>
        <w:p w:rsidR="00000000" w:rsidDel="00000000" w:rsidP="00000000" w:rsidRDefault="00000000" w:rsidRPr="00000000" w14:paraId="000000D8">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905613520"/>
              <w:tag w:val="goog_rdk_1200"/>
            </w:sdtPr>
            <w:sdtContent>
              <w:ins w:author="Abinaya Saravanan" w:id="105" w:date="2026-09-23T05:10:46Z">
                <w:sdt>
                  <w:sdtPr>
                    <w:id w:val="-1806574303"/>
                    <w:tag w:val="goog_rdk_1201"/>
                  </w:sdtPr>
                  <w:sdtContent>
                    <w:del w:author="Nivesh" w:id="19" w:date="2026-09-25T10:03:37Z"/>
                  </w:sdtContent>
                </w:sdt>
              </w:ins>
              <w:sdt>
                <w:sdtPr>
                  <w:id w:val="233175150"/>
                  <w:tag w:val="goog_rdk_1202"/>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05" w:date="2026-09-23T05:10:46Z">
                <w:del w:author="Nivesh" w:id="19" w:date="2026-09-25T10:03:37Z"/>
              </w:ins>
            </w:sdtContent>
          </w:sdt>
        </w:p>
      </w:sdtContent>
    </w:sdt>
    <w:sdt>
      <w:sdtPr>
        <w:id w:val="1481719580"/>
        <w:tag w:val="goog_rdk_1207"/>
      </w:sdtPr>
      <w:sdtContent>
        <w:p w:rsidR="00000000" w:rsidDel="00000000" w:rsidP="00000000" w:rsidRDefault="00000000" w:rsidRPr="00000000" w14:paraId="000000D9">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322500335"/>
              <w:tag w:val="goog_rdk_1204"/>
            </w:sdtPr>
            <w:sdtContent>
              <w:ins w:author="Abinaya Saravanan" w:id="105" w:date="2026-09-23T05:10:46Z">
                <w:sdt>
                  <w:sdtPr>
                    <w:id w:val="-1229109725"/>
                    <w:tag w:val="goog_rdk_1205"/>
                  </w:sdtPr>
                  <w:sdtContent>
                    <w:del w:author="Nivesh" w:id="19" w:date="2026-09-25T10:03:37Z"/>
                  </w:sdtContent>
                </w:sdt>
              </w:ins>
              <w:sdt>
                <w:sdtPr>
                  <w:id w:val="-1311809336"/>
                  <w:tag w:val="goog_rdk_1206"/>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05" w:date="2026-09-23T05:10:46Z">
                <w:del w:author="Nivesh" w:id="19" w:date="2026-09-25T10:03:37Z"/>
              </w:ins>
            </w:sdtContent>
          </w:sdt>
        </w:p>
      </w:sdtContent>
    </w:sdt>
    <w:sdt>
      <w:sdtPr>
        <w:id w:val="1274022987"/>
        <w:tag w:val="goog_rdk_1211"/>
      </w:sdtPr>
      <w:sdtContent>
        <w:p w:rsidR="00000000" w:rsidDel="00000000" w:rsidP="00000000" w:rsidRDefault="00000000" w:rsidRPr="00000000" w14:paraId="000000DA">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626637079"/>
              <w:tag w:val="goog_rdk_1208"/>
            </w:sdtPr>
            <w:sdtContent>
              <w:ins w:author="Abinaya Saravanan" w:id="105" w:date="2026-09-23T05:10:46Z">
                <w:sdt>
                  <w:sdtPr>
                    <w:id w:val="82289932"/>
                    <w:tag w:val="goog_rdk_1209"/>
                  </w:sdtPr>
                  <w:sdtContent>
                    <w:del w:author="Nivesh" w:id="19" w:date="2026-09-25T10:03:37Z"/>
                  </w:sdtContent>
                </w:sdt>
              </w:ins>
              <w:sdt>
                <w:sdtPr>
                  <w:id w:val="531347474"/>
                  <w:tag w:val="goog_rdk_1210"/>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05" w:date="2026-09-23T05:10:46Z">
                <w:del w:author="Nivesh" w:id="19" w:date="2026-09-25T10:03:37Z"/>
              </w:ins>
            </w:sdtContent>
          </w:sdt>
        </w:p>
      </w:sdtContent>
    </w:sdt>
    <w:sdt>
      <w:sdtPr>
        <w:id w:val="-1554520493"/>
        <w:tag w:val="goog_rdk_1217"/>
      </w:sdtPr>
      <w:sdtContent>
        <w:p w:rsidR="00000000" w:rsidDel="00000000" w:rsidP="00000000" w:rsidRDefault="00000000" w:rsidRPr="00000000" w14:paraId="000000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9611666"/>
              <w:tag w:val="goog_rdk_1214"/>
            </w:sdtPr>
            <w:sdtContent>
              <w:ins w:author="Rossi Rossi" w:id="102" w:date="2026-09-22T06:56:59Z">
                <w:sdt>
                  <w:sdtPr>
                    <w:id w:val="2027270036"/>
                    <w:tag w:val="goog_rdk_1215"/>
                  </w:sdtPr>
                  <w:sdtContent>
                    <w:del w:author="Nivesh" w:id="19" w:date="2026-09-25T10:03:37Z"/>
                  </w:sdtContent>
                </w:sdt>
              </w:ins>
              <w:sdt>
                <w:sdtPr>
                  <w:id w:val="-1502962086"/>
                  <w:tag w:val="goog_rdk_12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78056656"/>
        <w:tag w:val="goog_rdk_1221"/>
      </w:sdtPr>
      <w:sdtContent>
        <w:p w:rsidR="00000000" w:rsidDel="00000000" w:rsidP="00000000" w:rsidRDefault="00000000" w:rsidRPr="00000000" w14:paraId="000000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5803438"/>
              <w:tag w:val="goog_rdk_1218"/>
            </w:sdtPr>
            <w:sdtContent>
              <w:ins w:author="Rossi Rossi" w:id="102" w:date="2026-09-22T06:56:59Z">
                <w:sdt>
                  <w:sdtPr>
                    <w:id w:val="-1226293885"/>
                    <w:tag w:val="goog_rdk_1219"/>
                  </w:sdtPr>
                  <w:sdtContent>
                    <w:del w:author="Nivesh" w:id="19" w:date="2026-09-25T10:03:37Z"/>
                  </w:sdtContent>
                </w:sdt>
              </w:ins>
              <w:sdt>
                <w:sdtPr>
                  <w:id w:val="-860403254"/>
                  <w:tag w:val="goog_rdk_12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1184811464"/>
        <w:tag w:val="goog_rdk_1225"/>
      </w:sdtPr>
      <w:sdtContent>
        <w:p w:rsidR="00000000" w:rsidDel="00000000" w:rsidP="00000000" w:rsidRDefault="00000000" w:rsidRPr="00000000" w14:paraId="000000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46127106"/>
              <w:tag w:val="goog_rdk_1222"/>
            </w:sdtPr>
            <w:sdtContent>
              <w:ins w:author="Rossi Rossi" w:id="102" w:date="2026-09-22T06:56:59Z">
                <w:sdt>
                  <w:sdtPr>
                    <w:id w:val="-196051082"/>
                    <w:tag w:val="goog_rdk_1223"/>
                  </w:sdtPr>
                  <w:sdtContent>
                    <w:del w:author="Nivesh" w:id="19" w:date="2026-09-25T10:03:37Z"/>
                  </w:sdtContent>
                </w:sdt>
              </w:ins>
              <w:sdt>
                <w:sdtPr>
                  <w:id w:val="-1599208724"/>
                  <w:tag w:val="goog_rdk_122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43322782"/>
        <w:tag w:val="goog_rdk_1229"/>
      </w:sdtPr>
      <w:sdtContent>
        <w:p w:rsidR="00000000" w:rsidDel="00000000" w:rsidP="00000000" w:rsidRDefault="00000000" w:rsidRPr="00000000" w14:paraId="000000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9981710"/>
              <w:tag w:val="goog_rdk_1226"/>
            </w:sdtPr>
            <w:sdtContent>
              <w:ins w:author="Rossi Rossi" w:id="102" w:date="2026-09-22T06:56:59Z">
                <w:sdt>
                  <w:sdtPr>
                    <w:id w:val="-1096571124"/>
                    <w:tag w:val="goog_rdk_1227"/>
                  </w:sdtPr>
                  <w:sdtContent>
                    <w:del w:author="Nivesh" w:id="19" w:date="2026-09-25T10:03:37Z"/>
                  </w:sdtContent>
                </w:sdt>
              </w:ins>
              <w:sdt>
                <w:sdtPr>
                  <w:id w:val="901360781"/>
                  <w:tag w:val="goog_rdk_12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164947713"/>
        <w:tag w:val="goog_rdk_1233"/>
      </w:sdtPr>
      <w:sdtContent>
        <w:p w:rsidR="00000000" w:rsidDel="00000000" w:rsidP="00000000" w:rsidRDefault="00000000" w:rsidRPr="00000000" w14:paraId="000000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358858"/>
              <w:tag w:val="goog_rdk_1230"/>
            </w:sdtPr>
            <w:sdtContent>
              <w:ins w:author="Rossi Rossi" w:id="102" w:date="2026-09-22T06:56:59Z">
                <w:sdt>
                  <w:sdtPr>
                    <w:id w:val="-135657684"/>
                    <w:tag w:val="goog_rdk_1231"/>
                  </w:sdtPr>
                  <w:sdtContent>
                    <w:del w:author="Nivesh" w:id="19" w:date="2026-09-25T10:03:37Z"/>
                  </w:sdtContent>
                </w:sdt>
              </w:ins>
              <w:sdt>
                <w:sdtPr>
                  <w:id w:val="1177922489"/>
                  <w:tag w:val="goog_rdk_123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1258793156"/>
        <w:tag w:val="goog_rdk_1237"/>
      </w:sdtPr>
      <w:sdtContent>
        <w:p w:rsidR="00000000" w:rsidDel="00000000" w:rsidP="00000000" w:rsidRDefault="00000000" w:rsidRPr="00000000" w14:paraId="000000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84848689"/>
              <w:tag w:val="goog_rdk_1234"/>
            </w:sdtPr>
            <w:sdtContent>
              <w:ins w:author="Rossi Rossi" w:id="102" w:date="2026-09-22T06:56:59Z">
                <w:sdt>
                  <w:sdtPr>
                    <w:id w:val="1044551519"/>
                    <w:tag w:val="goog_rdk_1235"/>
                  </w:sdtPr>
                  <w:sdtContent>
                    <w:del w:author="Nivesh" w:id="19" w:date="2026-09-25T10:03:37Z"/>
                  </w:sdtContent>
                </w:sdt>
              </w:ins>
              <w:sdt>
                <w:sdtPr>
                  <w:id w:val="1866012055"/>
                  <w:tag w:val="goog_rdk_12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164913"/>
        <w:tag w:val="goog_rdk_1241"/>
      </w:sdtPr>
      <w:sdtContent>
        <w:p w:rsidR="00000000" w:rsidDel="00000000" w:rsidP="00000000" w:rsidRDefault="00000000" w:rsidRPr="00000000" w14:paraId="000000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19901373"/>
              <w:tag w:val="goog_rdk_1238"/>
            </w:sdtPr>
            <w:sdtContent>
              <w:ins w:author="Rossi Rossi" w:id="102" w:date="2026-09-22T06:56:59Z">
                <w:sdt>
                  <w:sdtPr>
                    <w:id w:val="-504150"/>
                    <w:tag w:val="goog_rdk_1239"/>
                  </w:sdtPr>
                  <w:sdtContent>
                    <w:del w:author="Nivesh" w:id="19" w:date="2026-09-25T10:03:37Z"/>
                  </w:sdtContent>
                </w:sdt>
              </w:ins>
              <w:sdt>
                <w:sdtPr>
                  <w:id w:val="-783152275"/>
                  <w:tag w:val="goog_rdk_12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840306446"/>
        <w:tag w:val="goog_rdk_1245"/>
      </w:sdtPr>
      <w:sdtContent>
        <w:p w:rsidR="00000000" w:rsidDel="00000000" w:rsidP="00000000" w:rsidRDefault="00000000" w:rsidRPr="00000000" w14:paraId="000000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0424819"/>
              <w:tag w:val="goog_rdk_1242"/>
            </w:sdtPr>
            <w:sdtContent>
              <w:ins w:author="Rossi Rossi" w:id="102" w:date="2026-09-22T06:56:59Z">
                <w:sdt>
                  <w:sdtPr>
                    <w:id w:val="1124395780"/>
                    <w:tag w:val="goog_rdk_1243"/>
                  </w:sdtPr>
                  <w:sdtContent>
                    <w:del w:author="Nivesh" w:id="19" w:date="2026-09-25T10:03:37Z"/>
                  </w:sdtContent>
                </w:sdt>
              </w:ins>
              <w:sdt>
                <w:sdtPr>
                  <w:id w:val="1199320814"/>
                  <w:tag w:val="goog_rdk_12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09515885"/>
        <w:tag w:val="goog_rdk_1249"/>
      </w:sdtPr>
      <w:sdtContent>
        <w:p w:rsidR="00000000" w:rsidDel="00000000" w:rsidP="00000000" w:rsidRDefault="00000000" w:rsidRPr="00000000" w14:paraId="000000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8049544"/>
              <w:tag w:val="goog_rdk_1246"/>
            </w:sdtPr>
            <w:sdtContent>
              <w:ins w:author="Rossi Rossi" w:id="102" w:date="2026-09-22T06:56:59Z">
                <w:sdt>
                  <w:sdtPr>
                    <w:id w:val="82445566"/>
                    <w:tag w:val="goog_rdk_1247"/>
                  </w:sdtPr>
                  <w:sdtContent>
                    <w:del w:author="Nivesh" w:id="19" w:date="2026-09-25T10:03:37Z"/>
                  </w:sdtContent>
                </w:sdt>
              </w:ins>
              <w:sdt>
                <w:sdtPr>
                  <w:id w:val="-1335067937"/>
                  <w:tag w:val="goog_rdk_12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2124597026"/>
        <w:tag w:val="goog_rdk_1253"/>
      </w:sdtPr>
      <w:sdtContent>
        <w:p w:rsidR="00000000" w:rsidDel="00000000" w:rsidP="00000000" w:rsidRDefault="00000000" w:rsidRPr="00000000" w14:paraId="000000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2960461"/>
              <w:tag w:val="goog_rdk_1250"/>
            </w:sdtPr>
            <w:sdtContent>
              <w:ins w:author="Rossi Rossi" w:id="102" w:date="2026-09-22T06:56:59Z">
                <w:sdt>
                  <w:sdtPr>
                    <w:id w:val="1446152511"/>
                    <w:tag w:val="goog_rdk_1251"/>
                  </w:sdtPr>
                  <w:sdtContent>
                    <w:del w:author="Nivesh" w:id="19" w:date="2026-09-25T10:03:37Z"/>
                  </w:sdtContent>
                </w:sdt>
              </w:ins>
              <w:sdt>
                <w:sdtPr>
                  <w:id w:val="2079846854"/>
                  <w:tag w:val="goog_rdk_12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87509947"/>
        <w:tag w:val="goog_rdk_1258"/>
      </w:sdtPr>
      <w:sdtContent>
        <w:p w:rsidR="00000000" w:rsidDel="00000000" w:rsidP="00000000" w:rsidRDefault="00000000" w:rsidRPr="00000000" w14:paraId="000000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09819346"/>
              <w:tag w:val="goog_rdk_1254"/>
            </w:sdtPr>
            <w:sdtContent>
              <w:ins w:author="Rossi Rossi" w:id="102" w:date="2026-09-22T06:56:59Z">
                <w:sdt>
                  <w:sdtPr>
                    <w:id w:val="-887883342"/>
                    <w:tag w:val="goog_rdk_1255"/>
                  </w:sdtPr>
                  <w:sdtContent>
                    <w:del w:author="Nivesh" w:id="19" w:date="2026-09-25T10:03:37Z"/>
                  </w:sdtContent>
                </w:sdt>
              </w:ins>
              <w:sdt>
                <w:sdtPr>
                  <w:id w:val="-1742610133"/>
                  <w:tag w:val="goog_rdk_12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w:delText>
                      </w:r>
                    </w:del>
                  </w:ins>
                </w:sdtContent>
              </w:sdt>
              <w:ins w:author="Rossi Rossi" w:id="102" w:date="2026-09-22T06:56:59Z">
                <w:del w:author="Nivesh" w:id="19" w:date="2026-09-25T10:03:37Z">
                  <w:sdt>
                    <w:sdtPr>
                      <w:id w:val="-150355376"/>
                      <w:tag w:val="goog_rdk_1257"/>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_key="YOUR_API_KEY")</w:delText>
                      </w:r>
                    </w:sdtContent>
                  </w:sdt>
                </w:del>
              </w:ins>
            </w:sdtContent>
          </w:sdt>
        </w:p>
      </w:sdtContent>
    </w:sdt>
    <w:sdt>
      <w:sdtPr>
        <w:id w:val="-1129424400"/>
        <w:tag w:val="goog_rdk_1262"/>
      </w:sdtPr>
      <w:sdtContent>
        <w:p w:rsidR="00000000" w:rsidDel="00000000" w:rsidP="00000000" w:rsidRDefault="00000000" w:rsidRPr="00000000" w14:paraId="000000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4519118"/>
              <w:tag w:val="goog_rdk_1259"/>
            </w:sdtPr>
            <w:sdtContent>
              <w:ins w:author="Rossi Rossi" w:id="102" w:date="2026-09-22T06:56:59Z">
                <w:sdt>
                  <w:sdtPr>
                    <w:id w:val="2088875997"/>
                    <w:tag w:val="goog_rdk_1260"/>
                  </w:sdtPr>
                  <w:sdtContent>
                    <w:del w:author="Nivesh" w:id="19" w:date="2026-09-25T10:03:37Z"/>
                  </w:sdtContent>
                </w:sdt>
              </w:ins>
              <w:sdt>
                <w:sdtPr>
                  <w:id w:val="281081277"/>
                  <w:tag w:val="goog_rdk_12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26143074"/>
        <w:tag w:val="goog_rdk_1266"/>
      </w:sdtPr>
      <w:sdtContent>
        <w:p w:rsidR="00000000" w:rsidDel="00000000" w:rsidP="00000000" w:rsidRDefault="00000000" w:rsidRPr="00000000" w14:paraId="000000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9372405"/>
              <w:tag w:val="goog_rdk_1263"/>
            </w:sdtPr>
            <w:sdtContent>
              <w:ins w:author="Rossi Rossi" w:id="102" w:date="2026-09-22T06:56:59Z">
                <w:sdt>
                  <w:sdtPr>
                    <w:id w:val="-261117591"/>
                    <w:tag w:val="goog_rdk_1264"/>
                  </w:sdtPr>
                  <w:sdtContent>
                    <w:del w:author="Nivesh" w:id="19" w:date="2026-09-25T10:03:37Z"/>
                  </w:sdtContent>
                </w:sdt>
              </w:ins>
              <w:sdt>
                <w:sdtPr>
                  <w:id w:val="1301238062"/>
                  <w:tag w:val="goog_rdk_12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136976341"/>
        <w:tag w:val="goog_rdk_1270"/>
      </w:sdtPr>
      <w:sdtContent>
        <w:p w:rsidR="00000000" w:rsidDel="00000000" w:rsidP="00000000" w:rsidRDefault="00000000" w:rsidRPr="00000000" w14:paraId="000000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2782832"/>
              <w:tag w:val="goog_rdk_1267"/>
            </w:sdtPr>
            <w:sdtContent>
              <w:ins w:author="Rossi Rossi" w:id="102" w:date="2026-09-22T06:56:59Z">
                <w:sdt>
                  <w:sdtPr>
                    <w:id w:val="-33384093"/>
                    <w:tag w:val="goog_rdk_1268"/>
                  </w:sdtPr>
                  <w:sdtContent>
                    <w:del w:author="Nivesh" w:id="19" w:date="2026-09-25T10:03:37Z"/>
                  </w:sdtContent>
                </w:sdt>
              </w:ins>
              <w:sdt>
                <w:sdtPr>
                  <w:id w:val="-609102291"/>
                  <w:tag w:val="goog_rdk_12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835389001"/>
        <w:tag w:val="goog_rdk_1274"/>
      </w:sdtPr>
      <w:sdtContent>
        <w:p w:rsidR="00000000" w:rsidDel="00000000" w:rsidP="00000000" w:rsidRDefault="00000000" w:rsidRPr="00000000" w14:paraId="000000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8219900"/>
              <w:tag w:val="goog_rdk_1271"/>
            </w:sdtPr>
            <w:sdtContent>
              <w:ins w:author="Rossi Rossi" w:id="102" w:date="2026-09-22T06:56:59Z">
                <w:sdt>
                  <w:sdtPr>
                    <w:id w:val="-1969156971"/>
                    <w:tag w:val="goog_rdk_1272"/>
                  </w:sdtPr>
                  <w:sdtContent>
                    <w:del w:author="Nivesh" w:id="19" w:date="2026-09-25T10:03:37Z"/>
                  </w:sdtContent>
                </w:sdt>
              </w:ins>
              <w:sdt>
                <w:sdtPr>
                  <w:id w:val="1603744120"/>
                  <w:tag w:val="goog_rdk_12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ins>
            </w:sdtContent>
          </w:sdt>
        </w:p>
      </w:sdtContent>
    </w:sdt>
    <w:sdt>
      <w:sdtPr>
        <w:id w:val="-1969472009"/>
        <w:tag w:val="goog_rdk_1278"/>
      </w:sdtPr>
      <w:sdtContent>
        <w:p w:rsidR="00000000" w:rsidDel="00000000" w:rsidP="00000000" w:rsidRDefault="00000000" w:rsidRPr="00000000" w14:paraId="000000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7872124"/>
              <w:tag w:val="goog_rdk_1275"/>
            </w:sdtPr>
            <w:sdtContent>
              <w:ins w:author="Rossi Rossi" w:id="102" w:date="2026-09-22T06:56:59Z">
                <w:sdt>
                  <w:sdtPr>
                    <w:id w:val="989469919"/>
                    <w:tag w:val="goog_rdk_1276"/>
                  </w:sdtPr>
                  <w:sdtContent>
                    <w:del w:author="Nivesh" w:id="19" w:date="2026-09-25T10:03:37Z"/>
                  </w:sdtContent>
                </w:sdt>
              </w:ins>
              <w:sdt>
                <w:sdtPr>
                  <w:id w:val="-655010070"/>
                  <w:tag w:val="goog_rdk_12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479938929"/>
        <w:tag w:val="goog_rdk_1282"/>
      </w:sdtPr>
      <w:sdtContent>
        <w:p w:rsidR="00000000" w:rsidDel="00000000" w:rsidP="00000000" w:rsidRDefault="00000000" w:rsidRPr="00000000" w14:paraId="000000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2010518"/>
              <w:tag w:val="goog_rdk_1279"/>
            </w:sdtPr>
            <w:sdtContent>
              <w:ins w:author="Rossi Rossi" w:id="102" w:date="2026-09-22T06:56:59Z">
                <w:sdt>
                  <w:sdtPr>
                    <w:id w:val="-1930778757"/>
                    <w:tag w:val="goog_rdk_1280"/>
                  </w:sdtPr>
                  <w:sdtContent>
                    <w:del w:author="Nivesh" w:id="19" w:date="2026-09-25T10:03:37Z"/>
                  </w:sdtContent>
                </w:sdt>
              </w:ins>
              <w:sdt>
                <w:sdtPr>
                  <w:id w:val="-668419669"/>
                  <w:tag w:val="goog_rdk_12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6316722"/>
        <w:tag w:val="goog_rdk_1295"/>
      </w:sdtPr>
      <w:sdtContent>
        <w:p w:rsidR="00000000" w:rsidDel="00000000" w:rsidP="00000000" w:rsidRDefault="00000000" w:rsidRPr="00000000" w14:paraId="000000EC">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190198881"/>
              <w:tag w:val="goog_rdk_1285"/>
            </w:sdtPr>
            <w:sdtContent>
              <w:ins w:author="Abinaya Saravanan" w:id="106" w:date="2026-09-23T05:11:26Z">
                <w:sdt>
                  <w:sdtPr>
                    <w:id w:val="-2020453427"/>
                    <w:tag w:val="goog_rdk_1286"/>
                  </w:sdtPr>
                  <w:sdtContent>
                    <w:del w:author="Nivesh" w:id="19" w:date="2026-09-25T10:03:37Z"/>
                  </w:sdtContent>
                </w:sdt>
              </w:ins>
              <w:sdt>
                <w:sdtPr>
                  <w:id w:val="-1568888006"/>
                  <w:tag w:val="goog_rdk_1287"/>
                </w:sdtPr>
                <w:sdtContent>
                  <w:commentRangeStart w:id="1"/>
                </w:sdtContent>
              </w:sdt>
              <w:ins w:author="Abinaya Saravanan" w:id="106" w:date="2026-09-23T05:11:26Z">
                <w:del w:author="Nivesh" w:id="19" w:date="2026-09-25T10:03:37Z">
                  <w:sdt>
                    <w:sdtPr>
                      <w:id w:val="-1497698059"/>
                      <w:tag w:val="goog_rdk_1288"/>
                    </w:sdtPr>
                    <w:sdtContent>
                      <w:commentRangeStart w:id="1"/>
                    </w:sdtContent>
                  </w:sdt>
                  <w:commentRangeEnd w:id="1"/>
                  <w:r w:rsidDel="00000000" w:rsidR="00000000" w:rsidRPr="00000000">
                    <w:commentReference w:id="1"/>
                  </w:r>
                  <w:sdt>
                    <w:sdtPr>
                      <w:id w:val="-1944561940"/>
                      <w:tag w:val="goog_rdk_128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sdtContent>
                  </w:sdt>
                </w:del>
              </w:ins>
            </w:sdtContent>
          </w:sdt>
          <w:sdt>
            <w:sdtPr>
              <w:id w:val="2011324955"/>
              <w:tag w:val="goog_rdk_1290"/>
            </w:sdtPr>
            <w:sdtContent>
              <w:ins w:author="GAYATHRI V" w:id="107" w:date="2026-09-27T04:35:46Z">
                <w:sdt>
                  <w:sdtPr>
                    <w:id w:val="883447311"/>
                    <w:tag w:val="goog_rdk_1291"/>
                  </w:sdtPr>
                  <w:sdtContent>
                    <w:del w:author="Nivesh" w:id="19" w:date="2026-09-25T10:03:37Z">
                      <w:sdt>
                        <w:sdtPr>
                          <w:alias w:val="Review status"/>
                          <w:id w:val="69467844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Cambria" w:cs="Cambria" w:eastAsia="Cambria" w:hAnsi="Cambria"/>
                              <w:b w:val="0"/>
                              <w:bCs w:val="0"/>
                              <w:color w:val="473821"/>
                              <w:sz w:val="22"/>
                              <w:szCs w:val="22"/>
                              <w:shd w:fill="ffe5a0" w:val="clear"/>
                            </w:rPr>
                            <w:t xml:space="preserve">In progress</w:t>
                          </w:r>
                        </w:sdtContent>
                      </w:sdt>
                    </w:del>
                  </w:sdtContent>
                </w:sdt>
              </w:ins>
            </w:sdtContent>
          </w:sdt>
          <w:sdt>
            <w:sdtPr>
              <w:id w:val="15615255"/>
              <w:tag w:val="goog_rdk_1292"/>
            </w:sdtPr>
            <w:sdtContent>
              <w:ins w:author="Abinaya Saravanan" w:id="106" w:date="2026-09-23T05:11:26Z">
                <w:sdt>
                  <w:sdtPr>
                    <w:id w:val="334764100"/>
                    <w:tag w:val="goog_rdk_1293"/>
                  </w:sdtPr>
                  <w:sdtContent>
                    <w:del w:author="Nivesh" w:id="19" w:date="2026-09-25T10:03:37Z"/>
                  </w:sdtContent>
                </w:sdt>
              </w:ins>
              <w:sdt>
                <w:sdtPr>
                  <w:id w:val="325677653"/>
                  <w:tag w:val="goog_rdk_1294"/>
                </w:sdtPr>
                <w:sdtContent>
                  <w:ins w:author="Abinaya Saravanan" w:id="106" w:date="2026-09-23T05:11:26Z">
                    <w:del w:author="Nivesh" w:id="19" w:date="2026-09-25T10:03:37Z">
                      <w:r w:rsidDel="00000000" w:rsidR="00000000" w:rsidRPr="00000000">
                        <w:rPr>
                          <w:rtl w:val="0"/>
                        </w:rPr>
                      </w:r>
                    </w:del>
                  </w:ins>
                </w:sdtContent>
              </w:sdt>
              <w:ins w:author="Abinaya Saravanan" w:id="106" w:date="2026-09-23T05:11:26Z">
                <w:del w:author="Nivesh" w:id="19" w:date="2026-09-25T10:03:37Z"/>
              </w:ins>
            </w:sdtContent>
          </w:sdt>
        </w:p>
      </w:sdtContent>
    </w:sdt>
    <w:sdt>
      <w:sdtPr>
        <w:id w:val="-1129624955"/>
        <w:tag w:val="goog_rdk_1299"/>
      </w:sdtPr>
      <w:sdtContent>
        <w:p w:rsidR="00000000" w:rsidDel="00000000" w:rsidP="00000000" w:rsidRDefault="00000000" w:rsidRPr="00000000" w14:paraId="000000ED">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2035482718"/>
              <w:tag w:val="goog_rdk_1296"/>
            </w:sdtPr>
            <w:sdtContent>
              <w:ins w:author="Abinaya Saravanan" w:id="106" w:date="2026-09-23T05:11:26Z">
                <w:sdt>
                  <w:sdtPr>
                    <w:id w:val="-552988905"/>
                    <w:tag w:val="goog_rdk_1297"/>
                  </w:sdtPr>
                  <w:sdtContent>
                    <w:del w:author="Nivesh" w:id="19" w:date="2026-09-25T10:03:37Z"/>
                  </w:sdtContent>
                </w:sdt>
              </w:ins>
              <w:sdt>
                <w:sdtPr>
                  <w:id w:val="-99348898"/>
                  <w:tag w:val="goog_rdk_1298"/>
                </w:sdtPr>
                <w:sdtContent>
                  <w:ins w:author="Abinaya Saravanan" w:id="106" w:date="2026-09-23T05:11:26Z">
                    <w:del w:author="Nivesh" w:id="19" w:date="2026-09-25T10:03:37Z">
                      <w:r w:rsidDel="00000000" w:rsidR="00000000" w:rsidRPr="00000000">
                        <w:rPr>
                          <w:rtl w:val="0"/>
                        </w:rPr>
                      </w:r>
                    </w:del>
                  </w:ins>
                </w:sdtContent>
              </w:sdt>
              <w:ins w:author="Abinaya Saravanan" w:id="106" w:date="2026-09-23T05:11:26Z">
                <w:del w:author="Nivesh" w:id="19" w:date="2026-09-25T10:03:37Z"/>
              </w:ins>
            </w:sdtContent>
          </w:sdt>
        </w:p>
      </w:sdtContent>
    </w:sdt>
    <w:sdt>
      <w:sdtPr>
        <w:id w:val="1170577418"/>
        <w:tag w:val="goog_rdk_1303"/>
      </w:sdtPr>
      <w:sdtContent>
        <w:p w:rsidR="00000000" w:rsidDel="00000000" w:rsidP="00000000" w:rsidRDefault="00000000" w:rsidRPr="00000000" w14:paraId="000000EE">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75136673"/>
              <w:tag w:val="goog_rdk_1300"/>
            </w:sdtPr>
            <w:sdtContent>
              <w:ins w:author="Abinaya Saravanan" w:id="106" w:date="2026-09-23T05:11:26Z">
                <w:sdt>
                  <w:sdtPr>
                    <w:id w:val="-2044308939"/>
                    <w:tag w:val="goog_rdk_1301"/>
                  </w:sdtPr>
                  <w:sdtContent>
                    <w:del w:author="Nivesh" w:id="19" w:date="2026-09-25T10:03:37Z"/>
                  </w:sdtContent>
                </w:sdt>
              </w:ins>
              <w:sdt>
                <w:sdtPr>
                  <w:id w:val="250532270"/>
                  <w:tag w:val="goog_rdk_1302"/>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06" w:date="2026-09-23T05:11:26Z">
                <w:del w:author="Nivesh" w:id="19" w:date="2026-09-25T10:03:37Z"/>
              </w:ins>
            </w:sdtContent>
          </w:sdt>
        </w:p>
      </w:sdtContent>
    </w:sdt>
    <w:sdt>
      <w:sdtPr>
        <w:id w:val="298076019"/>
        <w:tag w:val="goog_rdk_1307"/>
      </w:sdtPr>
      <w:sdtContent>
        <w:p w:rsidR="00000000" w:rsidDel="00000000" w:rsidP="00000000" w:rsidRDefault="00000000" w:rsidRPr="00000000" w14:paraId="000000EF">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092954648"/>
              <w:tag w:val="goog_rdk_1304"/>
            </w:sdtPr>
            <w:sdtContent>
              <w:ins w:author="Abinaya Saravanan" w:id="106" w:date="2026-09-23T05:11:26Z">
                <w:sdt>
                  <w:sdtPr>
                    <w:id w:val="2096804450"/>
                    <w:tag w:val="goog_rdk_1305"/>
                  </w:sdtPr>
                  <w:sdtContent>
                    <w:del w:author="Nivesh" w:id="19" w:date="2026-09-25T10:03:37Z"/>
                  </w:sdtContent>
                </w:sdt>
              </w:ins>
              <w:sdt>
                <w:sdtPr>
                  <w:id w:val="1276849137"/>
                  <w:tag w:val="goog_rdk_1306"/>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06" w:date="2026-09-23T05:11:26Z">
                <w:del w:author="Nivesh" w:id="19" w:date="2026-09-25T10:03:37Z"/>
              </w:ins>
            </w:sdtContent>
          </w:sdt>
        </w:p>
      </w:sdtContent>
    </w:sdt>
    <w:sdt>
      <w:sdtPr>
        <w:id w:val="1008551036"/>
        <w:tag w:val="goog_rdk_1311"/>
      </w:sdtPr>
      <w:sdtContent>
        <w:p w:rsidR="00000000" w:rsidDel="00000000" w:rsidP="00000000" w:rsidRDefault="00000000" w:rsidRPr="00000000" w14:paraId="000000F0">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751073802"/>
              <w:tag w:val="goog_rdk_1308"/>
            </w:sdtPr>
            <w:sdtContent>
              <w:ins w:author="Abinaya Saravanan" w:id="106" w:date="2026-09-23T05:11:26Z">
                <w:sdt>
                  <w:sdtPr>
                    <w:id w:val="-1133731441"/>
                    <w:tag w:val="goog_rdk_1309"/>
                  </w:sdtPr>
                  <w:sdtContent>
                    <w:del w:author="Nivesh" w:id="19" w:date="2026-09-25T10:03:37Z"/>
                  </w:sdtContent>
                </w:sdt>
              </w:ins>
              <w:sdt>
                <w:sdtPr>
                  <w:id w:val="446237813"/>
                  <w:tag w:val="goog_rdk_1310"/>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06" w:date="2026-09-23T05:11:26Z">
                <w:del w:author="Nivesh" w:id="19" w:date="2026-09-25T10:03:37Z"/>
              </w:ins>
            </w:sdtContent>
          </w:sdt>
        </w:p>
      </w:sdtContent>
    </w:sdt>
    <w:sdt>
      <w:sdtPr>
        <w:id w:val="-974730465"/>
        <w:tag w:val="goog_rdk_1315"/>
      </w:sdtPr>
      <w:sdtContent>
        <w:p w:rsidR="00000000" w:rsidDel="00000000" w:rsidP="00000000" w:rsidRDefault="00000000" w:rsidRPr="00000000" w14:paraId="000000F1">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636486165"/>
              <w:tag w:val="goog_rdk_1312"/>
            </w:sdtPr>
            <w:sdtContent>
              <w:ins w:author="Abinaya Saravanan" w:id="106" w:date="2026-09-23T05:11:26Z">
                <w:sdt>
                  <w:sdtPr>
                    <w:id w:val="-1831954623"/>
                    <w:tag w:val="goog_rdk_1313"/>
                  </w:sdtPr>
                  <w:sdtContent>
                    <w:del w:author="Nivesh" w:id="19" w:date="2026-09-25T10:03:37Z"/>
                  </w:sdtContent>
                </w:sdt>
              </w:ins>
              <w:sdt>
                <w:sdtPr>
                  <w:id w:val="241157426"/>
                  <w:tag w:val="goog_rdk_1314"/>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06" w:date="2026-09-23T05:11:26Z">
                <w:del w:author="Nivesh" w:id="19" w:date="2026-09-25T10:03:37Z"/>
              </w:ins>
            </w:sdtContent>
          </w:sdt>
        </w:p>
      </w:sdtContent>
    </w:sdt>
    <w:sdt>
      <w:sdtPr>
        <w:id w:val="-123804821"/>
        <w:tag w:val="goog_rdk_1319"/>
      </w:sdtPr>
      <w:sdtContent>
        <w:p w:rsidR="00000000" w:rsidDel="00000000" w:rsidP="00000000" w:rsidRDefault="00000000" w:rsidRPr="00000000" w14:paraId="000000F2">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770196868"/>
              <w:tag w:val="goog_rdk_1316"/>
            </w:sdtPr>
            <w:sdtContent>
              <w:ins w:author="Abinaya Saravanan" w:id="106" w:date="2026-09-23T05:11:26Z">
                <w:sdt>
                  <w:sdtPr>
                    <w:id w:val="-196759976"/>
                    <w:tag w:val="goog_rdk_1317"/>
                  </w:sdtPr>
                  <w:sdtContent>
                    <w:del w:author="Nivesh" w:id="19" w:date="2026-09-25T10:03:37Z"/>
                  </w:sdtContent>
                </w:sdt>
              </w:ins>
              <w:sdt>
                <w:sdtPr>
                  <w:id w:val="647525243"/>
                  <w:tag w:val="goog_rdk_1318"/>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06" w:date="2026-09-23T05:11:26Z">
                <w:del w:author="Nivesh" w:id="19" w:date="2026-09-25T10:03:37Z"/>
              </w:ins>
            </w:sdtContent>
          </w:sdt>
        </w:p>
      </w:sdtContent>
    </w:sdt>
    <w:sdt>
      <w:sdtPr>
        <w:id w:val="809457771"/>
        <w:tag w:val="goog_rdk_1323"/>
      </w:sdtPr>
      <w:sdtContent>
        <w:p w:rsidR="00000000" w:rsidDel="00000000" w:rsidP="00000000" w:rsidRDefault="00000000" w:rsidRPr="00000000" w14:paraId="000000F3">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547782281"/>
              <w:tag w:val="goog_rdk_1320"/>
            </w:sdtPr>
            <w:sdtContent>
              <w:ins w:author="Abinaya Saravanan" w:id="106" w:date="2026-09-23T05:11:26Z">
                <w:sdt>
                  <w:sdtPr>
                    <w:id w:val="1934167265"/>
                    <w:tag w:val="goog_rdk_1321"/>
                  </w:sdtPr>
                  <w:sdtContent>
                    <w:del w:author="Nivesh" w:id="19" w:date="2026-09-25T10:03:37Z"/>
                  </w:sdtContent>
                </w:sdt>
              </w:ins>
              <w:sdt>
                <w:sdtPr>
                  <w:id w:val="-1165562776"/>
                  <w:tag w:val="goog_rdk_1322"/>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06" w:date="2026-09-23T05:11:26Z">
                <w:del w:author="Nivesh" w:id="19" w:date="2026-09-25T10:03:37Z"/>
              </w:ins>
            </w:sdtContent>
          </w:sdt>
        </w:p>
      </w:sdtContent>
    </w:sdt>
    <w:sdt>
      <w:sdtPr>
        <w:id w:val="-1579646841"/>
        <w:tag w:val="goog_rdk_1327"/>
      </w:sdtPr>
      <w:sdtContent>
        <w:p w:rsidR="00000000" w:rsidDel="00000000" w:rsidP="00000000" w:rsidRDefault="00000000" w:rsidRPr="00000000" w14:paraId="000000F4">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805671443"/>
              <w:tag w:val="goog_rdk_1324"/>
            </w:sdtPr>
            <w:sdtContent>
              <w:ins w:author="Abinaya Saravanan" w:id="106" w:date="2026-09-23T05:11:26Z">
                <w:sdt>
                  <w:sdtPr>
                    <w:id w:val="-1267336225"/>
                    <w:tag w:val="goog_rdk_1325"/>
                  </w:sdtPr>
                  <w:sdtContent>
                    <w:del w:author="Nivesh" w:id="19" w:date="2026-09-25T10:03:37Z"/>
                  </w:sdtContent>
                </w:sdt>
              </w:ins>
              <w:sdt>
                <w:sdtPr>
                  <w:id w:val="-2099420417"/>
                  <w:tag w:val="goog_rdk_1326"/>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06" w:date="2026-09-23T05:11:26Z">
                <w:del w:author="Nivesh" w:id="19" w:date="2026-09-25T10:03:37Z"/>
              </w:ins>
            </w:sdtContent>
          </w:sdt>
        </w:p>
      </w:sdtContent>
    </w:sdt>
    <w:sdt>
      <w:sdtPr>
        <w:id w:val="966686535"/>
        <w:tag w:val="goog_rdk_1331"/>
      </w:sdtPr>
      <w:sdtContent>
        <w:p w:rsidR="00000000" w:rsidDel="00000000" w:rsidP="00000000" w:rsidRDefault="00000000" w:rsidRPr="00000000" w14:paraId="000000F5">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605005545"/>
              <w:tag w:val="goog_rdk_1328"/>
            </w:sdtPr>
            <w:sdtContent>
              <w:ins w:author="Abinaya Saravanan" w:id="106" w:date="2026-09-23T05:11:26Z">
                <w:sdt>
                  <w:sdtPr>
                    <w:id w:val="-1094925887"/>
                    <w:tag w:val="goog_rdk_1329"/>
                  </w:sdtPr>
                  <w:sdtContent>
                    <w:del w:author="Nivesh" w:id="19" w:date="2026-09-25T10:03:37Z"/>
                  </w:sdtContent>
                </w:sdt>
              </w:ins>
              <w:sdt>
                <w:sdtPr>
                  <w:id w:val="859982353"/>
                  <w:tag w:val="goog_rdk_1330"/>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06" w:date="2026-09-23T05:11:26Z">
                <w:del w:author="Nivesh" w:id="19" w:date="2026-09-25T10:03:37Z"/>
              </w:ins>
            </w:sdtContent>
          </w:sdt>
        </w:p>
      </w:sdtContent>
    </w:sdt>
    <w:sdt>
      <w:sdtPr>
        <w:id w:val="-1237407668"/>
        <w:tag w:val="goog_rdk_1337"/>
      </w:sdtPr>
      <w:sdtContent>
        <w:p w:rsidR="00000000" w:rsidDel="00000000" w:rsidP="00000000" w:rsidRDefault="00000000" w:rsidRPr="00000000" w14:paraId="000000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975621"/>
              <w:tag w:val="goog_rdk_1334"/>
            </w:sdtPr>
            <w:sdtContent>
              <w:ins w:author="Rossi Rossi" w:id="102" w:date="2026-09-22T06:56:59Z">
                <w:sdt>
                  <w:sdtPr>
                    <w:id w:val="-570949287"/>
                    <w:tag w:val="goog_rdk_1335"/>
                  </w:sdtPr>
                  <w:sdtContent>
                    <w:del w:author="Nivesh" w:id="19" w:date="2026-09-25T10:03:37Z"/>
                  </w:sdtContent>
                </w:sdt>
              </w:ins>
              <w:sdt>
                <w:sdtPr>
                  <w:id w:val="1823257178"/>
                  <w:tag w:val="goog_rdk_13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74152725"/>
        <w:tag w:val="goog_rdk_1341"/>
      </w:sdtPr>
      <w:sdtContent>
        <w:p w:rsidR="00000000" w:rsidDel="00000000" w:rsidP="00000000" w:rsidRDefault="00000000" w:rsidRPr="00000000" w14:paraId="000000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3290994"/>
              <w:tag w:val="goog_rdk_1338"/>
            </w:sdtPr>
            <w:sdtContent>
              <w:ins w:author="Rossi Rossi" w:id="102" w:date="2026-09-22T06:56:59Z">
                <w:sdt>
                  <w:sdtPr>
                    <w:id w:val="-389230278"/>
                    <w:tag w:val="goog_rdk_1339"/>
                  </w:sdtPr>
                  <w:sdtContent>
                    <w:del w:author="Nivesh" w:id="19" w:date="2026-09-25T10:03:37Z"/>
                  </w:sdtContent>
                </w:sdt>
              </w:ins>
              <w:sdt>
                <w:sdtPr>
                  <w:id w:val="458734462"/>
                  <w:tag w:val="goog_rdk_13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379431292"/>
        <w:tag w:val="goog_rdk_1345"/>
      </w:sdtPr>
      <w:sdtContent>
        <w:p w:rsidR="00000000" w:rsidDel="00000000" w:rsidP="00000000" w:rsidRDefault="00000000" w:rsidRPr="00000000" w14:paraId="000000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9382707"/>
              <w:tag w:val="goog_rdk_1342"/>
            </w:sdtPr>
            <w:sdtContent>
              <w:ins w:author="Rossi Rossi" w:id="102" w:date="2026-09-22T06:56:59Z">
                <w:sdt>
                  <w:sdtPr>
                    <w:id w:val="716060931"/>
                    <w:tag w:val="goog_rdk_1343"/>
                  </w:sdtPr>
                  <w:sdtContent>
                    <w:del w:author="Nivesh" w:id="19" w:date="2026-09-25T10:03:37Z"/>
                  </w:sdtContent>
                </w:sdt>
              </w:ins>
              <w:sdt>
                <w:sdtPr>
                  <w:id w:val="1551480706"/>
                  <w:tag w:val="goog_rdk_13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72694719"/>
        <w:tag w:val="goog_rdk_1349"/>
      </w:sdtPr>
      <w:sdtContent>
        <w:p w:rsidR="00000000" w:rsidDel="00000000" w:rsidP="00000000" w:rsidRDefault="00000000" w:rsidRPr="00000000" w14:paraId="000000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9718095"/>
              <w:tag w:val="goog_rdk_1346"/>
            </w:sdtPr>
            <w:sdtContent>
              <w:ins w:author="Rossi Rossi" w:id="102" w:date="2026-09-22T06:56:59Z">
                <w:sdt>
                  <w:sdtPr>
                    <w:id w:val="-455775019"/>
                    <w:tag w:val="goog_rdk_1347"/>
                  </w:sdtPr>
                  <w:sdtContent>
                    <w:del w:author="Nivesh" w:id="19" w:date="2026-09-25T10:03:37Z"/>
                  </w:sdtContent>
                </w:sdt>
              </w:ins>
              <w:sdt>
                <w:sdtPr>
                  <w:id w:val="1516297954"/>
                  <w:tag w:val="goog_rdk_13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2109921215"/>
        <w:tag w:val="goog_rdk_1353"/>
      </w:sdtPr>
      <w:sdtContent>
        <w:p w:rsidR="00000000" w:rsidDel="00000000" w:rsidP="00000000" w:rsidRDefault="00000000" w:rsidRPr="00000000" w14:paraId="000000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3499124"/>
              <w:tag w:val="goog_rdk_1350"/>
            </w:sdtPr>
            <w:sdtContent>
              <w:ins w:author="Rossi Rossi" w:id="102" w:date="2026-09-22T06:56:59Z">
                <w:sdt>
                  <w:sdtPr>
                    <w:id w:val="833574138"/>
                    <w:tag w:val="goog_rdk_1351"/>
                  </w:sdtPr>
                  <w:sdtContent>
                    <w:del w:author="Nivesh" w:id="19" w:date="2026-09-25T10:03:37Z"/>
                  </w:sdtContent>
                </w:sdt>
              </w:ins>
              <w:sdt>
                <w:sdtPr>
                  <w:id w:val="2074301061"/>
                  <w:tag w:val="goog_rdk_13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37045353"/>
        <w:tag w:val="goog_rdk_1357"/>
      </w:sdtPr>
      <w:sdtContent>
        <w:p w:rsidR="00000000" w:rsidDel="00000000" w:rsidP="00000000" w:rsidRDefault="00000000" w:rsidRPr="00000000" w14:paraId="000000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1390493"/>
              <w:tag w:val="goog_rdk_1354"/>
            </w:sdtPr>
            <w:sdtContent>
              <w:ins w:author="Rossi Rossi" w:id="102" w:date="2026-09-22T06:56:59Z">
                <w:sdt>
                  <w:sdtPr>
                    <w:id w:val="787606414"/>
                    <w:tag w:val="goog_rdk_1355"/>
                  </w:sdtPr>
                  <w:sdtContent>
                    <w:del w:author="Nivesh" w:id="19" w:date="2026-09-25T10:03:37Z"/>
                  </w:sdtContent>
                </w:sdt>
              </w:ins>
              <w:sdt>
                <w:sdtPr>
                  <w:id w:val="704229102"/>
                  <w:tag w:val="goog_rdk_13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97495499"/>
        <w:tag w:val="goog_rdk_1361"/>
      </w:sdtPr>
      <w:sdtContent>
        <w:p w:rsidR="00000000" w:rsidDel="00000000" w:rsidP="00000000" w:rsidRDefault="00000000" w:rsidRPr="00000000" w14:paraId="000000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8951980"/>
              <w:tag w:val="goog_rdk_1358"/>
            </w:sdtPr>
            <w:sdtContent>
              <w:ins w:author="Rossi Rossi" w:id="102" w:date="2026-09-22T06:56:59Z">
                <w:sdt>
                  <w:sdtPr>
                    <w:id w:val="-1517315832"/>
                    <w:tag w:val="goog_rdk_1359"/>
                  </w:sdtPr>
                  <w:sdtContent>
                    <w:del w:author="Nivesh" w:id="19" w:date="2026-09-25T10:03:37Z"/>
                  </w:sdtContent>
                </w:sdt>
              </w:ins>
              <w:sdt>
                <w:sdtPr>
                  <w:id w:val="-1658859653"/>
                  <w:tag w:val="goog_rdk_136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70715349"/>
        <w:tag w:val="goog_rdk_1365"/>
      </w:sdtPr>
      <w:sdtContent>
        <w:p w:rsidR="00000000" w:rsidDel="00000000" w:rsidP="00000000" w:rsidRDefault="00000000" w:rsidRPr="00000000" w14:paraId="000000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3190169"/>
              <w:tag w:val="goog_rdk_1362"/>
            </w:sdtPr>
            <w:sdtContent>
              <w:ins w:author="Rossi Rossi" w:id="102" w:date="2026-09-22T06:56:59Z">
                <w:sdt>
                  <w:sdtPr>
                    <w:id w:val="-24352609"/>
                    <w:tag w:val="goog_rdk_1363"/>
                  </w:sdtPr>
                  <w:sdtContent>
                    <w:del w:author="Nivesh" w:id="19" w:date="2026-09-25T10:03:37Z"/>
                  </w:sdtContent>
                </w:sdt>
              </w:ins>
              <w:sdt>
                <w:sdtPr>
                  <w:id w:val="954793629"/>
                  <w:tag w:val="goog_rdk_13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406082877"/>
        <w:tag w:val="goog_rdk_1369"/>
      </w:sdtPr>
      <w:sdtContent>
        <w:p w:rsidR="00000000" w:rsidDel="00000000" w:rsidP="00000000" w:rsidRDefault="00000000" w:rsidRPr="00000000" w14:paraId="000000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33442"/>
              <w:tag w:val="goog_rdk_1366"/>
            </w:sdtPr>
            <w:sdtContent>
              <w:ins w:author="Rossi Rossi" w:id="102" w:date="2026-09-22T06:56:59Z">
                <w:sdt>
                  <w:sdtPr>
                    <w:id w:val="1731343917"/>
                    <w:tag w:val="goog_rdk_1367"/>
                  </w:sdtPr>
                  <w:sdtContent>
                    <w:del w:author="Nivesh" w:id="19" w:date="2026-09-25T10:03:37Z"/>
                  </w:sdtContent>
                </w:sdt>
              </w:ins>
              <w:sdt>
                <w:sdtPr>
                  <w:id w:val="-957345168"/>
                  <w:tag w:val="goog_rdk_13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1826594742"/>
        <w:tag w:val="goog_rdk_1373"/>
      </w:sdtPr>
      <w:sdtContent>
        <w:p w:rsidR="00000000" w:rsidDel="00000000" w:rsidP="00000000" w:rsidRDefault="00000000" w:rsidRPr="00000000" w14:paraId="000000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10294369"/>
              <w:tag w:val="goog_rdk_1370"/>
            </w:sdtPr>
            <w:sdtContent>
              <w:ins w:author="Rossi Rossi" w:id="102" w:date="2026-09-22T06:56:59Z">
                <w:sdt>
                  <w:sdtPr>
                    <w:id w:val="1163276553"/>
                    <w:tag w:val="goog_rdk_1371"/>
                  </w:sdtPr>
                  <w:sdtContent>
                    <w:del w:author="Nivesh" w:id="19" w:date="2026-09-25T10:03:37Z"/>
                  </w:sdtContent>
                </w:sdt>
              </w:ins>
              <w:sdt>
                <w:sdtPr>
                  <w:id w:val="1822631945"/>
                  <w:tag w:val="goog_rdk_13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536742174"/>
        <w:tag w:val="goog_rdk_1377"/>
      </w:sdtPr>
      <w:sdtContent>
        <w:p w:rsidR="00000000" w:rsidDel="00000000" w:rsidP="00000000" w:rsidRDefault="00000000" w:rsidRPr="00000000" w14:paraId="000001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34569490"/>
              <w:tag w:val="goog_rdk_1374"/>
            </w:sdtPr>
            <w:sdtContent>
              <w:ins w:author="Rossi Rossi" w:id="102" w:date="2026-09-22T06:56:59Z">
                <w:sdt>
                  <w:sdtPr>
                    <w:id w:val="1217612311"/>
                    <w:tag w:val="goog_rdk_1375"/>
                  </w:sdtPr>
                  <w:sdtContent>
                    <w:del w:author="Nivesh" w:id="19" w:date="2026-09-25T10:03:37Z"/>
                  </w:sdtContent>
                </w:sdt>
              </w:ins>
              <w:sdt>
                <w:sdtPr>
                  <w:id w:val="1260259501"/>
                  <w:tag w:val="goog_rdk_13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716873020"/>
        <w:tag w:val="goog_rdk_1381"/>
      </w:sdtPr>
      <w:sdtContent>
        <w:p w:rsidR="00000000" w:rsidDel="00000000" w:rsidP="00000000" w:rsidRDefault="00000000" w:rsidRPr="00000000" w14:paraId="000001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4893332"/>
              <w:tag w:val="goog_rdk_1378"/>
            </w:sdtPr>
            <w:sdtContent>
              <w:ins w:author="Rossi Rossi" w:id="102" w:date="2026-09-22T06:56:59Z">
                <w:sdt>
                  <w:sdtPr>
                    <w:id w:val="-557158248"/>
                    <w:tag w:val="goog_rdk_1379"/>
                  </w:sdtPr>
                  <w:sdtContent>
                    <w:del w:author="Nivesh" w:id="19" w:date="2026-09-25T10:03:37Z"/>
                  </w:sdtContent>
                </w:sdt>
              </w:ins>
              <w:sdt>
                <w:sdtPr>
                  <w:id w:val="-929733791"/>
                  <w:tag w:val="goog_rdk_13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025930059"/>
        <w:tag w:val="goog_rdk_1385"/>
      </w:sdtPr>
      <w:sdtContent>
        <w:p w:rsidR="00000000" w:rsidDel="00000000" w:rsidP="00000000" w:rsidRDefault="00000000" w:rsidRPr="00000000" w14:paraId="000001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1618410"/>
              <w:tag w:val="goog_rdk_1382"/>
            </w:sdtPr>
            <w:sdtContent>
              <w:ins w:author="Rossi Rossi" w:id="102" w:date="2026-09-22T06:56:59Z">
                <w:sdt>
                  <w:sdtPr>
                    <w:id w:val="-735922953"/>
                    <w:tag w:val="goog_rdk_1383"/>
                  </w:sdtPr>
                  <w:sdtContent>
                    <w:del w:author="Nivesh" w:id="19" w:date="2026-09-25T10:03:37Z"/>
                  </w:sdtContent>
                </w:sdt>
              </w:ins>
              <w:sdt>
                <w:sdtPr>
                  <w:id w:val="1749051202"/>
                  <w:tag w:val="goog_rdk_13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356492373"/>
        <w:tag w:val="goog_rdk_1389"/>
      </w:sdtPr>
      <w:sdtContent>
        <w:p w:rsidR="00000000" w:rsidDel="00000000" w:rsidP="00000000" w:rsidRDefault="00000000" w:rsidRPr="00000000" w14:paraId="000001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4210294"/>
              <w:tag w:val="goog_rdk_1386"/>
            </w:sdtPr>
            <w:sdtContent>
              <w:ins w:author="Rossi Rossi" w:id="102" w:date="2026-09-22T06:56:59Z">
                <w:sdt>
                  <w:sdtPr>
                    <w:id w:val="-932664095"/>
                    <w:tag w:val="goog_rdk_1387"/>
                  </w:sdtPr>
                  <w:sdtContent>
                    <w:del w:author="Nivesh" w:id="19" w:date="2026-09-25T10:03:37Z"/>
                  </w:sdtContent>
                </w:sdt>
              </w:ins>
              <w:sdt>
                <w:sdtPr>
                  <w:id w:val="385183318"/>
                  <w:tag w:val="goog_rdk_13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803540948"/>
        <w:tag w:val="goog_rdk_1395"/>
      </w:sdtPr>
      <w:sdtContent>
        <w:p w:rsidR="00000000" w:rsidDel="00000000" w:rsidP="00000000" w:rsidRDefault="00000000" w:rsidRPr="00000000" w14:paraId="00000104">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79193038"/>
              <w:tag w:val="goog_rdk_1392"/>
            </w:sdtPr>
            <w:sdtContent>
              <w:ins w:author="Abinaya Saravanan" w:id="109" w:date="2026-09-23T05:12:03Z">
                <w:sdt>
                  <w:sdtPr>
                    <w:id w:val="-1467010433"/>
                    <w:tag w:val="goog_rdk_1393"/>
                  </w:sdtPr>
                  <w:sdtContent>
                    <w:del w:author="Nivesh" w:id="19" w:date="2026-09-25T10:03:37Z"/>
                  </w:sdtContent>
                </w:sdt>
              </w:ins>
              <w:sdt>
                <w:sdtPr>
                  <w:id w:val="1203031287"/>
                  <w:tag w:val="goog_rdk_1394"/>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async function main() {</w:delText>
                      </w:r>
                    </w:del>
                  </w:ins>
                </w:sdtContent>
              </w:sdt>
              <w:ins w:author="Abinaya Saravanan" w:id="109" w:date="2026-09-23T05:12:03Z">
                <w:del w:author="Nivesh" w:id="19" w:date="2026-09-25T10:03:37Z"/>
              </w:ins>
            </w:sdtContent>
          </w:sdt>
        </w:p>
      </w:sdtContent>
    </w:sdt>
    <w:sdt>
      <w:sdtPr>
        <w:id w:val="-1609204592"/>
        <w:tag w:val="goog_rdk_1399"/>
      </w:sdtPr>
      <w:sdtContent>
        <w:p w:rsidR="00000000" w:rsidDel="00000000" w:rsidP="00000000" w:rsidRDefault="00000000" w:rsidRPr="00000000" w14:paraId="00000105">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310148087"/>
              <w:tag w:val="goog_rdk_1396"/>
            </w:sdtPr>
            <w:sdtContent>
              <w:ins w:author="Abinaya Saravanan" w:id="109" w:date="2026-09-23T05:12:03Z">
                <w:sdt>
                  <w:sdtPr>
                    <w:id w:val="-707716059"/>
                    <w:tag w:val="goog_rdk_1397"/>
                  </w:sdtPr>
                  <w:sdtContent>
                    <w:del w:author="Nivesh" w:id="19" w:date="2026-09-25T10:03:37Z"/>
                  </w:sdtContent>
                </w:sdt>
              </w:ins>
              <w:sdt>
                <w:sdtPr>
                  <w:id w:val="-967723874"/>
                  <w:tag w:val="goog_rdk_1398"/>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Abinaya Saravanan" w:id="109" w:date="2026-09-23T05:12:03Z">
                <w:del w:author="Nivesh" w:id="19" w:date="2026-09-25T10:03:37Z"/>
              </w:ins>
            </w:sdtContent>
          </w:sdt>
        </w:p>
      </w:sdtContent>
    </w:sdt>
    <w:sdt>
      <w:sdtPr>
        <w:id w:val="164398197"/>
        <w:tag w:val="goog_rdk_1403"/>
      </w:sdtPr>
      <w:sdtContent>
        <w:p w:rsidR="00000000" w:rsidDel="00000000" w:rsidP="00000000" w:rsidRDefault="00000000" w:rsidRPr="00000000" w14:paraId="00000106">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32695885"/>
              <w:tag w:val="goog_rdk_1400"/>
            </w:sdtPr>
            <w:sdtContent>
              <w:ins w:author="Abinaya Saravanan" w:id="109" w:date="2026-09-23T05:12:03Z">
                <w:sdt>
                  <w:sdtPr>
                    <w:id w:val="-2113895786"/>
                    <w:tag w:val="goog_rdk_1401"/>
                  </w:sdtPr>
                  <w:sdtContent>
                    <w:del w:author="Nivesh" w:id="19" w:date="2026-09-25T10:03:37Z"/>
                  </w:sdtContent>
                </w:sdt>
              </w:ins>
              <w:sdt>
                <w:sdtPr>
                  <w:id w:val="-174725726"/>
                  <w:tag w:val="goog_rdk_1402"/>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"gemini-1.5-flash",</w:delText>
                      </w:r>
                    </w:del>
                  </w:ins>
                </w:sdtContent>
              </w:sdt>
              <w:ins w:author="Abinaya Saravanan" w:id="109" w:date="2026-09-23T05:12:03Z">
                <w:del w:author="Nivesh" w:id="19" w:date="2026-09-25T10:03:37Z"/>
              </w:ins>
            </w:sdtContent>
          </w:sdt>
        </w:p>
      </w:sdtContent>
    </w:sdt>
    <w:sdt>
      <w:sdtPr>
        <w:id w:val="-1563413895"/>
        <w:tag w:val="goog_rdk_1407"/>
      </w:sdtPr>
      <w:sdtContent>
        <w:p w:rsidR="00000000" w:rsidDel="00000000" w:rsidP="00000000" w:rsidRDefault="00000000" w:rsidRPr="00000000" w14:paraId="00000107">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804037672"/>
              <w:tag w:val="goog_rdk_1404"/>
            </w:sdtPr>
            <w:sdtContent>
              <w:ins w:author="Abinaya Saravanan" w:id="109" w:date="2026-09-23T05:12:03Z">
                <w:sdt>
                  <w:sdtPr>
                    <w:id w:val="-428548631"/>
                    <w:tag w:val="goog_rdk_1405"/>
                  </w:sdtPr>
                  <w:sdtContent>
                    <w:del w:author="Nivesh" w:id="19" w:date="2026-09-25T10:03:37Z"/>
                  </w:sdtContent>
                </w:sdt>
              </w:ins>
              <w:sdt>
                <w:sdtPr>
                  <w:id w:val="471888429"/>
                  <w:tag w:val="goog_rdk_1406"/>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09" w:date="2026-09-23T05:12:03Z">
                <w:del w:author="Nivesh" w:id="19" w:date="2026-09-25T10:03:37Z"/>
              </w:ins>
            </w:sdtContent>
          </w:sdt>
        </w:p>
      </w:sdtContent>
    </w:sdt>
    <w:sdt>
      <w:sdtPr>
        <w:id w:val="5939543"/>
        <w:tag w:val="goog_rdk_1411"/>
      </w:sdtPr>
      <w:sdtContent>
        <w:p w:rsidR="00000000" w:rsidDel="00000000" w:rsidP="00000000" w:rsidRDefault="00000000" w:rsidRPr="00000000" w14:paraId="00000108">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730164209"/>
              <w:tag w:val="goog_rdk_1408"/>
            </w:sdtPr>
            <w:sdtContent>
              <w:ins w:author="Abinaya Saravanan" w:id="109" w:date="2026-09-23T05:12:03Z">
                <w:sdt>
                  <w:sdtPr>
                    <w:id w:val="-1364762776"/>
                    <w:tag w:val="goog_rdk_1409"/>
                  </w:sdtPr>
                  <w:sdtContent>
                    <w:del w:author="Nivesh" w:id="19" w:date="2026-09-25T10:03:37Z"/>
                  </w:sdtContent>
                </w:sdt>
              </w:ins>
              <w:sdt>
                <w:sdtPr>
                  <w:id w:val="-48161244"/>
                  <w:tag w:val="goog_rdk_1410"/>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09" w:date="2026-09-23T05:12:03Z">
                <w:del w:author="Nivesh" w:id="19" w:date="2026-09-25T10:03:37Z"/>
              </w:ins>
            </w:sdtContent>
          </w:sdt>
        </w:p>
      </w:sdtContent>
    </w:sdt>
    <w:sdt>
      <w:sdtPr>
        <w:id w:val="242435896"/>
        <w:tag w:val="goog_rdk_1415"/>
      </w:sdtPr>
      <w:sdtContent>
        <w:p w:rsidR="00000000" w:rsidDel="00000000" w:rsidP="00000000" w:rsidRDefault="00000000" w:rsidRPr="00000000" w14:paraId="00000109">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329911083"/>
              <w:tag w:val="goog_rdk_1412"/>
            </w:sdtPr>
            <w:sdtContent>
              <w:ins w:author="Abinaya Saravanan" w:id="109" w:date="2026-09-23T05:12:03Z">
                <w:sdt>
                  <w:sdtPr>
                    <w:id w:val="945804189"/>
                    <w:tag w:val="goog_rdk_1413"/>
                  </w:sdtPr>
                  <w:sdtContent>
                    <w:del w:author="Nivesh" w:id="19" w:date="2026-09-25T10:03:37Z"/>
                  </w:sdtContent>
                </w:sdt>
              </w:ins>
              <w:sdt>
                <w:sdtPr>
                  <w:id w:val="-1844636078"/>
                  <w:tag w:val="goog_rdk_1414"/>
                </w:sdtPr>
                <w:sdtContent>
                  <w:ins w:author="Abinaya Saravanan" w:id="109" w:date="2026-09-23T05:12:03Z">
                    <w:del w:author="Nivesh" w:id="19" w:date="2026-09-25T10:03:37Z">
                      <w:r w:rsidDel="00000000" w:rsidR="00000000" w:rsidRPr="00000000">
                        <w:rPr>
                          <w:rtl w:val="0"/>
                        </w:rPr>
                      </w:r>
                    </w:del>
                  </w:ins>
                </w:sdtContent>
              </w:sdt>
              <w:ins w:author="Abinaya Saravanan" w:id="109" w:date="2026-09-23T05:12:03Z">
                <w:del w:author="Nivesh" w:id="19" w:date="2026-09-25T10:03:37Z"/>
              </w:ins>
            </w:sdtContent>
          </w:sdt>
        </w:p>
      </w:sdtContent>
    </w:sdt>
    <w:sdt>
      <w:sdtPr>
        <w:id w:val="-545299105"/>
        <w:tag w:val="goog_rdk_1419"/>
      </w:sdtPr>
      <w:sdtContent>
        <w:p w:rsidR="00000000" w:rsidDel="00000000" w:rsidP="00000000" w:rsidRDefault="00000000" w:rsidRPr="00000000" w14:paraId="0000010A">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21923948"/>
              <w:tag w:val="goog_rdk_1416"/>
            </w:sdtPr>
            <w:sdtContent>
              <w:ins w:author="Abinaya Saravanan" w:id="109" w:date="2026-09-23T05:12:03Z">
                <w:sdt>
                  <w:sdtPr>
                    <w:id w:val="-1200849078"/>
                    <w:tag w:val="goog_rdk_1417"/>
                  </w:sdtPr>
                  <w:sdtContent>
                    <w:del w:author="Nivesh" w:id="19" w:date="2026-09-25T10:03:37Z"/>
                  </w:sdtContent>
                </w:sdt>
              </w:ins>
              <w:sdt>
                <w:sdtPr>
                  <w:id w:val="656751020"/>
                  <w:tag w:val="goog_rdk_1418"/>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console.log(interaction.text);</w:delText>
                      </w:r>
                    </w:del>
                  </w:ins>
                </w:sdtContent>
              </w:sdt>
              <w:ins w:author="Abinaya Saravanan" w:id="109" w:date="2026-09-23T05:12:03Z">
                <w:del w:author="Nivesh" w:id="19" w:date="2026-09-25T10:03:37Z"/>
              </w:ins>
            </w:sdtContent>
          </w:sdt>
        </w:p>
      </w:sdtContent>
    </w:sdt>
    <w:sdt>
      <w:sdtPr>
        <w:id w:val="1627666538"/>
        <w:tag w:val="goog_rdk_1423"/>
      </w:sdtPr>
      <w:sdtContent>
        <w:p w:rsidR="00000000" w:rsidDel="00000000" w:rsidP="00000000" w:rsidRDefault="00000000" w:rsidRPr="00000000" w14:paraId="0000010B">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51238520"/>
              <w:tag w:val="goog_rdk_1420"/>
            </w:sdtPr>
            <w:sdtContent>
              <w:ins w:author="Abinaya Saravanan" w:id="109" w:date="2026-09-23T05:12:03Z">
                <w:sdt>
                  <w:sdtPr>
                    <w:id w:val="1577472"/>
                    <w:tag w:val="goog_rdk_1421"/>
                  </w:sdtPr>
                  <w:sdtContent>
                    <w:del w:author="Nivesh" w:id="19" w:date="2026-09-25T10:03:37Z"/>
                  </w:sdtContent>
                </w:sdt>
              </w:ins>
              <w:sdt>
                <w:sdtPr>
                  <w:id w:val="-1965267227"/>
                  <w:tag w:val="goog_rdk_1422"/>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09" w:date="2026-09-23T05:12:03Z">
                <w:del w:author="Nivesh" w:id="19" w:date="2026-09-25T10:03:37Z"/>
              </w:ins>
            </w:sdtContent>
          </w:sdt>
        </w:p>
      </w:sdtContent>
    </w:sdt>
    <w:sdt>
      <w:sdtPr>
        <w:id w:val="810730019"/>
        <w:tag w:val="goog_rdk_1427"/>
      </w:sdtPr>
      <w:sdtContent>
        <w:p w:rsidR="00000000" w:rsidDel="00000000" w:rsidP="00000000" w:rsidRDefault="00000000" w:rsidRPr="00000000" w14:paraId="0000010C">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693612223"/>
              <w:tag w:val="goog_rdk_1424"/>
            </w:sdtPr>
            <w:sdtContent>
              <w:ins w:author="Abinaya Saravanan" w:id="109" w:date="2026-09-23T05:12:03Z">
                <w:sdt>
                  <w:sdtPr>
                    <w:id w:val="-1880748373"/>
                    <w:tag w:val="goog_rdk_1425"/>
                  </w:sdtPr>
                  <w:sdtContent>
                    <w:del w:author="Nivesh" w:id="19" w:date="2026-09-25T10:03:37Z"/>
                  </w:sdtContent>
                </w:sdt>
              </w:ins>
              <w:sdt>
                <w:sdtPr>
                  <w:id w:val="-408710211"/>
                  <w:tag w:val="goog_rdk_1426"/>
                </w:sdtPr>
                <w:sdtContent>
                  <w:ins w:author="Abinaya Saravanan" w:id="109" w:date="2026-09-23T05:12:03Z">
                    <w:del w:author="Nivesh" w:id="19" w:date="2026-09-25T10:03:37Z">
                      <w:r w:rsidDel="00000000" w:rsidR="00000000" w:rsidRPr="00000000">
                        <w:rPr>
                          <w:rtl w:val="0"/>
                        </w:rPr>
                      </w:r>
                    </w:del>
                  </w:ins>
                </w:sdtContent>
              </w:sdt>
              <w:ins w:author="Abinaya Saravanan" w:id="109" w:date="2026-09-23T05:12:03Z">
                <w:del w:author="Nivesh" w:id="19" w:date="2026-09-25T10:03:37Z"/>
              </w:ins>
            </w:sdtContent>
          </w:sdt>
        </w:p>
      </w:sdtContent>
    </w:sdt>
    <w:sdt>
      <w:sdtPr>
        <w:id w:val="1326336715"/>
        <w:tag w:val="goog_rdk_1431"/>
      </w:sdtPr>
      <w:sdtContent>
        <w:p w:rsidR="00000000" w:rsidDel="00000000" w:rsidP="00000000" w:rsidRDefault="00000000" w:rsidRPr="00000000" w14:paraId="0000010D">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775709992"/>
              <w:tag w:val="goog_rdk_1428"/>
            </w:sdtPr>
            <w:sdtContent>
              <w:ins w:author="Abinaya Saravanan" w:id="109" w:date="2026-09-23T05:12:03Z">
                <w:sdt>
                  <w:sdtPr>
                    <w:id w:val="-395362537"/>
                    <w:tag w:val="goog_rdk_1429"/>
                  </w:sdtPr>
                  <w:sdtContent>
                    <w:del w:author="Nivesh" w:id="19" w:date="2026-09-25T10:03:37Z"/>
                  </w:sdtContent>
                </w:sdt>
              </w:ins>
              <w:sdt>
                <w:sdtPr>
                  <w:id w:val="292856590"/>
                  <w:tag w:val="goog_rdk_1430"/>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main();</w:delText>
                      </w:r>
                    </w:del>
                  </w:ins>
                </w:sdtContent>
              </w:sdt>
              <w:ins w:author="Abinaya Saravanan" w:id="109" w:date="2026-09-23T05:12:03Z">
                <w:del w:author="Nivesh" w:id="19" w:date="2026-09-25T10:03:37Z"/>
              </w:ins>
            </w:sdtContent>
          </w:sdt>
        </w:p>
      </w:sdtContent>
    </w:sdt>
    <w:sdt>
      <w:sdtPr>
        <w:id w:val="399254339"/>
        <w:tag w:val="goog_rdk_1437"/>
      </w:sdtPr>
      <w:sdtContent>
        <w:p w:rsidR="00000000" w:rsidDel="00000000" w:rsidP="00000000" w:rsidRDefault="00000000" w:rsidRPr="00000000" w14:paraId="000001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8366757"/>
              <w:tag w:val="goog_rdk_1434"/>
            </w:sdtPr>
            <w:sdtContent>
              <w:ins w:author="Rossi Rossi" w:id="102" w:date="2026-09-22T06:56:59Z">
                <w:sdt>
                  <w:sdtPr>
                    <w:id w:val="465767519"/>
                    <w:tag w:val="goog_rdk_1435"/>
                  </w:sdtPr>
                  <w:sdtContent>
                    <w:del w:author="Nivesh" w:id="19" w:date="2026-09-25T10:03:37Z"/>
                  </w:sdtContent>
                </w:sdt>
              </w:ins>
              <w:sdt>
                <w:sdtPr>
                  <w:id w:val="-1806767534"/>
                  <w:tag w:val="goog_rdk_14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07263346"/>
        <w:tag w:val="goog_rdk_1441"/>
      </w:sdtPr>
      <w:sdtContent>
        <w:p w:rsidR="00000000" w:rsidDel="00000000" w:rsidP="00000000" w:rsidRDefault="00000000" w:rsidRPr="00000000" w14:paraId="000001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9139671"/>
              <w:tag w:val="goog_rdk_1438"/>
            </w:sdtPr>
            <w:sdtContent>
              <w:ins w:author="Rossi Rossi" w:id="102" w:date="2026-09-22T06:56:59Z">
                <w:sdt>
                  <w:sdtPr>
                    <w:id w:val="554170915"/>
                    <w:tag w:val="goog_rdk_1439"/>
                  </w:sdtPr>
                  <w:sdtContent>
                    <w:del w:author="Nivesh" w:id="19" w:date="2026-09-25T10:03:37Z"/>
                  </w:sdtContent>
                </w:sdt>
              </w:ins>
              <w:sdt>
                <w:sdtPr>
                  <w:id w:val="-840405851"/>
                  <w:tag w:val="goog_rdk_14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806678669"/>
        <w:tag w:val="goog_rdk_1445"/>
      </w:sdtPr>
      <w:sdtContent>
        <w:p w:rsidR="00000000" w:rsidDel="00000000" w:rsidP="00000000" w:rsidRDefault="00000000" w:rsidRPr="00000000" w14:paraId="000001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6291345"/>
              <w:tag w:val="goog_rdk_1442"/>
            </w:sdtPr>
            <w:sdtContent>
              <w:ins w:author="Rossi Rossi" w:id="102" w:date="2026-09-22T06:56:59Z">
                <w:sdt>
                  <w:sdtPr>
                    <w:id w:val="186799347"/>
                    <w:tag w:val="goog_rdk_1443"/>
                  </w:sdtPr>
                  <w:sdtContent>
                    <w:del w:author="Nivesh" w:id="19" w:date="2026-09-25T10:03:37Z"/>
                  </w:sdtContent>
                </w:sdt>
              </w:ins>
              <w:sdt>
                <w:sdtPr>
                  <w:id w:val="330314197"/>
                  <w:tag w:val="goog_rdk_14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2380992"/>
        <w:tag w:val="goog_rdk_1449"/>
      </w:sdtPr>
      <w:sdtContent>
        <w:p w:rsidR="00000000" w:rsidDel="00000000" w:rsidP="00000000" w:rsidRDefault="00000000" w:rsidRPr="00000000" w14:paraId="000001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5992460"/>
              <w:tag w:val="goog_rdk_1446"/>
            </w:sdtPr>
            <w:sdtContent>
              <w:ins w:author="Rossi Rossi" w:id="102" w:date="2026-09-22T06:56:59Z">
                <w:sdt>
                  <w:sdtPr>
                    <w:id w:val="238156485"/>
                    <w:tag w:val="goog_rdk_1447"/>
                  </w:sdtPr>
                  <w:sdtContent>
                    <w:del w:author="Nivesh" w:id="19" w:date="2026-09-25T10:03:37Z"/>
                  </w:sdtContent>
                </w:sdt>
              </w:ins>
              <w:sdt>
                <w:sdtPr>
                  <w:id w:val="89178627"/>
                  <w:tag w:val="goog_rdk_14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871567049"/>
        <w:tag w:val="goog_rdk_1453"/>
      </w:sdtPr>
      <w:sdtContent>
        <w:p w:rsidR="00000000" w:rsidDel="00000000" w:rsidP="00000000" w:rsidRDefault="00000000" w:rsidRPr="00000000" w14:paraId="000001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7042253"/>
              <w:tag w:val="goog_rdk_1450"/>
            </w:sdtPr>
            <w:sdtContent>
              <w:ins w:author="Rossi Rossi" w:id="102" w:date="2026-09-22T06:56:59Z">
                <w:sdt>
                  <w:sdtPr>
                    <w:id w:val="1436160469"/>
                    <w:tag w:val="goog_rdk_1451"/>
                  </w:sdtPr>
                  <w:sdtContent>
                    <w:del w:author="Nivesh" w:id="19" w:date="2026-09-25T10:03:37Z"/>
                  </w:sdtContent>
                </w:sdt>
              </w:ins>
              <w:sdt>
                <w:sdtPr>
                  <w:id w:val="-774650903"/>
                  <w:tag w:val="goog_rdk_14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9001956"/>
        <w:tag w:val="goog_rdk_1457"/>
      </w:sdtPr>
      <w:sdtContent>
        <w:p w:rsidR="00000000" w:rsidDel="00000000" w:rsidP="00000000" w:rsidRDefault="00000000" w:rsidRPr="00000000" w14:paraId="000001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0033099"/>
              <w:tag w:val="goog_rdk_1454"/>
            </w:sdtPr>
            <w:sdtContent>
              <w:ins w:author="Rossi Rossi" w:id="102" w:date="2026-09-22T06:56:59Z">
                <w:sdt>
                  <w:sdtPr>
                    <w:id w:val="694699489"/>
                    <w:tag w:val="goog_rdk_1455"/>
                  </w:sdtPr>
                  <w:sdtContent>
                    <w:del w:author="Nivesh" w:id="19" w:date="2026-09-25T10:03:37Z"/>
                  </w:sdtContent>
                </w:sdt>
              </w:ins>
              <w:sdt>
                <w:sdtPr>
                  <w:id w:val="-706671813"/>
                  <w:tag w:val="goog_rdk_14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1040323785"/>
        <w:tag w:val="goog_rdk_1461"/>
      </w:sdtPr>
      <w:sdtContent>
        <w:p w:rsidR="00000000" w:rsidDel="00000000" w:rsidP="00000000" w:rsidRDefault="00000000" w:rsidRPr="00000000" w14:paraId="000001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0746515"/>
              <w:tag w:val="goog_rdk_1458"/>
            </w:sdtPr>
            <w:sdtContent>
              <w:ins w:author="Rossi Rossi" w:id="102" w:date="2026-09-22T06:56:59Z">
                <w:sdt>
                  <w:sdtPr>
                    <w:id w:val="-1943254030"/>
                    <w:tag w:val="goog_rdk_1459"/>
                  </w:sdtPr>
                  <w:sdtContent>
                    <w:del w:author="Nivesh" w:id="19" w:date="2026-09-25T10:03:37Z"/>
                  </w:sdtContent>
                </w:sdt>
              </w:ins>
              <w:sdt>
                <w:sdtPr>
                  <w:id w:val="-1160551470"/>
                  <w:tag w:val="goog_rdk_146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613507717"/>
        <w:tag w:val="goog_rdk_1465"/>
      </w:sdtPr>
      <w:sdtContent>
        <w:p w:rsidR="00000000" w:rsidDel="00000000" w:rsidP="00000000" w:rsidRDefault="00000000" w:rsidRPr="00000000" w14:paraId="000001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4580611"/>
              <w:tag w:val="goog_rdk_1462"/>
            </w:sdtPr>
            <w:sdtContent>
              <w:ins w:author="Rossi Rossi" w:id="102" w:date="2026-09-22T06:56:59Z">
                <w:sdt>
                  <w:sdtPr>
                    <w:id w:val="-1238299733"/>
                    <w:tag w:val="goog_rdk_1463"/>
                  </w:sdtPr>
                  <w:sdtContent>
                    <w:del w:author="Nivesh" w:id="19" w:date="2026-09-25T10:03:37Z"/>
                  </w:sdtContent>
                </w:sdt>
              </w:ins>
              <w:sdt>
                <w:sdtPr>
                  <w:id w:val="1798950596"/>
                  <w:tag w:val="goog_rdk_14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965673048"/>
        <w:tag w:val="goog_rdk_1469"/>
      </w:sdtPr>
      <w:sdtContent>
        <w:p w:rsidR="00000000" w:rsidDel="00000000" w:rsidP="00000000" w:rsidRDefault="00000000" w:rsidRPr="00000000" w14:paraId="000001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259579"/>
              <w:tag w:val="goog_rdk_1466"/>
            </w:sdtPr>
            <w:sdtContent>
              <w:ins w:author="Rossi Rossi" w:id="102" w:date="2026-09-22T06:56:59Z">
                <w:sdt>
                  <w:sdtPr>
                    <w:id w:val="-83229173"/>
                    <w:tag w:val="goog_rdk_1467"/>
                  </w:sdtPr>
                  <w:sdtContent>
                    <w:del w:author="Nivesh" w:id="19" w:date="2026-09-25T10:03:37Z"/>
                  </w:sdtContent>
                </w:sdt>
              </w:ins>
              <w:sdt>
                <w:sdtPr>
                  <w:id w:val="-1503710489"/>
                  <w:tag w:val="goog_rdk_14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2059924095"/>
        <w:tag w:val="goog_rdk_1475"/>
      </w:sdtPr>
      <w:sdtContent>
        <w:p w:rsidR="00000000" w:rsidDel="00000000" w:rsidP="00000000" w:rsidRDefault="00000000" w:rsidRPr="00000000" w14:paraId="000001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7833650"/>
              <w:tag w:val="goog_rdk_1470"/>
            </w:sdtPr>
            <w:sdtContent>
              <w:ins w:author="Rossi Rossi" w:id="102" w:date="2026-09-22T06:56:59Z">
                <w:sdt>
                  <w:sdtPr>
                    <w:id w:val="1386534823"/>
                    <w:tag w:val="goog_rdk_1471"/>
                  </w:sdtPr>
                  <w:sdtContent>
                    <w:del w:author="Nivesh" w:id="19" w:date="2026-09-25T10:03:37Z"/>
                  </w:sdtContent>
                </w:sdt>
              </w:ins>
              <w:sdt>
                <w:sdtPr>
                  <w:id w:val="101824571"/>
                  <w:tag w:val="goog_rdk_14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w:delText>
                      </w:r>
                    </w:del>
                  </w:ins>
                </w:sdtContent>
              </w:sdt>
              <w:ins w:author="Rossi Rossi" w:id="102" w:date="2026-09-22T06:56:59Z">
                <w:del w:author="Nivesh" w:id="19" w:date="2026-09-25T10:03:37Z">
                  <w:sdt>
                    <w:sdtPr>
                      <w:id w:val="-809153941"/>
                      <w:tag w:val="goog_rdk_147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 </w:delText>
                      </w:r>
                    </w:sdtContent>
                  </w:sdt>
                  <w:sdt>
                    <w:sdtPr>
                      <w:id w:val="189491580"/>
                      <w:tag w:val="goog_rdk_1474"/>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com.google.genai.gaos.models.interactions.Model;</w:delText>
                      </w:r>
                    </w:sdtContent>
                  </w:sdt>
                </w:del>
              </w:ins>
            </w:sdtContent>
          </w:sdt>
        </w:p>
      </w:sdtContent>
    </w:sdt>
    <w:sdt>
      <w:sdtPr>
        <w:id w:val="-1432004504"/>
        <w:tag w:val="goog_rdk_1481"/>
      </w:sdtPr>
      <w:sdtContent>
        <w:p w:rsidR="00000000" w:rsidDel="00000000" w:rsidP="00000000" w:rsidRDefault="00000000" w:rsidRPr="00000000" w14:paraId="000001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7416906"/>
              <w:tag w:val="goog_rdk_1476"/>
            </w:sdtPr>
            <w:sdtContent>
              <w:ins w:author="Rossi Rossi" w:id="102" w:date="2026-09-22T06:56:59Z">
                <w:sdt>
                  <w:sdtPr>
                    <w:id w:val="-1711627268"/>
                    <w:tag w:val="goog_rdk_1477"/>
                  </w:sdtPr>
                  <w:sdtContent>
                    <w:del w:author="Nivesh" w:id="19" w:date="2026-09-25T10:03:37Z"/>
                  </w:sdtContent>
                </w:sdt>
              </w:ins>
              <w:sdt>
                <w:sdtPr>
                  <w:id w:val="1851437278"/>
                  <w:tag w:val="goog_rdk_147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w:delText>
                      </w:r>
                    </w:del>
                  </w:ins>
                </w:sdtContent>
              </w:sdt>
              <w:ins w:author="Rossi Rossi" w:id="102" w:date="2026-09-22T06:56:59Z">
                <w:del w:author="Nivesh" w:id="19" w:date="2026-09-25T10:03:37Z">
                  <w:sdt>
                    <w:sdtPr>
                      <w:id w:val="-2134581892"/>
                      <w:tag w:val="goog_rdk_147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cti</w:delText>
                      </w:r>
                    </w:sdtContent>
                  </w:sdt>
                  <w:sdt>
                    <w:sdtPr>
                      <w:id w:val="-1966161539"/>
                      <w:tag w:val="goog_rdk_1480"/>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onRequestBody;</w:delText>
                      </w:r>
                    </w:sdtContent>
                  </w:sdt>
                </w:del>
              </w:ins>
            </w:sdtContent>
          </w:sdt>
        </w:p>
      </w:sdtContent>
    </w:sdt>
    <w:sdt>
      <w:sdtPr>
        <w:id w:val="1141648325"/>
        <w:tag w:val="goog_rdk_1485"/>
      </w:sdtPr>
      <w:sdtContent>
        <w:p w:rsidR="00000000" w:rsidDel="00000000" w:rsidP="00000000" w:rsidRDefault="00000000" w:rsidRPr="00000000" w14:paraId="000001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9558259"/>
              <w:tag w:val="goog_rdk_1482"/>
            </w:sdtPr>
            <w:sdtContent>
              <w:ins w:author="Rossi Rossi" w:id="102" w:date="2026-09-22T06:56:59Z">
                <w:sdt>
                  <w:sdtPr>
                    <w:id w:val="164789889"/>
                    <w:tag w:val="goog_rdk_1483"/>
                  </w:sdtPr>
                  <w:sdtContent>
                    <w:del w:author="Nivesh" w:id="19" w:date="2026-09-25T10:03:37Z"/>
                  </w:sdtContent>
                </w:sdt>
              </w:ins>
              <w:sdt>
                <w:sdtPr>
                  <w:id w:val="-1611595663"/>
                  <w:tag w:val="goog_rdk_148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13281637"/>
        <w:tag w:val="goog_rdk_1489"/>
      </w:sdtPr>
      <w:sdtContent>
        <w:p w:rsidR="00000000" w:rsidDel="00000000" w:rsidP="00000000" w:rsidRDefault="00000000" w:rsidRPr="00000000" w14:paraId="000001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3687232"/>
              <w:tag w:val="goog_rdk_1486"/>
            </w:sdtPr>
            <w:sdtContent>
              <w:ins w:author="Rossi Rossi" w:id="102" w:date="2026-09-22T06:56:59Z">
                <w:sdt>
                  <w:sdtPr>
                    <w:id w:val="-627458506"/>
                    <w:tag w:val="goog_rdk_1487"/>
                  </w:sdtPr>
                  <w:sdtContent>
                    <w:del w:author="Nivesh" w:id="19" w:date="2026-09-25T10:03:37Z"/>
                  </w:sdtContent>
                </w:sdt>
              </w:ins>
              <w:sdt>
                <w:sdtPr>
                  <w:id w:val="-1531449328"/>
                  <w:tag w:val="goog_rdk_14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1932969882"/>
        <w:tag w:val="goog_rdk_1495"/>
      </w:sdtPr>
      <w:sdtContent>
        <w:p w:rsidR="00000000" w:rsidDel="00000000" w:rsidP="00000000" w:rsidRDefault="00000000" w:rsidRPr="00000000" w14:paraId="0000011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12305966"/>
              <w:tag w:val="goog_rdk_1492"/>
            </w:sdtPr>
            <w:sdtContent>
              <w:ins w:author="Abinaya Saravanan" w:id="110" w:date="2026-09-23T05:13:06Z">
                <w:sdt>
                  <w:sdtPr>
                    <w:id w:val="-1273529683"/>
                    <w:tag w:val="goog_rdk_1493"/>
                  </w:sdtPr>
                  <w:sdtContent>
                    <w:del w:author="Nivesh" w:id="19" w:date="2026-09-25T10:03:37Z"/>
                  </w:sdtContent>
                </w:sdt>
              </w:ins>
              <w:sdt>
                <w:sdtPr>
                  <w:id w:val="1105904957"/>
                  <w:tag w:val="goog_rdk_149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2017455707"/>
        <w:tag w:val="goog_rdk_1499"/>
      </w:sdtPr>
      <w:sdtContent>
        <w:p w:rsidR="00000000" w:rsidDel="00000000" w:rsidP="00000000" w:rsidRDefault="00000000" w:rsidRPr="00000000" w14:paraId="0000011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918772374"/>
              <w:tag w:val="goog_rdk_1496"/>
            </w:sdtPr>
            <w:sdtContent>
              <w:ins w:author="Abinaya Saravanan" w:id="110" w:date="2026-09-23T05:13:06Z">
                <w:sdt>
                  <w:sdtPr>
                    <w:id w:val="-2061805337"/>
                    <w:tag w:val="goog_rdk_1497"/>
                  </w:sdtPr>
                  <w:sdtContent>
                    <w:del w:author="Nivesh" w:id="19" w:date="2026-09-25T10:03:37Z"/>
                  </w:sdtContent>
                </w:sdt>
              </w:ins>
              <w:sdt>
                <w:sdtPr>
                  <w:id w:val="-485073961"/>
                  <w:tag w:val="goog_rdk_149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1523720079"/>
        <w:tag w:val="goog_rdk_1503"/>
      </w:sdtPr>
      <w:sdtContent>
        <w:p w:rsidR="00000000" w:rsidDel="00000000" w:rsidP="00000000" w:rsidRDefault="00000000" w:rsidRPr="00000000" w14:paraId="0000011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55788473"/>
              <w:tag w:val="goog_rdk_1500"/>
            </w:sdtPr>
            <w:sdtContent>
              <w:ins w:author="Abinaya Saravanan" w:id="110" w:date="2026-09-23T05:13:06Z">
                <w:sdt>
                  <w:sdtPr>
                    <w:id w:val="968528913"/>
                    <w:tag w:val="goog_rdk_1501"/>
                  </w:sdtPr>
                  <w:sdtContent>
                    <w:del w:author="Nivesh" w:id="19" w:date="2026-09-25T10:03:37Z"/>
                  </w:sdtContent>
                </w:sdt>
              </w:ins>
              <w:sdt>
                <w:sdtPr>
                  <w:id w:val="150554311"/>
                  <w:tag w:val="goog_rdk_150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1222334709"/>
        <w:tag w:val="goog_rdk_1507"/>
      </w:sdtPr>
      <w:sdtContent>
        <w:p w:rsidR="00000000" w:rsidDel="00000000" w:rsidP="00000000" w:rsidRDefault="00000000" w:rsidRPr="00000000" w14:paraId="0000011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07318854"/>
              <w:tag w:val="goog_rdk_1504"/>
            </w:sdtPr>
            <w:sdtContent>
              <w:ins w:author="Abinaya Saravanan" w:id="110" w:date="2026-09-23T05:13:06Z">
                <w:sdt>
                  <w:sdtPr>
                    <w:id w:val="-1770627386"/>
                    <w:tag w:val="goog_rdk_1505"/>
                  </w:sdtPr>
                  <w:sdtContent>
                    <w:del w:author="Nivesh" w:id="19" w:date="2026-09-25T10:03:37Z"/>
                  </w:sdtContent>
                </w:sdt>
              </w:ins>
              <w:sdt>
                <w:sdtPr>
                  <w:id w:val="-410821746"/>
                  <w:tag w:val="goog_rdk_150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708824915"/>
        <w:tag w:val="goog_rdk_1511"/>
      </w:sdtPr>
      <w:sdtContent>
        <w:p w:rsidR="00000000" w:rsidDel="00000000" w:rsidP="00000000" w:rsidRDefault="00000000" w:rsidRPr="00000000" w14:paraId="0000011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29209311"/>
              <w:tag w:val="goog_rdk_1508"/>
            </w:sdtPr>
            <w:sdtContent>
              <w:ins w:author="Abinaya Saravanan" w:id="110" w:date="2026-09-23T05:13:06Z">
                <w:sdt>
                  <w:sdtPr>
                    <w:id w:val="-609488028"/>
                    <w:tag w:val="goog_rdk_1509"/>
                  </w:sdtPr>
                  <w:sdtContent>
                    <w:del w:author="Nivesh" w:id="19" w:date="2026-09-25T10:03:37Z"/>
                  </w:sdtContent>
                </w:sdt>
              </w:ins>
              <w:sdt>
                <w:sdtPr>
                  <w:id w:val="1865405865"/>
                  <w:tag w:val="goog_rdk_1510"/>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1488901394"/>
        <w:tag w:val="goog_rdk_1515"/>
      </w:sdtPr>
      <w:sdtContent>
        <w:p w:rsidR="00000000" w:rsidDel="00000000" w:rsidP="00000000" w:rsidRDefault="00000000" w:rsidRPr="00000000" w14:paraId="0000012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07517127"/>
              <w:tag w:val="goog_rdk_1512"/>
            </w:sdtPr>
            <w:sdtContent>
              <w:ins w:author="Abinaya Saravanan" w:id="110" w:date="2026-09-23T05:13:06Z">
                <w:sdt>
                  <w:sdtPr>
                    <w:id w:val="-1043436510"/>
                    <w:tag w:val="goog_rdk_1513"/>
                  </w:sdtPr>
                  <w:sdtContent>
                    <w:del w:author="Nivesh" w:id="19" w:date="2026-09-25T10:03:37Z"/>
                  </w:sdtContent>
                </w:sdt>
              </w:ins>
              <w:sdt>
                <w:sdtPr>
                  <w:id w:val="-777757654"/>
                  <w:tag w:val="goog_rdk_151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753235604"/>
        <w:tag w:val="goog_rdk_1519"/>
      </w:sdtPr>
      <w:sdtContent>
        <w:p w:rsidR="00000000" w:rsidDel="00000000" w:rsidP="00000000" w:rsidRDefault="00000000" w:rsidRPr="00000000" w14:paraId="0000012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036152840"/>
              <w:tag w:val="goog_rdk_1516"/>
            </w:sdtPr>
            <w:sdtContent>
              <w:ins w:author="Abinaya Saravanan" w:id="110" w:date="2026-09-23T05:13:06Z">
                <w:sdt>
                  <w:sdtPr>
                    <w:id w:val="-431642494"/>
                    <w:tag w:val="goog_rdk_1517"/>
                  </w:sdtPr>
                  <w:sdtContent>
                    <w:del w:author="Nivesh" w:id="19" w:date="2026-09-25T10:03:37Z"/>
                  </w:sdtContent>
                </w:sdt>
              </w:ins>
              <w:sdt>
                <w:sdtPr>
                  <w:id w:val="1687930976"/>
                  <w:tag w:val="goog_rdk_151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1781803006"/>
        <w:tag w:val="goog_rdk_1523"/>
      </w:sdtPr>
      <w:sdtContent>
        <w:p w:rsidR="00000000" w:rsidDel="00000000" w:rsidP="00000000" w:rsidRDefault="00000000" w:rsidRPr="00000000" w14:paraId="0000012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60321127"/>
              <w:tag w:val="goog_rdk_1520"/>
            </w:sdtPr>
            <w:sdtContent>
              <w:ins w:author="Abinaya Saravanan" w:id="110" w:date="2026-09-23T05:13:06Z">
                <w:sdt>
                  <w:sdtPr>
                    <w:id w:val="977870894"/>
                    <w:tag w:val="goog_rdk_1521"/>
                  </w:sdtPr>
                  <w:sdtContent>
                    <w:del w:author="Nivesh" w:id="19" w:date="2026-09-25T10:03:37Z"/>
                  </w:sdtContent>
                </w:sdt>
              </w:ins>
              <w:sdt>
                <w:sdtPr>
                  <w:id w:val="1683286354"/>
                  <w:tag w:val="goog_rdk_152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Code implementation for Google GenAI Interaction</w:delText>
                      </w:r>
                    </w:del>
                  </w:ins>
                </w:sdtContent>
              </w:sdt>
              <w:ins w:author="Abinaya Saravanan" w:id="110" w:date="2026-09-23T05:13:06Z">
                <w:del w:author="Nivesh" w:id="19" w:date="2026-09-25T10:03:37Z"/>
              </w:ins>
            </w:sdtContent>
          </w:sdt>
        </w:p>
      </w:sdtContent>
    </w:sdt>
    <w:sdt>
      <w:sdtPr>
        <w:id w:val="336646148"/>
        <w:tag w:val="goog_rdk_1527"/>
      </w:sdtPr>
      <w:sdtContent>
        <w:p w:rsidR="00000000" w:rsidDel="00000000" w:rsidP="00000000" w:rsidRDefault="00000000" w:rsidRPr="00000000" w14:paraId="0000012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63463095"/>
              <w:tag w:val="goog_rdk_1524"/>
            </w:sdtPr>
            <w:sdtContent>
              <w:ins w:author="Abinaya Saravanan" w:id="110" w:date="2026-09-23T05:13:06Z">
                <w:sdt>
                  <w:sdtPr>
                    <w:id w:val="-132728547"/>
                    <w:tag w:val="goog_rdk_1525"/>
                  </w:sdtPr>
                  <w:sdtContent>
                    <w:del w:author="Nivesh" w:id="19" w:date="2026-09-25T10:03:37Z"/>
                  </w:sdtContent>
                </w:sdt>
              </w:ins>
              <w:sdt>
                <w:sdtPr>
                  <w:id w:val="570998937"/>
                  <w:tag w:val="goog_rdk_152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ins>
            </w:sdtContent>
          </w:sdt>
        </w:p>
      </w:sdtContent>
    </w:sdt>
    <w:sdt>
      <w:sdtPr>
        <w:id w:val="-1582801410"/>
        <w:tag w:val="goog_rdk_1531"/>
      </w:sdtPr>
      <w:sdtContent>
        <w:p w:rsidR="00000000" w:rsidDel="00000000" w:rsidP="00000000" w:rsidRDefault="00000000" w:rsidRPr="00000000" w14:paraId="0000012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98288714"/>
              <w:tag w:val="goog_rdk_1528"/>
            </w:sdtPr>
            <w:sdtContent>
              <w:ins w:author="Abinaya Saravanan" w:id="110" w:date="2026-09-23T05:13:06Z">
                <w:sdt>
                  <w:sdtPr>
                    <w:id w:val="-1414855155"/>
                    <w:tag w:val="goog_rdk_1529"/>
                  </w:sdtPr>
                  <w:sdtContent>
                    <w:del w:author="Nivesh" w:id="19" w:date="2026-09-25T10:03:37Z"/>
                  </w:sdtContent>
                </w:sdt>
              </w:ins>
              <w:sdt>
                <w:sdtPr>
                  <w:id w:val="2018702733"/>
                  <w:tag w:val="goog_rdk_153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604963676"/>
        <w:tag w:val="goog_rdk_1535"/>
      </w:sdtPr>
      <w:sdtContent>
        <w:p w:rsidR="00000000" w:rsidDel="00000000" w:rsidP="00000000" w:rsidRDefault="00000000" w:rsidRPr="00000000" w14:paraId="0000012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426415287"/>
              <w:tag w:val="goog_rdk_1532"/>
            </w:sdtPr>
            <w:sdtContent>
              <w:ins w:author="Abinaya Saravanan" w:id="110" w:date="2026-09-23T05:13:06Z">
                <w:sdt>
                  <w:sdtPr>
                    <w:id w:val="-840859527"/>
                    <w:tag w:val="goog_rdk_1533"/>
                  </w:sdtPr>
                  <w:sdtContent>
                    <w:del w:author="Nivesh" w:id="19" w:date="2026-09-25T10:03:37Z"/>
                  </w:sdtContent>
                </w:sdt>
              </w:ins>
              <w:sdt>
                <w:sdtPr>
                  <w:id w:val="339376324"/>
                  <w:tag w:val="goog_rdk_153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1880236059"/>
        <w:tag w:val="goog_rdk_1539"/>
      </w:sdtPr>
      <w:sdtContent>
        <w:p w:rsidR="00000000" w:rsidDel="00000000" w:rsidP="00000000" w:rsidRDefault="00000000" w:rsidRPr="00000000" w14:paraId="0000012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49728080"/>
              <w:tag w:val="goog_rdk_1536"/>
            </w:sdtPr>
            <w:sdtContent>
              <w:ins w:author="Abinaya Saravanan" w:id="110" w:date="2026-09-23T05:13:06Z">
                <w:sdt>
                  <w:sdtPr>
                    <w:id w:val="-1159684190"/>
                    <w:tag w:val="goog_rdk_1537"/>
                  </w:sdtPr>
                  <w:sdtContent>
                    <w:del w:author="Nivesh" w:id="19" w:date="2026-09-25T10:03:37Z"/>
                  </w:sdtContent>
                </w:sdt>
              </w:ins>
              <w:sdt>
                <w:sdtPr>
                  <w:id w:val="1592234984"/>
                  <w:tag w:val="goog_rdk_153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56440205"/>
        <w:tag w:val="goog_rdk_1543"/>
      </w:sdtPr>
      <w:sdtContent>
        <w:p w:rsidR="00000000" w:rsidDel="00000000" w:rsidP="00000000" w:rsidRDefault="00000000" w:rsidRPr="00000000" w14:paraId="0000012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94855034"/>
              <w:tag w:val="goog_rdk_1540"/>
            </w:sdtPr>
            <w:sdtContent>
              <w:ins w:author="Abinaya Saravanan" w:id="110" w:date="2026-09-23T05:13:06Z">
                <w:sdt>
                  <w:sdtPr>
                    <w:id w:val="-1171331688"/>
                    <w:tag w:val="goog_rdk_1541"/>
                  </w:sdtPr>
                  <w:sdtContent>
                    <w:del w:author="Nivesh" w:id="19" w:date="2026-09-25T10:03:37Z"/>
                  </w:sdtContent>
                </w:sdt>
              </w:ins>
              <w:sdt>
                <w:sdtPr>
                  <w:id w:val="-145759095"/>
                  <w:tag w:val="goog_rdk_154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702206773"/>
        <w:tag w:val="goog_rdk_1547"/>
      </w:sdtPr>
      <w:sdtContent>
        <w:p w:rsidR="00000000" w:rsidDel="00000000" w:rsidP="00000000" w:rsidRDefault="00000000" w:rsidRPr="00000000" w14:paraId="0000012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20889469"/>
              <w:tag w:val="goog_rdk_1544"/>
            </w:sdtPr>
            <w:sdtContent>
              <w:ins w:author="Abinaya Saravanan" w:id="110" w:date="2026-09-23T05:13:06Z">
                <w:sdt>
                  <w:sdtPr>
                    <w:id w:val="-956087981"/>
                    <w:tag w:val="goog_rdk_1545"/>
                  </w:sdtPr>
                  <w:sdtContent>
                    <w:del w:author="Nivesh" w:id="19" w:date="2026-09-25T10:03:37Z"/>
                  </w:sdtContent>
                </w:sdt>
              </w:ins>
              <w:sdt>
                <w:sdtPr>
                  <w:id w:val="-1921516462"/>
                  <w:tag w:val="goog_rdk_154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129458955"/>
        <w:tag w:val="goog_rdk_1551"/>
      </w:sdtPr>
      <w:sdtContent>
        <w:p w:rsidR="00000000" w:rsidDel="00000000" w:rsidP="00000000" w:rsidRDefault="00000000" w:rsidRPr="00000000" w14:paraId="0000012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93343233"/>
              <w:tag w:val="goog_rdk_1548"/>
            </w:sdtPr>
            <w:sdtContent>
              <w:ins w:author="Abinaya Saravanan" w:id="110" w:date="2026-09-23T05:13:06Z">
                <w:sdt>
                  <w:sdtPr>
                    <w:id w:val="-1919656450"/>
                    <w:tag w:val="goog_rdk_1549"/>
                  </w:sdtPr>
                  <w:sdtContent>
                    <w:del w:author="Nivesh" w:id="19" w:date="2026-09-25T10:03:37Z"/>
                  </w:sdtContent>
                </w:sdt>
              </w:ins>
              <w:sdt>
                <w:sdtPr>
                  <w:id w:val="664641632"/>
                  <w:tag w:val="goog_rdk_155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796493784"/>
        <w:tag w:val="goog_rdk_1555"/>
      </w:sdtPr>
      <w:sdtContent>
        <w:p w:rsidR="00000000" w:rsidDel="00000000" w:rsidP="00000000" w:rsidRDefault="00000000" w:rsidRPr="00000000" w14:paraId="0000012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258154948"/>
              <w:tag w:val="goog_rdk_1552"/>
            </w:sdtPr>
            <w:sdtContent>
              <w:ins w:author="Abinaya Saravanan" w:id="110" w:date="2026-09-23T05:13:06Z">
                <w:sdt>
                  <w:sdtPr>
                    <w:id w:val="93830692"/>
                    <w:tag w:val="goog_rdk_1553"/>
                  </w:sdtPr>
                  <w:sdtContent>
                    <w:del w:author="Nivesh" w:id="19" w:date="2026-09-25T10:03:37Z"/>
                  </w:sdtContent>
                </w:sdt>
              </w:ins>
              <w:sdt>
                <w:sdtPr>
                  <w:id w:val="-169023786"/>
                  <w:tag w:val="goog_rdk_1554"/>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980309007"/>
        <w:tag w:val="goog_rdk_1559"/>
      </w:sdtPr>
      <w:sdtContent>
        <w:p w:rsidR="00000000" w:rsidDel="00000000" w:rsidP="00000000" w:rsidRDefault="00000000" w:rsidRPr="00000000" w14:paraId="0000012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04978095"/>
              <w:tag w:val="goog_rdk_1556"/>
            </w:sdtPr>
            <w:sdtContent>
              <w:ins w:author="Abinaya Saravanan" w:id="110" w:date="2026-09-23T05:13:06Z">
                <w:sdt>
                  <w:sdtPr>
                    <w:id w:val="1846198230"/>
                    <w:tag w:val="goog_rdk_1557"/>
                  </w:sdtPr>
                  <w:sdtContent>
                    <w:del w:author="Nivesh" w:id="19" w:date="2026-09-25T10:03:37Z"/>
                  </w:sdtContent>
                </w:sdt>
              </w:ins>
              <w:sdt>
                <w:sdtPr>
                  <w:id w:val="-1467109444"/>
                  <w:tag w:val="goog_rdk_155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739416229"/>
        <w:tag w:val="goog_rdk_1563"/>
      </w:sdtPr>
      <w:sdtContent>
        <w:p w:rsidR="00000000" w:rsidDel="00000000" w:rsidP="00000000" w:rsidRDefault="00000000" w:rsidRPr="00000000" w14:paraId="0000012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60427044"/>
              <w:tag w:val="goog_rdk_1560"/>
            </w:sdtPr>
            <w:sdtContent>
              <w:ins w:author="Abinaya Saravanan" w:id="110" w:date="2026-09-23T05:13:06Z">
                <w:sdt>
                  <w:sdtPr>
                    <w:id w:val="-1979391530"/>
                    <w:tag w:val="goog_rdk_1561"/>
                  </w:sdtPr>
                  <w:sdtContent>
                    <w:del w:author="Nivesh" w:id="19" w:date="2026-09-25T10:03:37Z"/>
                  </w:sdtContent>
                </w:sdt>
              </w:ins>
              <w:sdt>
                <w:sdtPr>
                  <w:id w:val="119418817"/>
                  <w:tag w:val="goog_rdk_156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770047946"/>
        <w:tag w:val="goog_rdk_1567"/>
      </w:sdtPr>
      <w:sdtContent>
        <w:p w:rsidR="00000000" w:rsidDel="00000000" w:rsidP="00000000" w:rsidRDefault="00000000" w:rsidRPr="00000000" w14:paraId="0000012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06989957"/>
              <w:tag w:val="goog_rdk_1564"/>
            </w:sdtPr>
            <w:sdtContent>
              <w:ins w:author="Abinaya Saravanan" w:id="110" w:date="2026-09-23T05:13:06Z">
                <w:sdt>
                  <w:sdtPr>
                    <w:id w:val="-1930172397"/>
                    <w:tag w:val="goog_rdk_1565"/>
                  </w:sdtPr>
                  <w:sdtContent>
                    <w:del w:author="Nivesh" w:id="19" w:date="2026-09-25T10:03:37Z"/>
                  </w:sdtContent>
                </w:sdt>
              </w:ins>
              <w:sdt>
                <w:sdtPr>
                  <w:id w:val="1431473841"/>
                  <w:tag w:val="goog_rdk_156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231557088"/>
        <w:tag w:val="goog_rdk_1571"/>
      </w:sdtPr>
      <w:sdtContent>
        <w:p w:rsidR="00000000" w:rsidDel="00000000" w:rsidP="00000000" w:rsidRDefault="00000000" w:rsidRPr="00000000" w14:paraId="0000012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68922305"/>
              <w:tag w:val="goog_rdk_1568"/>
            </w:sdtPr>
            <w:sdtContent>
              <w:ins w:author="Abinaya Saravanan" w:id="110" w:date="2026-09-23T05:13:06Z">
                <w:sdt>
                  <w:sdtPr>
                    <w:id w:val="1971305967"/>
                    <w:tag w:val="goog_rdk_1569"/>
                  </w:sdtPr>
                  <w:sdtContent>
                    <w:del w:author="Nivesh" w:id="19" w:date="2026-09-25T10:03:37Z"/>
                  </w:sdtContent>
                </w:sdt>
              </w:ins>
              <w:sdt>
                <w:sdtPr>
                  <w:id w:val="-542060180"/>
                  <w:tag w:val="goog_rdk_157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10" w:date="2026-09-23T05:13:06Z">
                <w:del w:author="Nivesh" w:id="19" w:date="2026-09-25T10:03:37Z"/>
              </w:ins>
            </w:sdtContent>
          </w:sdt>
        </w:p>
      </w:sdtContent>
    </w:sdt>
    <w:sdt>
      <w:sdtPr>
        <w:id w:val="-1504245745"/>
        <w:tag w:val="goog_rdk_1575"/>
      </w:sdtPr>
      <w:sdtContent>
        <w:p w:rsidR="00000000" w:rsidDel="00000000" w:rsidP="00000000" w:rsidRDefault="00000000" w:rsidRPr="00000000" w14:paraId="0000012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112374295"/>
              <w:tag w:val="goog_rdk_1572"/>
            </w:sdtPr>
            <w:sdtContent>
              <w:ins w:author="Abinaya Saravanan" w:id="110" w:date="2026-09-23T05:13:06Z">
                <w:sdt>
                  <w:sdtPr>
                    <w:id w:val="-726848490"/>
                    <w:tag w:val="goog_rdk_1573"/>
                  </w:sdtPr>
                  <w:sdtContent>
                    <w:del w:author="Nivesh" w:id="19" w:date="2026-09-25T10:03:37Z"/>
                  </w:sdtContent>
                </w:sdt>
              </w:ins>
              <w:sdt>
                <w:sdtPr>
                  <w:id w:val="444305218"/>
                  <w:tag w:val="goog_rdk_157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10" w:date="2026-09-23T05:13:06Z">
                <w:del w:author="Nivesh" w:id="19" w:date="2026-09-25T10:03:37Z"/>
              </w:ins>
            </w:sdtContent>
          </w:sdt>
        </w:p>
      </w:sdtContent>
    </w:sdt>
    <w:sdt>
      <w:sdtPr>
        <w:id w:val="1152710593"/>
        <w:tag w:val="goog_rdk_1579"/>
      </w:sdtPr>
      <w:sdtContent>
        <w:p w:rsidR="00000000" w:rsidDel="00000000" w:rsidP="00000000" w:rsidRDefault="00000000" w:rsidRPr="00000000" w14:paraId="0000013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80331452"/>
              <w:tag w:val="goog_rdk_1576"/>
            </w:sdtPr>
            <w:sdtContent>
              <w:ins w:author="Abinaya Saravanan" w:id="110" w:date="2026-09-23T05:13:06Z">
                <w:sdt>
                  <w:sdtPr>
                    <w:id w:val="1911276624"/>
                    <w:tag w:val="goog_rdk_1577"/>
                  </w:sdtPr>
                  <w:sdtContent>
                    <w:del w:author="Nivesh" w:id="19" w:date="2026-09-25T10:03:37Z"/>
                  </w:sdtContent>
                </w:sdt>
              </w:ins>
              <w:sdt>
                <w:sdtPr>
                  <w:id w:val="-988468620"/>
                  <w:tag w:val="goog_rdk_157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10" w:date="2026-09-23T05:13:06Z">
                <w:del w:author="Nivesh" w:id="19" w:date="2026-09-25T10:03:37Z"/>
              </w:ins>
            </w:sdtContent>
          </w:sdt>
        </w:p>
      </w:sdtContent>
    </w:sdt>
    <w:sdt>
      <w:sdtPr>
        <w:id w:val="1751548227"/>
        <w:tag w:val="goog_rdk_1583"/>
      </w:sdtPr>
      <w:sdtContent>
        <w:p w:rsidR="00000000" w:rsidDel="00000000" w:rsidP="00000000" w:rsidRDefault="00000000" w:rsidRPr="00000000" w14:paraId="0000013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62630638"/>
              <w:tag w:val="goog_rdk_1580"/>
            </w:sdtPr>
            <w:sdtContent>
              <w:ins w:author="Abinaya Saravanan" w:id="110" w:date="2026-09-23T05:13:06Z">
                <w:sdt>
                  <w:sdtPr>
                    <w:id w:val="-2016633719"/>
                    <w:tag w:val="goog_rdk_1581"/>
                  </w:sdtPr>
                  <w:sdtContent>
                    <w:del w:author="Nivesh" w:id="19" w:date="2026-09-25T10:03:37Z"/>
                  </w:sdtContent>
                </w:sdt>
              </w:ins>
              <w:sdt>
                <w:sdtPr>
                  <w:id w:val="-88569158"/>
                  <w:tag w:val="goog_rdk_158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0" w:date="2026-09-23T05:13:06Z">
                <w:del w:author="Nivesh" w:id="19" w:date="2026-09-25T10:03:37Z"/>
              </w:ins>
            </w:sdtContent>
          </w:sdt>
        </w:p>
      </w:sdtContent>
    </w:sdt>
    <w:sdt>
      <w:sdtPr>
        <w:id w:val="-1678861507"/>
        <w:tag w:val="goog_rdk_1587"/>
      </w:sdtPr>
      <w:sdtContent>
        <w:p w:rsidR="00000000" w:rsidDel="00000000" w:rsidP="00000000" w:rsidRDefault="00000000" w:rsidRPr="00000000" w14:paraId="0000013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807579290"/>
              <w:tag w:val="goog_rdk_1584"/>
            </w:sdtPr>
            <w:sdtContent>
              <w:ins w:author="Abinaya Saravanan" w:id="110" w:date="2026-09-23T05:13:06Z">
                <w:sdt>
                  <w:sdtPr>
                    <w:id w:val="-1217613046"/>
                    <w:tag w:val="goog_rdk_1585"/>
                  </w:sdtPr>
                  <w:sdtContent>
                    <w:del w:author="Nivesh" w:id="19" w:date="2026-09-25T10:03:37Z"/>
                  </w:sdtContent>
                </w:sdt>
              </w:ins>
              <w:sdt>
                <w:sdtPr>
                  <w:id w:val="1871943066"/>
                  <w:tag w:val="goog_rdk_158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0" w:date="2026-09-23T05:13:06Z">
                <w:del w:author="Nivesh" w:id="19" w:date="2026-09-25T10:03:37Z"/>
              </w:ins>
            </w:sdtContent>
          </w:sdt>
        </w:p>
      </w:sdtContent>
    </w:sdt>
    <w:sdt>
      <w:sdtPr>
        <w:id w:val="-1110771996"/>
        <w:tag w:val="goog_rdk_1591"/>
      </w:sdtPr>
      <w:sdtContent>
        <w:p w:rsidR="00000000" w:rsidDel="00000000" w:rsidP="00000000" w:rsidRDefault="00000000" w:rsidRPr="00000000" w14:paraId="0000013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64912483"/>
              <w:tag w:val="goog_rdk_1588"/>
            </w:sdtPr>
            <w:sdtContent>
              <w:ins w:author="Abinaya Saravanan" w:id="110" w:date="2026-09-23T05:13:06Z">
                <w:sdt>
                  <w:sdtPr>
                    <w:id w:val="1701256040"/>
                    <w:tag w:val="goog_rdk_1589"/>
                  </w:sdtPr>
                  <w:sdtContent>
                    <w:del w:author="Nivesh" w:id="19" w:date="2026-09-25T10:03:37Z"/>
                  </w:sdtContent>
                </w:sdt>
              </w:ins>
              <w:sdt>
                <w:sdtPr>
                  <w:id w:val="-61153393"/>
                  <w:tag w:val="goog_rdk_1590"/>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993340341"/>
        <w:tag w:val="goog_rdk_1595"/>
      </w:sdtPr>
      <w:sdtContent>
        <w:p w:rsidR="00000000" w:rsidDel="00000000" w:rsidP="00000000" w:rsidRDefault="00000000" w:rsidRPr="00000000" w14:paraId="0000013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90105572"/>
              <w:tag w:val="goog_rdk_1592"/>
            </w:sdtPr>
            <w:sdtContent>
              <w:ins w:author="Abinaya Saravanan" w:id="110" w:date="2026-09-23T05:13:06Z">
                <w:sdt>
                  <w:sdtPr>
                    <w:id w:val="833113931"/>
                    <w:tag w:val="goog_rdk_1593"/>
                  </w:sdtPr>
                  <w:sdtContent>
                    <w:del w:author="Nivesh" w:id="19" w:date="2026-09-25T10:03:37Z"/>
                  </w:sdtContent>
                </w:sdt>
              </w:ins>
              <w:sdt>
                <w:sdtPr>
                  <w:id w:val="865423912"/>
                  <w:tag w:val="goog_rdk_159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0" w:date="2026-09-23T05:13:06Z">
                <w:del w:author="Nivesh" w:id="19" w:date="2026-09-25T10:03:37Z"/>
              </w:ins>
            </w:sdtContent>
          </w:sdt>
        </w:p>
      </w:sdtContent>
    </w:sdt>
    <w:sdt>
      <w:sdtPr>
        <w:id w:val="1134705909"/>
        <w:tag w:val="goog_rdk_1599"/>
      </w:sdtPr>
      <w:sdtContent>
        <w:p w:rsidR="00000000" w:rsidDel="00000000" w:rsidP="00000000" w:rsidRDefault="00000000" w:rsidRPr="00000000" w14:paraId="0000013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92622861"/>
              <w:tag w:val="goog_rdk_1596"/>
            </w:sdtPr>
            <w:sdtContent>
              <w:ins w:author="Abinaya Saravanan" w:id="110" w:date="2026-09-23T05:13:06Z">
                <w:sdt>
                  <w:sdtPr>
                    <w:id w:val="922565902"/>
                    <w:tag w:val="goog_rdk_1597"/>
                  </w:sdtPr>
                  <w:sdtContent>
                    <w:del w:author="Nivesh" w:id="19" w:date="2026-09-25T10:03:37Z"/>
                  </w:sdtContent>
                </w:sdt>
              </w:ins>
              <w:sdt>
                <w:sdtPr>
                  <w:id w:val="-262028620"/>
                  <w:tag w:val="goog_rdk_159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0" w:date="2026-09-23T05:13:06Z">
                <w:del w:author="Nivesh" w:id="19" w:date="2026-09-25T10:03:37Z"/>
              </w:ins>
            </w:sdtContent>
          </w:sdt>
        </w:p>
      </w:sdtContent>
    </w:sdt>
    <w:sdt>
      <w:sdtPr>
        <w:id w:val="821100841"/>
        <w:tag w:val="goog_rdk_1603"/>
      </w:sdtPr>
      <w:sdtContent>
        <w:p w:rsidR="00000000" w:rsidDel="00000000" w:rsidP="00000000" w:rsidRDefault="00000000" w:rsidRPr="00000000" w14:paraId="0000013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09744731"/>
              <w:tag w:val="goog_rdk_1600"/>
            </w:sdtPr>
            <w:sdtContent>
              <w:ins w:author="Abinaya Saravanan" w:id="110" w:date="2026-09-23T05:13:06Z">
                <w:sdt>
                  <w:sdtPr>
                    <w:id w:val="-420089403"/>
                    <w:tag w:val="goog_rdk_1601"/>
                  </w:sdtPr>
                  <w:sdtContent>
                    <w:del w:author="Nivesh" w:id="19" w:date="2026-09-25T10:03:37Z"/>
                  </w:sdtContent>
                </w:sdt>
              </w:ins>
              <w:sdt>
                <w:sdtPr>
                  <w:id w:val="2140649783"/>
                  <w:tag w:val="goog_rdk_160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10" w:date="2026-09-23T05:13:06Z">
                <w:del w:author="Nivesh" w:id="19" w:date="2026-09-25T10:03:37Z"/>
              </w:ins>
            </w:sdtContent>
          </w:sdt>
        </w:p>
      </w:sdtContent>
    </w:sdt>
    <w:sdt>
      <w:sdtPr>
        <w:id w:val="-1911155229"/>
        <w:tag w:val="goog_rdk_1607"/>
      </w:sdtPr>
      <w:sdtContent>
        <w:p w:rsidR="00000000" w:rsidDel="00000000" w:rsidP="00000000" w:rsidRDefault="00000000" w:rsidRPr="00000000" w14:paraId="0000013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16501635"/>
              <w:tag w:val="goog_rdk_1604"/>
            </w:sdtPr>
            <w:sdtContent>
              <w:ins w:author="Abinaya Saravanan" w:id="110" w:date="2026-09-23T05:13:06Z">
                <w:sdt>
                  <w:sdtPr>
                    <w:id w:val="-1242759941"/>
                    <w:tag w:val="goog_rdk_1605"/>
                  </w:sdtPr>
                  <w:sdtContent>
                    <w:del w:author="Nivesh" w:id="19" w:date="2026-09-25T10:03:37Z"/>
                  </w:sdtContent>
                </w:sdt>
              </w:ins>
              <w:sdt>
                <w:sdtPr>
                  <w:id w:val="1327488254"/>
                  <w:tag w:val="goog_rdk_160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0" w:date="2026-09-23T05:13:06Z">
                <w:del w:author="Nivesh" w:id="19" w:date="2026-09-25T10:03:37Z"/>
              </w:ins>
            </w:sdtContent>
          </w:sdt>
        </w:p>
      </w:sdtContent>
    </w:sdt>
    <w:sdt>
      <w:sdtPr>
        <w:id w:val="-1769657122"/>
        <w:tag w:val="goog_rdk_1611"/>
      </w:sdtPr>
      <w:sdtContent>
        <w:p w:rsidR="00000000" w:rsidDel="00000000" w:rsidP="00000000" w:rsidRDefault="00000000" w:rsidRPr="00000000" w14:paraId="0000013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42546151"/>
              <w:tag w:val="goog_rdk_1608"/>
            </w:sdtPr>
            <w:sdtContent>
              <w:ins w:author="Abinaya Saravanan" w:id="110" w:date="2026-09-23T05:13:06Z">
                <w:sdt>
                  <w:sdtPr>
                    <w:id w:val="-1996889547"/>
                    <w:tag w:val="goog_rdk_1609"/>
                  </w:sdtPr>
                  <w:sdtContent>
                    <w:del w:author="Nivesh" w:id="19" w:date="2026-09-25T10:03:37Z"/>
                  </w:sdtContent>
                </w:sdt>
              </w:ins>
              <w:sdt>
                <w:sdtPr>
                  <w:id w:val="-1921529910"/>
                  <w:tag w:val="goog_rdk_161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0" w:date="2026-09-23T05:13:06Z">
                <w:del w:author="Nivesh" w:id="19" w:date="2026-09-25T10:03:37Z"/>
              </w:ins>
            </w:sdtContent>
          </w:sdt>
        </w:p>
      </w:sdtContent>
    </w:sdt>
    <w:sdt>
      <w:sdtPr>
        <w:id w:val="-701651808"/>
        <w:tag w:val="goog_rdk_1615"/>
      </w:sdtPr>
      <w:sdtContent>
        <w:p w:rsidR="00000000" w:rsidDel="00000000" w:rsidP="00000000" w:rsidRDefault="00000000" w:rsidRPr="00000000" w14:paraId="0000013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8373557"/>
              <w:tag w:val="goog_rdk_1612"/>
            </w:sdtPr>
            <w:sdtContent>
              <w:ins w:author="Abinaya Saravanan" w:id="110" w:date="2026-09-23T05:13:06Z">
                <w:sdt>
                  <w:sdtPr>
                    <w:id w:val="2005287077"/>
                    <w:tag w:val="goog_rdk_1613"/>
                  </w:sdtPr>
                  <w:sdtContent>
                    <w:del w:author="Nivesh" w:id="19" w:date="2026-09-25T10:03:37Z"/>
                  </w:sdtContent>
                </w:sdt>
              </w:ins>
              <w:sdt>
                <w:sdtPr>
                  <w:id w:val="700988356"/>
                  <w:tag w:val="goog_rdk_161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36326188"/>
        <w:tag w:val="goog_rdk_1621"/>
      </w:sdtPr>
      <w:sdtContent>
        <w:p w:rsidR="00000000" w:rsidDel="00000000" w:rsidP="00000000" w:rsidRDefault="00000000" w:rsidRPr="00000000" w14:paraId="0000013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888287656"/>
              <w:tag w:val="goog_rdk_1616"/>
            </w:sdtPr>
            <w:sdtContent>
              <w:ins w:author="Abinaya Saravanan" w:id="110" w:date="2026-09-23T05:13:06Z">
                <w:sdt>
                  <w:sdtPr>
                    <w:id w:val="325746982"/>
                    <w:tag w:val="goog_rdk_1617"/>
                  </w:sdtPr>
                  <w:sdtContent>
                    <w:del w:author="Nivesh" w:id="19" w:date="2026-09-25T10:03:37Z"/>
                  </w:sdtContent>
                </w:sdt>
              </w:ins>
              <w:sdt>
                <w:sdtPr>
                  <w:id w:val="-2063338335"/>
                  <w:tag w:val="goog_rdk_161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sdt>
                    <w:sdtPr>
                      <w:id w:val="-53560233"/>
                      <w:tag w:val="goog_rdk_161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sdtContent>
                  </w:sdt>
                  <w:sdt>
                    <w:sdtPr>
                      <w:id w:val="-1537484034"/>
                      <w:tag w:val="goog_rdk_1620"/>
                    </w:sdtPr>
                    <w:sdtContent>
                      <w:r w:rsidDel="00000000" w:rsidR="00000000" w:rsidRPr="00000000">
                        <w:rPr>
                          <w:rtl w:val="0"/>
                        </w:rPr>
                      </w:r>
                    </w:sdtContent>
                  </w:sdt>
                </w:del>
              </w:ins>
            </w:sdtContent>
          </w:sdt>
        </w:p>
      </w:sdtContent>
    </w:sdt>
    <w:sdt>
      <w:sdtPr>
        <w:id w:val="-1828895342"/>
        <w:tag w:val="goog_rdk_1625"/>
      </w:sdtPr>
      <w:sdtContent>
        <w:p w:rsidR="00000000" w:rsidDel="00000000" w:rsidP="00000000" w:rsidRDefault="00000000" w:rsidRPr="00000000" w14:paraId="0000013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802539421"/>
              <w:tag w:val="goog_rdk_1622"/>
            </w:sdtPr>
            <w:sdtContent>
              <w:ins w:author="Abinaya Saravanan" w:id="110" w:date="2026-09-23T05:13:06Z">
                <w:sdt>
                  <w:sdtPr>
                    <w:id w:val="283045570"/>
                    <w:tag w:val="goog_rdk_1623"/>
                  </w:sdtPr>
                  <w:sdtContent>
                    <w:del w:author="Nivesh" w:id="19" w:date="2026-09-25T10:03:37Z"/>
                  </w:sdtContent>
                </w:sdt>
              </w:ins>
              <w:sdt>
                <w:sdtPr>
                  <w:id w:val="1832308822"/>
                  <w:tag w:val="goog_rdk_162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899150308"/>
        <w:tag w:val="goog_rdk_1629"/>
      </w:sdtPr>
      <w:sdtContent>
        <w:p w:rsidR="00000000" w:rsidDel="00000000" w:rsidP="00000000" w:rsidRDefault="00000000" w:rsidRPr="00000000" w14:paraId="0000013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26573031"/>
              <w:tag w:val="goog_rdk_1626"/>
            </w:sdtPr>
            <w:sdtContent>
              <w:ins w:author="Abinaya Saravanan" w:id="110" w:date="2026-09-23T05:13:06Z">
                <w:sdt>
                  <w:sdtPr>
                    <w:id w:val="637504196"/>
                    <w:tag w:val="goog_rdk_1627"/>
                  </w:sdtPr>
                  <w:sdtContent>
                    <w:del w:author="Nivesh" w:id="19" w:date="2026-09-25T10:03:37Z"/>
                  </w:sdtContent>
                </w:sdt>
              </w:ins>
              <w:sdt>
                <w:sdtPr>
                  <w:id w:val="-1584889229"/>
                  <w:tag w:val="goog_rdk_162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1682339923"/>
        <w:tag w:val="goog_rdk_1633"/>
      </w:sdtPr>
      <w:sdtContent>
        <w:p w:rsidR="00000000" w:rsidDel="00000000" w:rsidP="00000000" w:rsidRDefault="00000000" w:rsidRPr="00000000" w14:paraId="0000013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65303824"/>
              <w:tag w:val="goog_rdk_1630"/>
            </w:sdtPr>
            <w:sdtContent>
              <w:ins w:author="Abinaya Saravanan" w:id="110" w:date="2026-09-23T05:13:06Z">
                <w:sdt>
                  <w:sdtPr>
                    <w:id w:val="471924380"/>
                    <w:tag w:val="goog_rdk_1631"/>
                  </w:sdtPr>
                  <w:sdtContent>
                    <w:del w:author="Nivesh" w:id="19" w:date="2026-09-25T10:03:37Z"/>
                  </w:sdtContent>
                </w:sdt>
              </w:ins>
              <w:sdt>
                <w:sdtPr>
                  <w:id w:val="-1167434758"/>
                  <w:tag w:val="goog_rdk_163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1015833253"/>
        <w:tag w:val="goog_rdk_1637"/>
      </w:sdtPr>
      <w:sdtContent>
        <w:p w:rsidR="00000000" w:rsidDel="00000000" w:rsidP="00000000" w:rsidRDefault="00000000" w:rsidRPr="00000000" w14:paraId="0000013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61265354"/>
              <w:tag w:val="goog_rdk_1634"/>
            </w:sdtPr>
            <w:sdtContent>
              <w:ins w:author="Abinaya Saravanan" w:id="110" w:date="2026-09-23T05:13:06Z">
                <w:sdt>
                  <w:sdtPr>
                    <w:id w:val="-1687260603"/>
                    <w:tag w:val="goog_rdk_1635"/>
                  </w:sdtPr>
                  <w:sdtContent>
                    <w:del w:author="Nivesh" w:id="19" w:date="2026-09-25T10:03:37Z"/>
                  </w:sdtContent>
                </w:sdt>
              </w:ins>
              <w:sdt>
                <w:sdtPr>
                  <w:id w:val="1011007459"/>
                  <w:tag w:val="goog_rdk_163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1691411575"/>
        <w:tag w:val="goog_rdk_1641"/>
      </w:sdtPr>
      <w:sdtContent>
        <w:p w:rsidR="00000000" w:rsidDel="00000000" w:rsidP="00000000" w:rsidRDefault="00000000" w:rsidRPr="00000000" w14:paraId="0000013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68131221"/>
              <w:tag w:val="goog_rdk_1638"/>
            </w:sdtPr>
            <w:sdtContent>
              <w:ins w:author="Abinaya Saravanan" w:id="110" w:date="2026-09-23T05:13:06Z">
                <w:sdt>
                  <w:sdtPr>
                    <w:id w:val="1332499223"/>
                    <w:tag w:val="goog_rdk_1639"/>
                  </w:sdtPr>
                  <w:sdtContent>
                    <w:del w:author="Nivesh" w:id="19" w:date="2026-09-25T10:03:37Z"/>
                  </w:sdtContent>
                </w:sdt>
              </w:ins>
              <w:sdt>
                <w:sdtPr>
                  <w:id w:val="-1505814265"/>
                  <w:tag w:val="goog_rdk_164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1796503873"/>
        <w:tag w:val="goog_rdk_1645"/>
      </w:sdtPr>
      <w:sdtContent>
        <w:p w:rsidR="00000000" w:rsidDel="00000000" w:rsidP="00000000" w:rsidRDefault="00000000" w:rsidRPr="00000000" w14:paraId="0000014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14629740"/>
              <w:tag w:val="goog_rdk_1642"/>
            </w:sdtPr>
            <w:sdtContent>
              <w:ins w:author="Abinaya Saravanan" w:id="110" w:date="2026-09-23T05:13:06Z">
                <w:sdt>
                  <w:sdtPr>
                    <w:id w:val="-1404713606"/>
                    <w:tag w:val="goog_rdk_1643"/>
                  </w:sdtPr>
                  <w:sdtContent>
                    <w:del w:author="Nivesh" w:id="19" w:date="2026-09-25T10:03:37Z"/>
                  </w:sdtContent>
                </w:sdt>
              </w:ins>
              <w:sdt>
                <w:sdtPr>
                  <w:id w:val="-1676460266"/>
                  <w:tag w:val="goog_rdk_164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273595946"/>
        <w:tag w:val="goog_rdk_1649"/>
      </w:sdtPr>
      <w:sdtContent>
        <w:p w:rsidR="00000000" w:rsidDel="00000000" w:rsidP="00000000" w:rsidRDefault="00000000" w:rsidRPr="00000000" w14:paraId="0000014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9744210"/>
              <w:tag w:val="goog_rdk_1646"/>
            </w:sdtPr>
            <w:sdtContent>
              <w:ins w:author="Abinaya Saravanan" w:id="110" w:date="2026-09-23T05:13:06Z">
                <w:sdt>
                  <w:sdtPr>
                    <w:id w:val="-654812199"/>
                    <w:tag w:val="goog_rdk_1647"/>
                  </w:sdtPr>
                  <w:sdtContent>
                    <w:del w:author="Nivesh" w:id="19" w:date="2026-09-25T10:03:37Z"/>
                  </w:sdtContent>
                </w:sdt>
              </w:ins>
              <w:sdt>
                <w:sdtPr>
                  <w:id w:val="360903791"/>
                  <w:tag w:val="goog_rdk_1648"/>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1466358132"/>
        <w:tag w:val="goog_rdk_1653"/>
      </w:sdtPr>
      <w:sdtContent>
        <w:p w:rsidR="00000000" w:rsidDel="00000000" w:rsidP="00000000" w:rsidRDefault="00000000" w:rsidRPr="00000000" w14:paraId="0000014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859925509"/>
              <w:tag w:val="goog_rdk_1650"/>
            </w:sdtPr>
            <w:sdtContent>
              <w:ins w:author="Abinaya Saravanan" w:id="110" w:date="2026-09-23T05:13:06Z">
                <w:sdt>
                  <w:sdtPr>
                    <w:id w:val="-189879335"/>
                    <w:tag w:val="goog_rdk_1651"/>
                  </w:sdtPr>
                  <w:sdtContent>
                    <w:del w:author="Nivesh" w:id="19" w:date="2026-09-25T10:03:37Z"/>
                  </w:sdtContent>
                </w:sdt>
              </w:ins>
              <w:sdt>
                <w:sdtPr>
                  <w:id w:val="-2132970876"/>
                  <w:tag w:val="goog_rdk_165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941469841"/>
        <w:tag w:val="goog_rdk_1657"/>
      </w:sdtPr>
      <w:sdtContent>
        <w:p w:rsidR="00000000" w:rsidDel="00000000" w:rsidP="00000000" w:rsidRDefault="00000000" w:rsidRPr="00000000" w14:paraId="0000014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83335201"/>
              <w:tag w:val="goog_rdk_1654"/>
            </w:sdtPr>
            <w:sdtContent>
              <w:ins w:author="Abinaya Saravanan" w:id="110" w:date="2026-09-23T05:13:06Z">
                <w:sdt>
                  <w:sdtPr>
                    <w:id w:val="-1149788681"/>
                    <w:tag w:val="goog_rdk_1655"/>
                  </w:sdtPr>
                  <w:sdtContent>
                    <w:del w:author="Nivesh" w:id="19" w:date="2026-09-25T10:03:37Z"/>
                  </w:sdtContent>
                </w:sdt>
              </w:ins>
              <w:sdt>
                <w:sdtPr>
                  <w:id w:val="-640530647"/>
                  <w:tag w:val="goog_rdk_165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14280879"/>
        <w:tag w:val="goog_rdk_1661"/>
      </w:sdtPr>
      <w:sdtContent>
        <w:p w:rsidR="00000000" w:rsidDel="00000000" w:rsidP="00000000" w:rsidRDefault="00000000" w:rsidRPr="00000000" w14:paraId="0000014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39234458"/>
              <w:tag w:val="goog_rdk_1658"/>
            </w:sdtPr>
            <w:sdtContent>
              <w:ins w:author="Abinaya Saravanan" w:id="110" w:date="2026-09-23T05:13:06Z">
                <w:sdt>
                  <w:sdtPr>
                    <w:id w:val="-1176398333"/>
                    <w:tag w:val="goog_rdk_1659"/>
                  </w:sdtPr>
                  <w:sdtContent>
                    <w:del w:author="Nivesh" w:id="19" w:date="2026-09-25T10:03:37Z"/>
                  </w:sdtContent>
                </w:sdt>
              </w:ins>
              <w:sdt>
                <w:sdtPr>
                  <w:id w:val="-98437936"/>
                  <w:tag w:val="goog_rdk_166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981620557"/>
        <w:tag w:val="goog_rdk_1665"/>
      </w:sdtPr>
      <w:sdtContent>
        <w:p w:rsidR="00000000" w:rsidDel="00000000" w:rsidP="00000000" w:rsidRDefault="00000000" w:rsidRPr="00000000" w14:paraId="0000014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08005257"/>
              <w:tag w:val="goog_rdk_1662"/>
            </w:sdtPr>
            <w:sdtContent>
              <w:ins w:author="Abinaya Saravanan" w:id="110" w:date="2026-09-23T05:13:06Z">
                <w:sdt>
                  <w:sdtPr>
                    <w:id w:val="253087379"/>
                    <w:tag w:val="goog_rdk_1663"/>
                  </w:sdtPr>
                  <w:sdtContent>
                    <w:del w:author="Nivesh" w:id="19" w:date="2026-09-25T10:03:37Z"/>
                  </w:sdtContent>
                </w:sdt>
              </w:ins>
              <w:sdt>
                <w:sdtPr>
                  <w:id w:val="-1763434514"/>
                  <w:tag w:val="goog_rdk_166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10" w:date="2026-09-23T05:13:06Z">
                <w:del w:author="Nivesh" w:id="19" w:date="2026-09-25T10:03:37Z"/>
              </w:ins>
            </w:sdtContent>
          </w:sdt>
        </w:p>
      </w:sdtContent>
    </w:sdt>
    <w:sdt>
      <w:sdtPr>
        <w:id w:val="-1888535564"/>
        <w:tag w:val="goog_rdk_1669"/>
      </w:sdtPr>
      <w:sdtContent>
        <w:p w:rsidR="00000000" w:rsidDel="00000000" w:rsidP="00000000" w:rsidRDefault="00000000" w:rsidRPr="00000000" w14:paraId="0000014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93950971"/>
              <w:tag w:val="goog_rdk_1666"/>
            </w:sdtPr>
            <w:sdtContent>
              <w:ins w:author="Abinaya Saravanan" w:id="110" w:date="2026-09-23T05:13:06Z">
                <w:sdt>
                  <w:sdtPr>
                    <w:id w:val="-719224442"/>
                    <w:tag w:val="goog_rdk_1667"/>
                  </w:sdtPr>
                  <w:sdtContent>
                    <w:del w:author="Nivesh" w:id="19" w:date="2026-09-25T10:03:37Z"/>
                  </w:sdtContent>
                </w:sdt>
              </w:ins>
              <w:sdt>
                <w:sdtPr>
                  <w:id w:val="-391104979"/>
                  <w:tag w:val="goog_rdk_166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10" w:date="2026-09-23T05:13:06Z">
                <w:del w:author="Nivesh" w:id="19" w:date="2026-09-25T10:03:37Z"/>
              </w:ins>
            </w:sdtContent>
          </w:sdt>
        </w:p>
      </w:sdtContent>
    </w:sdt>
    <w:sdt>
      <w:sdtPr>
        <w:id w:val="690652562"/>
        <w:tag w:val="goog_rdk_1673"/>
      </w:sdtPr>
      <w:sdtContent>
        <w:p w:rsidR="00000000" w:rsidDel="00000000" w:rsidP="00000000" w:rsidRDefault="00000000" w:rsidRPr="00000000" w14:paraId="0000014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24386407"/>
              <w:tag w:val="goog_rdk_1670"/>
            </w:sdtPr>
            <w:sdtContent>
              <w:ins w:author="Abinaya Saravanan" w:id="110" w:date="2026-09-23T05:13:06Z">
                <w:sdt>
                  <w:sdtPr>
                    <w:id w:val="-429408473"/>
                    <w:tag w:val="goog_rdk_1671"/>
                  </w:sdtPr>
                  <w:sdtContent>
                    <w:del w:author="Nivesh" w:id="19" w:date="2026-09-25T10:03:37Z"/>
                  </w:sdtContent>
                </w:sdt>
              </w:ins>
              <w:sdt>
                <w:sdtPr>
                  <w:id w:val="1478809746"/>
                  <w:tag w:val="goog_rdk_167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10" w:date="2026-09-23T05:13:06Z">
                <w:del w:author="Nivesh" w:id="19" w:date="2026-09-25T10:03:37Z"/>
              </w:ins>
            </w:sdtContent>
          </w:sdt>
        </w:p>
      </w:sdtContent>
    </w:sdt>
    <w:sdt>
      <w:sdtPr>
        <w:id w:val="406047323"/>
        <w:tag w:val="goog_rdk_1677"/>
      </w:sdtPr>
      <w:sdtContent>
        <w:p w:rsidR="00000000" w:rsidDel="00000000" w:rsidP="00000000" w:rsidRDefault="00000000" w:rsidRPr="00000000" w14:paraId="0000014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620401094"/>
              <w:tag w:val="goog_rdk_1674"/>
            </w:sdtPr>
            <w:sdtContent>
              <w:ins w:author="Abinaya Saravanan" w:id="110" w:date="2026-09-23T05:13:06Z">
                <w:sdt>
                  <w:sdtPr>
                    <w:id w:val="-117437818"/>
                    <w:tag w:val="goog_rdk_1675"/>
                  </w:sdtPr>
                  <w:sdtContent>
                    <w:del w:author="Nivesh" w:id="19" w:date="2026-09-25T10:03:37Z"/>
                  </w:sdtContent>
                </w:sdt>
              </w:ins>
              <w:sdt>
                <w:sdtPr>
                  <w:id w:val="1616215153"/>
                  <w:tag w:val="goog_rdk_167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0" w:date="2026-09-23T05:13:06Z">
                <w:del w:author="Nivesh" w:id="19" w:date="2026-09-25T10:03:37Z"/>
              </w:ins>
            </w:sdtContent>
          </w:sdt>
        </w:p>
      </w:sdtContent>
    </w:sdt>
    <w:sdt>
      <w:sdtPr>
        <w:id w:val="-1539304406"/>
        <w:tag w:val="goog_rdk_1681"/>
      </w:sdtPr>
      <w:sdtContent>
        <w:p w:rsidR="00000000" w:rsidDel="00000000" w:rsidP="00000000" w:rsidRDefault="00000000" w:rsidRPr="00000000" w14:paraId="0000014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88368327"/>
              <w:tag w:val="goog_rdk_1678"/>
            </w:sdtPr>
            <w:sdtContent>
              <w:ins w:author="Abinaya Saravanan" w:id="110" w:date="2026-09-23T05:13:06Z">
                <w:sdt>
                  <w:sdtPr>
                    <w:id w:val="608901360"/>
                    <w:tag w:val="goog_rdk_1679"/>
                  </w:sdtPr>
                  <w:sdtContent>
                    <w:del w:author="Nivesh" w:id="19" w:date="2026-09-25T10:03:37Z"/>
                  </w:sdtContent>
                </w:sdt>
              </w:ins>
              <w:sdt>
                <w:sdtPr>
                  <w:id w:val="1456275484"/>
                  <w:tag w:val="goog_rdk_168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0" w:date="2026-09-23T05:13:06Z">
                <w:del w:author="Nivesh" w:id="19" w:date="2026-09-25T10:03:37Z"/>
              </w:ins>
            </w:sdtContent>
          </w:sdt>
        </w:p>
      </w:sdtContent>
    </w:sdt>
    <w:sdt>
      <w:sdtPr>
        <w:id w:val="1016206086"/>
        <w:tag w:val="goog_rdk_1685"/>
      </w:sdtPr>
      <w:sdtContent>
        <w:p w:rsidR="00000000" w:rsidDel="00000000" w:rsidP="00000000" w:rsidRDefault="00000000" w:rsidRPr="00000000" w14:paraId="0000014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29979801"/>
              <w:tag w:val="goog_rdk_1682"/>
            </w:sdtPr>
            <w:sdtContent>
              <w:ins w:author="Abinaya Saravanan" w:id="110" w:date="2026-09-23T05:13:06Z">
                <w:sdt>
                  <w:sdtPr>
                    <w:id w:val="1837650325"/>
                    <w:tag w:val="goog_rdk_1683"/>
                  </w:sdtPr>
                  <w:sdtContent>
                    <w:del w:author="Nivesh" w:id="19" w:date="2026-09-25T10:03:37Z"/>
                  </w:sdtContent>
                </w:sdt>
              </w:ins>
              <w:sdt>
                <w:sdtPr>
                  <w:id w:val="-766036942"/>
                  <w:tag w:val="goog_rdk_1684"/>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80049186"/>
        <w:tag w:val="goog_rdk_1689"/>
      </w:sdtPr>
      <w:sdtContent>
        <w:p w:rsidR="00000000" w:rsidDel="00000000" w:rsidP="00000000" w:rsidRDefault="00000000" w:rsidRPr="00000000" w14:paraId="0000014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681570626"/>
              <w:tag w:val="goog_rdk_1686"/>
            </w:sdtPr>
            <w:sdtContent>
              <w:ins w:author="Abinaya Saravanan" w:id="110" w:date="2026-09-23T05:13:06Z">
                <w:sdt>
                  <w:sdtPr>
                    <w:id w:val="485746646"/>
                    <w:tag w:val="goog_rdk_1687"/>
                  </w:sdtPr>
                  <w:sdtContent>
                    <w:del w:author="Nivesh" w:id="19" w:date="2026-09-25T10:03:37Z"/>
                  </w:sdtContent>
                </w:sdt>
              </w:ins>
              <w:sdt>
                <w:sdtPr>
                  <w:id w:val="-538800310"/>
                  <w:tag w:val="goog_rdk_168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0" w:date="2026-09-23T05:13:06Z">
                <w:del w:author="Nivesh" w:id="19" w:date="2026-09-25T10:03:37Z"/>
              </w:ins>
            </w:sdtContent>
          </w:sdt>
        </w:p>
      </w:sdtContent>
    </w:sdt>
    <w:sdt>
      <w:sdtPr>
        <w:id w:val="1290413053"/>
        <w:tag w:val="goog_rdk_1693"/>
      </w:sdtPr>
      <w:sdtContent>
        <w:p w:rsidR="00000000" w:rsidDel="00000000" w:rsidP="00000000" w:rsidRDefault="00000000" w:rsidRPr="00000000" w14:paraId="0000014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08411986"/>
              <w:tag w:val="goog_rdk_1690"/>
            </w:sdtPr>
            <w:sdtContent>
              <w:ins w:author="Abinaya Saravanan" w:id="110" w:date="2026-09-23T05:13:06Z">
                <w:sdt>
                  <w:sdtPr>
                    <w:id w:val="1764666726"/>
                    <w:tag w:val="goog_rdk_1691"/>
                  </w:sdtPr>
                  <w:sdtContent>
                    <w:del w:author="Nivesh" w:id="19" w:date="2026-09-25T10:03:37Z"/>
                  </w:sdtContent>
                </w:sdt>
              </w:ins>
              <w:sdt>
                <w:sdtPr>
                  <w:id w:val="885427625"/>
                  <w:tag w:val="goog_rdk_169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0" w:date="2026-09-23T05:13:06Z">
                <w:del w:author="Nivesh" w:id="19" w:date="2026-09-25T10:03:37Z"/>
              </w:ins>
            </w:sdtContent>
          </w:sdt>
        </w:p>
      </w:sdtContent>
    </w:sdt>
    <w:sdt>
      <w:sdtPr>
        <w:id w:val="-1946522879"/>
        <w:tag w:val="goog_rdk_1697"/>
      </w:sdtPr>
      <w:sdtContent>
        <w:p w:rsidR="00000000" w:rsidDel="00000000" w:rsidP="00000000" w:rsidRDefault="00000000" w:rsidRPr="00000000" w14:paraId="0000014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11105087"/>
              <w:tag w:val="goog_rdk_1694"/>
            </w:sdtPr>
            <w:sdtContent>
              <w:ins w:author="Abinaya Saravanan" w:id="110" w:date="2026-09-23T05:13:06Z">
                <w:sdt>
                  <w:sdtPr>
                    <w:id w:val="-1582959014"/>
                    <w:tag w:val="goog_rdk_1695"/>
                  </w:sdtPr>
                  <w:sdtContent>
                    <w:del w:author="Nivesh" w:id="19" w:date="2026-09-25T10:03:37Z"/>
                  </w:sdtContent>
                </w:sdt>
              </w:ins>
              <w:sdt>
                <w:sdtPr>
                  <w:id w:val="-1328385439"/>
                  <w:tag w:val="goog_rdk_169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10" w:date="2026-09-23T05:13:06Z">
                <w:del w:author="Nivesh" w:id="19" w:date="2026-09-25T10:03:37Z"/>
              </w:ins>
            </w:sdtContent>
          </w:sdt>
        </w:p>
      </w:sdtContent>
    </w:sdt>
    <w:sdt>
      <w:sdtPr>
        <w:id w:val="-13813008"/>
        <w:tag w:val="goog_rdk_1701"/>
      </w:sdtPr>
      <w:sdtContent>
        <w:p w:rsidR="00000000" w:rsidDel="00000000" w:rsidP="00000000" w:rsidRDefault="00000000" w:rsidRPr="00000000" w14:paraId="0000014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18300298"/>
              <w:tag w:val="goog_rdk_1698"/>
            </w:sdtPr>
            <w:sdtContent>
              <w:ins w:author="Abinaya Saravanan" w:id="110" w:date="2026-09-23T05:13:06Z">
                <w:sdt>
                  <w:sdtPr>
                    <w:id w:val="-308072678"/>
                    <w:tag w:val="goog_rdk_1699"/>
                  </w:sdtPr>
                  <w:sdtContent>
                    <w:del w:author="Nivesh" w:id="19" w:date="2026-09-25T10:03:37Z"/>
                  </w:sdtContent>
                </w:sdt>
              </w:ins>
              <w:sdt>
                <w:sdtPr>
                  <w:id w:val="503016970"/>
                  <w:tag w:val="goog_rdk_170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0" w:date="2026-09-23T05:13:06Z">
                <w:del w:author="Nivesh" w:id="19" w:date="2026-09-25T10:03:37Z"/>
              </w:ins>
            </w:sdtContent>
          </w:sdt>
        </w:p>
      </w:sdtContent>
    </w:sdt>
    <w:sdt>
      <w:sdtPr>
        <w:id w:val="725010748"/>
        <w:tag w:val="goog_rdk_1705"/>
      </w:sdtPr>
      <w:sdtContent>
        <w:p w:rsidR="00000000" w:rsidDel="00000000" w:rsidP="00000000" w:rsidRDefault="00000000" w:rsidRPr="00000000" w14:paraId="0000014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56066096"/>
              <w:tag w:val="goog_rdk_1702"/>
            </w:sdtPr>
            <w:sdtContent>
              <w:ins w:author="Abinaya Saravanan" w:id="110" w:date="2026-09-23T05:13:06Z">
                <w:sdt>
                  <w:sdtPr>
                    <w:id w:val="332921226"/>
                    <w:tag w:val="goog_rdk_1703"/>
                  </w:sdtPr>
                  <w:sdtContent>
                    <w:del w:author="Nivesh" w:id="19" w:date="2026-09-25T10:03:37Z"/>
                  </w:sdtContent>
                </w:sdt>
              </w:ins>
              <w:sdt>
                <w:sdtPr>
                  <w:id w:val="-2138021982"/>
                  <w:tag w:val="goog_rdk_170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0" w:date="2026-09-23T05:13:06Z">
                <w:del w:author="Nivesh" w:id="19" w:date="2026-09-25T10:03:37Z"/>
              </w:ins>
            </w:sdtContent>
          </w:sdt>
        </w:p>
      </w:sdtContent>
    </w:sdt>
    <w:sdt>
      <w:sdtPr>
        <w:id w:val="-457700660"/>
        <w:tag w:val="goog_rdk_1709"/>
      </w:sdtPr>
      <w:sdtContent>
        <w:p w:rsidR="00000000" w:rsidDel="00000000" w:rsidP="00000000" w:rsidRDefault="00000000" w:rsidRPr="00000000" w14:paraId="0000015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13448497"/>
              <w:tag w:val="goog_rdk_1706"/>
            </w:sdtPr>
            <w:sdtContent>
              <w:ins w:author="Abinaya Saravanan" w:id="110" w:date="2026-09-23T05:13:06Z">
                <w:sdt>
                  <w:sdtPr>
                    <w:id w:val="-1998260696"/>
                    <w:tag w:val="goog_rdk_1707"/>
                  </w:sdtPr>
                  <w:sdtContent>
                    <w:del w:author="Nivesh" w:id="19" w:date="2026-09-25T10:03:37Z"/>
                  </w:sdtContent>
                </w:sdt>
              </w:ins>
              <w:sdt>
                <w:sdtPr>
                  <w:id w:val="113553205"/>
                  <w:tag w:val="goog_rdk_170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837009124"/>
        <w:tag w:val="goog_rdk_1713"/>
      </w:sdtPr>
      <w:sdtContent>
        <w:p w:rsidR="00000000" w:rsidDel="00000000" w:rsidP="00000000" w:rsidRDefault="00000000" w:rsidRPr="00000000" w14:paraId="0000015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90243600"/>
              <w:tag w:val="goog_rdk_1710"/>
            </w:sdtPr>
            <w:sdtContent>
              <w:ins w:author="Abinaya Saravanan" w:id="110" w:date="2026-09-23T05:13:06Z">
                <w:sdt>
                  <w:sdtPr>
                    <w:id w:val="1371442155"/>
                    <w:tag w:val="goog_rdk_1711"/>
                  </w:sdtPr>
                  <w:sdtContent>
                    <w:del w:author="Nivesh" w:id="19" w:date="2026-09-25T10:03:37Z"/>
                  </w:sdtContent>
                </w:sdt>
              </w:ins>
              <w:sdt>
                <w:sdtPr>
                  <w:id w:val="-1033175359"/>
                  <w:tag w:val="goog_rdk_171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ins>
            </w:sdtContent>
          </w:sdt>
        </w:p>
      </w:sdtContent>
    </w:sdt>
    <w:sdt>
      <w:sdtPr>
        <w:id w:val="-2062168464"/>
        <w:tag w:val="goog_rdk_1717"/>
      </w:sdtPr>
      <w:sdtContent>
        <w:p w:rsidR="00000000" w:rsidDel="00000000" w:rsidP="00000000" w:rsidRDefault="00000000" w:rsidRPr="00000000" w14:paraId="0000015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35963806"/>
              <w:tag w:val="goog_rdk_1714"/>
            </w:sdtPr>
            <w:sdtContent>
              <w:ins w:author="Abinaya Saravanan" w:id="110" w:date="2026-09-23T05:13:06Z">
                <w:sdt>
                  <w:sdtPr>
                    <w:id w:val="-1942727987"/>
                    <w:tag w:val="goog_rdk_1715"/>
                  </w:sdtPr>
                  <w:sdtContent>
                    <w:del w:author="Nivesh" w:id="19" w:date="2026-09-25T10:03:37Z"/>
                  </w:sdtContent>
                </w:sdt>
              </w:ins>
              <w:sdt>
                <w:sdtPr>
                  <w:id w:val="-1726239481"/>
                  <w:tag w:val="goog_rdk_171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836821997"/>
        <w:tag w:val="goog_rdk_1721"/>
      </w:sdtPr>
      <w:sdtContent>
        <w:p w:rsidR="00000000" w:rsidDel="00000000" w:rsidP="00000000" w:rsidRDefault="00000000" w:rsidRPr="00000000" w14:paraId="0000015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84217605"/>
              <w:tag w:val="goog_rdk_1718"/>
            </w:sdtPr>
            <w:sdtContent>
              <w:ins w:author="Abinaya Saravanan" w:id="110" w:date="2026-09-23T05:13:06Z">
                <w:sdt>
                  <w:sdtPr>
                    <w:id w:val="-1149437870"/>
                    <w:tag w:val="goog_rdk_1719"/>
                  </w:sdtPr>
                  <w:sdtContent>
                    <w:del w:author="Nivesh" w:id="19" w:date="2026-09-25T10:03:37Z"/>
                  </w:sdtContent>
                </w:sdt>
              </w:ins>
              <w:sdt>
                <w:sdtPr>
                  <w:id w:val="-16621179"/>
                  <w:tag w:val="goog_rdk_172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897177408"/>
        <w:tag w:val="goog_rdk_1727"/>
      </w:sdtPr>
      <w:sdtContent>
        <w:p w:rsidR="00000000" w:rsidDel="00000000" w:rsidP="00000000" w:rsidRDefault="00000000" w:rsidRPr="00000000" w14:paraId="000001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6653393"/>
              <w:tag w:val="goog_rdk_1724"/>
            </w:sdtPr>
            <w:sdtContent>
              <w:ins w:author="Rossi Rossi" w:id="102" w:date="2026-09-22T06:56:59Z">
                <w:sdt>
                  <w:sdtPr>
                    <w:id w:val="2094920086"/>
                    <w:tag w:val="goog_rdk_1725"/>
                  </w:sdtPr>
                  <w:sdtContent>
                    <w:del w:author="Nivesh" w:id="19" w:date="2026-09-25T10:03:37Z"/>
                  </w:sdtContent>
                </w:sdt>
              </w:ins>
              <w:sdt>
                <w:sdtPr>
                  <w:id w:val="2077884650"/>
                  <w:tag w:val="goog_rdk_172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17117034"/>
        <w:tag w:val="goog_rdk_1731"/>
      </w:sdtPr>
      <w:sdtContent>
        <w:p w:rsidR="00000000" w:rsidDel="00000000" w:rsidP="00000000" w:rsidRDefault="00000000" w:rsidRPr="00000000" w14:paraId="000001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9022279"/>
              <w:tag w:val="goog_rdk_1728"/>
            </w:sdtPr>
            <w:sdtContent>
              <w:ins w:author="Rossi Rossi" w:id="102" w:date="2026-09-22T06:56:59Z">
                <w:sdt>
                  <w:sdtPr>
                    <w:id w:val="-1950883771"/>
                    <w:tag w:val="goog_rdk_1729"/>
                  </w:sdtPr>
                  <w:sdtContent>
                    <w:del w:author="Nivesh" w:id="19" w:date="2026-09-25T10:03:37Z"/>
                  </w:sdtContent>
                </w:sdt>
              </w:ins>
              <w:sdt>
                <w:sdtPr>
                  <w:id w:val="-444213775"/>
                  <w:tag w:val="goog_rdk_173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376080193"/>
        <w:tag w:val="goog_rdk_1735"/>
      </w:sdtPr>
      <w:sdtContent>
        <w:p w:rsidR="00000000" w:rsidDel="00000000" w:rsidP="00000000" w:rsidRDefault="00000000" w:rsidRPr="00000000" w14:paraId="000001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80741221"/>
              <w:tag w:val="goog_rdk_1732"/>
            </w:sdtPr>
            <w:sdtContent>
              <w:ins w:author="Rossi Rossi" w:id="102" w:date="2026-09-22T06:56:59Z">
                <w:sdt>
                  <w:sdtPr>
                    <w:id w:val="-819254507"/>
                    <w:tag w:val="goog_rdk_1733"/>
                  </w:sdtPr>
                  <w:sdtContent>
                    <w:del w:author="Nivesh" w:id="19" w:date="2026-09-25T10:03:37Z"/>
                  </w:sdtContent>
                </w:sdt>
              </w:ins>
              <w:sdt>
                <w:sdtPr>
                  <w:id w:val="766797266"/>
                  <w:tag w:val="goog_rdk_17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266901799"/>
        <w:tag w:val="goog_rdk_1739"/>
      </w:sdtPr>
      <w:sdtContent>
        <w:p w:rsidR="00000000" w:rsidDel="00000000" w:rsidP="00000000" w:rsidRDefault="00000000" w:rsidRPr="00000000" w14:paraId="000001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98872203"/>
              <w:tag w:val="goog_rdk_1736"/>
            </w:sdtPr>
            <w:sdtContent>
              <w:ins w:author="Rossi Rossi" w:id="102" w:date="2026-09-22T06:56:59Z">
                <w:sdt>
                  <w:sdtPr>
                    <w:id w:val="-787941346"/>
                    <w:tag w:val="goog_rdk_1737"/>
                  </w:sdtPr>
                  <w:sdtContent>
                    <w:del w:author="Nivesh" w:id="19" w:date="2026-09-25T10:03:37Z"/>
                  </w:sdtContent>
                </w:sdt>
              </w:ins>
              <w:sdt>
                <w:sdtPr>
                  <w:id w:val="481279473"/>
                  <w:tag w:val="goog_rdk_17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1639964731"/>
        <w:tag w:val="goog_rdk_1743"/>
      </w:sdtPr>
      <w:sdtContent>
        <w:p w:rsidR="00000000" w:rsidDel="00000000" w:rsidP="00000000" w:rsidRDefault="00000000" w:rsidRPr="00000000" w14:paraId="000001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3274026"/>
              <w:tag w:val="goog_rdk_1740"/>
            </w:sdtPr>
            <w:sdtContent>
              <w:ins w:author="Rossi Rossi" w:id="102" w:date="2026-09-22T06:56:59Z">
                <w:sdt>
                  <w:sdtPr>
                    <w:id w:val="1099230886"/>
                    <w:tag w:val="goog_rdk_1741"/>
                  </w:sdtPr>
                  <w:sdtContent>
                    <w:del w:author="Nivesh" w:id="19" w:date="2026-09-25T10:03:37Z"/>
                  </w:sdtContent>
                </w:sdt>
              </w:ins>
              <w:sdt>
                <w:sdtPr>
                  <w:id w:val="983871933"/>
                  <w:tag w:val="goog_rdk_17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2024953445"/>
        <w:tag w:val="goog_rdk_1747"/>
      </w:sdtPr>
      <w:sdtContent>
        <w:p w:rsidR="00000000" w:rsidDel="00000000" w:rsidP="00000000" w:rsidRDefault="00000000" w:rsidRPr="00000000" w14:paraId="000001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8087073"/>
              <w:tag w:val="goog_rdk_1744"/>
            </w:sdtPr>
            <w:sdtContent>
              <w:ins w:author="Rossi Rossi" w:id="102" w:date="2026-09-22T06:56:59Z">
                <w:sdt>
                  <w:sdtPr>
                    <w:id w:val="1325976704"/>
                    <w:tag w:val="goog_rdk_1745"/>
                  </w:sdtPr>
                  <w:sdtContent>
                    <w:del w:author="Nivesh" w:id="19" w:date="2026-09-25T10:03:37Z"/>
                  </w:sdtContent>
                </w:sdt>
              </w:ins>
              <w:sdt>
                <w:sdtPr>
                  <w:id w:val="802779373"/>
                  <w:tag w:val="goog_rdk_17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1593489889"/>
        <w:tag w:val="goog_rdk_1753"/>
      </w:sdtPr>
      <w:sdtContent>
        <w:p w:rsidR="00000000" w:rsidDel="00000000" w:rsidP="00000000" w:rsidRDefault="00000000" w:rsidRPr="00000000" w14:paraId="0000015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27975526"/>
              <w:tag w:val="goog_rdk_1750"/>
            </w:sdtPr>
            <w:sdtContent>
              <w:ins w:author="Abinaya Saravanan" w:id="111" w:date="2026-09-23T05:16:08Z">
                <w:sdt>
                  <w:sdtPr>
                    <w:id w:val="1667762339"/>
                    <w:tag w:val="goog_rdk_1751"/>
                  </w:sdtPr>
                  <w:sdtContent>
                    <w:del w:author="Nivesh" w:id="19" w:date="2026-09-25T10:03:37Z"/>
                  </w:sdtContent>
                </w:sdt>
              </w:ins>
              <w:sdt>
                <w:sdtPr>
                  <w:id w:val="141353531"/>
                  <w:tag w:val="goog_rdk_175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1" w:date="2026-09-23T05:16:08Z">
                <w:del w:author="Nivesh" w:id="19" w:date="2026-09-25T10:03:37Z"/>
              </w:ins>
            </w:sdtContent>
          </w:sdt>
        </w:p>
      </w:sdtContent>
    </w:sdt>
    <w:sdt>
      <w:sdtPr>
        <w:id w:val="-1158159577"/>
        <w:tag w:val="goog_rdk_1757"/>
      </w:sdtPr>
      <w:sdtContent>
        <w:p w:rsidR="00000000" w:rsidDel="00000000" w:rsidP="00000000" w:rsidRDefault="00000000" w:rsidRPr="00000000" w14:paraId="0000015B">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400895334"/>
              <w:tag w:val="goog_rdk_1754"/>
            </w:sdtPr>
            <w:sdtContent>
              <w:ins w:author="Abinaya Saravanan" w:id="111" w:date="2026-09-23T05:16:08Z">
                <w:sdt>
                  <w:sdtPr>
                    <w:id w:val="373030042"/>
                    <w:tag w:val="goog_rdk_1755"/>
                  </w:sdtPr>
                  <w:sdtContent>
                    <w:del w:author="Nivesh" w:id="19" w:date="2026-09-25T10:03:37Z"/>
                  </w:sdtContent>
                </w:sdt>
              </w:ins>
              <w:sdt>
                <w:sdtPr>
                  <w:id w:val="-1228563212"/>
                  <w:tag w:val="goog_rdk_175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com.google.genai.gaos.models.interactions.CreateModelInteractionRequestBody;</w:delText>
                      </w:r>
                    </w:del>
                  </w:ins>
                </w:sdtContent>
              </w:sdt>
              <w:ins w:author="Abinaya Saravanan" w:id="111" w:date="2026-09-23T05:16:08Z">
                <w:del w:author="Nivesh" w:id="19" w:date="2026-09-25T10:03:37Z"/>
              </w:ins>
            </w:sdtContent>
          </w:sdt>
        </w:p>
      </w:sdtContent>
    </w:sdt>
    <w:sdt>
      <w:sdtPr>
        <w:id w:val="-374686462"/>
        <w:tag w:val="goog_rdk_1761"/>
      </w:sdtPr>
      <w:sdtContent>
        <w:p w:rsidR="00000000" w:rsidDel="00000000" w:rsidP="00000000" w:rsidRDefault="00000000" w:rsidRPr="00000000" w14:paraId="0000015C">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448229531"/>
              <w:tag w:val="goog_rdk_1758"/>
            </w:sdtPr>
            <w:sdtContent>
              <w:ins w:author="Abinaya Saravanan" w:id="111" w:date="2026-09-23T05:16:08Z">
                <w:sdt>
                  <w:sdtPr>
                    <w:id w:val="-554482933"/>
                    <w:tag w:val="goog_rdk_1759"/>
                  </w:sdtPr>
                  <w:sdtContent>
                    <w:del w:author="Nivesh" w:id="19" w:date="2026-09-25T10:03:37Z"/>
                  </w:sdtContent>
                </w:sdt>
              </w:ins>
              <w:sdt>
                <w:sdtPr>
                  <w:id w:val="1486109244"/>
                  <w:tag w:val="goog_rdk_176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1" w:date="2026-09-23T05:16:08Z">
                <w:del w:author="Nivesh" w:id="19" w:date="2026-09-25T10:03:37Z"/>
              </w:ins>
            </w:sdtContent>
          </w:sdt>
        </w:p>
      </w:sdtContent>
    </w:sdt>
    <w:sdt>
      <w:sdtPr>
        <w:id w:val="1885898129"/>
        <w:tag w:val="goog_rdk_1765"/>
      </w:sdtPr>
      <w:sdtContent>
        <w:p w:rsidR="00000000" w:rsidDel="00000000" w:rsidP="00000000" w:rsidRDefault="00000000" w:rsidRPr="00000000" w14:paraId="0000015D">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39436135"/>
              <w:tag w:val="goog_rdk_1762"/>
            </w:sdtPr>
            <w:sdtContent>
              <w:ins w:author="Abinaya Saravanan" w:id="111" w:date="2026-09-23T05:16:08Z">
                <w:sdt>
                  <w:sdtPr>
                    <w:id w:val="-132491075"/>
                    <w:tag w:val="goog_rdk_1763"/>
                  </w:sdtPr>
                  <w:sdtContent>
                    <w:del w:author="Nivesh" w:id="19" w:date="2026-09-25T10:03:37Z"/>
                  </w:sdtContent>
                </w:sdt>
              </w:ins>
              <w:sdt>
                <w:sdtPr>
                  <w:id w:val="-347343433"/>
                  <w:tag w:val="goog_rdk_176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1" w:date="2026-09-23T05:16:08Z">
                <w:del w:author="Nivesh" w:id="19" w:date="2026-09-25T10:03:37Z"/>
              </w:ins>
            </w:sdtContent>
          </w:sdt>
        </w:p>
      </w:sdtContent>
    </w:sdt>
    <w:sdt>
      <w:sdtPr>
        <w:id w:val="1970068695"/>
        <w:tag w:val="goog_rdk_1769"/>
      </w:sdtPr>
      <w:sdtContent>
        <w:p w:rsidR="00000000" w:rsidDel="00000000" w:rsidP="00000000" w:rsidRDefault="00000000" w:rsidRPr="00000000" w14:paraId="0000015E">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791697763"/>
              <w:tag w:val="goog_rdk_1766"/>
            </w:sdtPr>
            <w:sdtContent>
              <w:ins w:author="Abinaya Saravanan" w:id="111" w:date="2026-09-23T05:16:08Z">
                <w:sdt>
                  <w:sdtPr>
                    <w:id w:val="196122789"/>
                    <w:tag w:val="goog_rdk_1767"/>
                  </w:sdtPr>
                  <w:sdtContent>
                    <w:del w:author="Nivesh" w:id="19" w:date="2026-09-25T10:03:37Z"/>
                  </w:sdtContent>
                </w:sdt>
              </w:ins>
              <w:sdt>
                <w:sdtPr>
                  <w:id w:val="-1775263539"/>
                  <w:tag w:val="goog_rdk_1768"/>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946016799"/>
        <w:tag w:val="goog_rdk_1773"/>
      </w:sdtPr>
      <w:sdtContent>
        <w:p w:rsidR="00000000" w:rsidDel="00000000" w:rsidP="00000000" w:rsidRDefault="00000000" w:rsidRPr="00000000" w14:paraId="0000015F">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339905446"/>
              <w:tag w:val="goog_rdk_1770"/>
            </w:sdtPr>
            <w:sdtContent>
              <w:ins w:author="Abinaya Saravanan" w:id="111" w:date="2026-09-23T05:16:08Z">
                <w:sdt>
                  <w:sdtPr>
                    <w:id w:val="1918526782"/>
                    <w:tag w:val="goog_rdk_1771"/>
                  </w:sdtPr>
                  <w:sdtContent>
                    <w:del w:author="Nivesh" w:id="19" w:date="2026-09-25T10:03:37Z"/>
                  </w:sdtContent>
                </w:sdt>
              </w:ins>
              <w:sdt>
                <w:sdtPr>
                  <w:id w:val="1508472610"/>
                  <w:tag w:val="goog_rdk_177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1" w:date="2026-09-23T05:16:08Z">
                <w:del w:author="Nivesh" w:id="19" w:date="2026-09-25T10:03:37Z"/>
              </w:ins>
            </w:sdtContent>
          </w:sdt>
        </w:p>
      </w:sdtContent>
    </w:sdt>
    <w:sdt>
      <w:sdtPr>
        <w:id w:val="1056200715"/>
        <w:tag w:val="goog_rdk_1777"/>
      </w:sdtPr>
      <w:sdtContent>
        <w:p w:rsidR="00000000" w:rsidDel="00000000" w:rsidP="00000000" w:rsidRDefault="00000000" w:rsidRPr="00000000" w14:paraId="00000160">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46555125"/>
              <w:tag w:val="goog_rdk_1774"/>
            </w:sdtPr>
            <w:sdtContent>
              <w:ins w:author="Abinaya Saravanan" w:id="111" w:date="2026-09-23T05:16:08Z">
                <w:sdt>
                  <w:sdtPr>
                    <w:id w:val="-1295557424"/>
                    <w:tag w:val="goog_rdk_1775"/>
                  </w:sdtPr>
                  <w:sdtContent>
                    <w:del w:author="Nivesh" w:id="19" w:date="2026-09-25T10:03:37Z"/>
                  </w:sdtContent>
                </w:sdt>
              </w:ins>
              <w:sdt>
                <w:sdtPr>
                  <w:id w:val="-703220664"/>
                  <w:tag w:val="goog_rdk_177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1" w:date="2026-09-23T05:16:08Z">
                <w:del w:author="Nivesh" w:id="19" w:date="2026-09-25T10:03:37Z"/>
              </w:ins>
            </w:sdtContent>
          </w:sdt>
        </w:p>
      </w:sdtContent>
    </w:sdt>
    <w:sdt>
      <w:sdtPr>
        <w:id w:val="-1285999387"/>
        <w:tag w:val="goog_rdk_1781"/>
      </w:sdtPr>
      <w:sdtContent>
        <w:p w:rsidR="00000000" w:rsidDel="00000000" w:rsidP="00000000" w:rsidRDefault="00000000" w:rsidRPr="00000000" w14:paraId="00000161">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507209890"/>
              <w:tag w:val="goog_rdk_1778"/>
            </w:sdtPr>
            <w:sdtContent>
              <w:ins w:author="Abinaya Saravanan" w:id="111" w:date="2026-09-23T05:16:08Z">
                <w:sdt>
                  <w:sdtPr>
                    <w:id w:val="-311198692"/>
                    <w:tag w:val="goog_rdk_1779"/>
                  </w:sdtPr>
                  <w:sdtContent>
                    <w:del w:author="Nivesh" w:id="19" w:date="2026-09-25T10:03:37Z"/>
                  </w:sdtContent>
                </w:sdt>
              </w:ins>
              <w:sdt>
                <w:sdtPr>
                  <w:id w:val="-985126233"/>
                  <w:tag w:val="goog_rdk_1780"/>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957653311"/>
        <w:tag w:val="goog_rdk_1785"/>
      </w:sdtPr>
      <w:sdtContent>
        <w:p w:rsidR="00000000" w:rsidDel="00000000" w:rsidP="00000000" w:rsidRDefault="00000000" w:rsidRPr="00000000" w14:paraId="00000162">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390211380"/>
              <w:tag w:val="goog_rdk_1782"/>
            </w:sdtPr>
            <w:sdtContent>
              <w:ins w:author="Abinaya Saravanan" w:id="111" w:date="2026-09-23T05:16:08Z">
                <w:sdt>
                  <w:sdtPr>
                    <w:id w:val="-621590853"/>
                    <w:tag w:val="goog_rdk_1783"/>
                  </w:sdtPr>
                  <w:sdtContent>
                    <w:del w:author="Nivesh" w:id="19" w:date="2026-09-25T10:03:37Z"/>
                  </w:sdtContent>
                </w:sdt>
              </w:ins>
              <w:sdt>
                <w:sdtPr>
                  <w:id w:val="-1168094096"/>
                  <w:tag w:val="goog_rdk_178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request body</w:delText>
                      </w:r>
                    </w:del>
                  </w:ins>
                </w:sdtContent>
              </w:sdt>
              <w:ins w:author="Abinaya Saravanan" w:id="111" w:date="2026-09-23T05:16:08Z">
                <w:del w:author="Nivesh" w:id="19" w:date="2026-09-25T10:03:37Z"/>
              </w:ins>
            </w:sdtContent>
          </w:sdt>
        </w:p>
      </w:sdtContent>
    </w:sdt>
    <w:sdt>
      <w:sdtPr>
        <w:id w:val="665819158"/>
        <w:tag w:val="goog_rdk_1789"/>
      </w:sdtPr>
      <w:sdtContent>
        <w:p w:rsidR="00000000" w:rsidDel="00000000" w:rsidP="00000000" w:rsidRDefault="00000000" w:rsidRPr="00000000" w14:paraId="00000163">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663052735"/>
              <w:tag w:val="goog_rdk_1786"/>
            </w:sdtPr>
            <w:sdtContent>
              <w:ins w:author="Abinaya Saravanan" w:id="111" w:date="2026-09-23T05:16:08Z">
                <w:sdt>
                  <w:sdtPr>
                    <w:id w:val="1656771256"/>
                    <w:tag w:val="goog_rdk_1787"/>
                  </w:sdtPr>
                  <w:sdtContent>
                    <w:del w:author="Nivesh" w:id="19" w:date="2026-09-25T10:03:37Z"/>
                  </w:sdtContent>
                </w:sdt>
              </w:ins>
              <w:sdt>
                <w:sdtPr>
                  <w:id w:val="-1503235644"/>
                  <w:tag w:val="goog_rdk_178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CreateModelInteractionRequestBody params = CreateModelInteractionRequestBody.builder()</w:delText>
                      </w:r>
                    </w:del>
                  </w:ins>
                </w:sdtContent>
              </w:sdt>
              <w:ins w:author="Abinaya Saravanan" w:id="111" w:date="2026-09-23T05:16:08Z">
                <w:del w:author="Nivesh" w:id="19" w:date="2026-09-25T10:03:37Z"/>
              </w:ins>
            </w:sdtContent>
          </w:sdt>
        </w:p>
      </w:sdtContent>
    </w:sdt>
    <w:sdt>
      <w:sdtPr>
        <w:id w:val="-1746718334"/>
        <w:tag w:val="goog_rdk_1793"/>
      </w:sdtPr>
      <w:sdtContent>
        <w:p w:rsidR="00000000" w:rsidDel="00000000" w:rsidP="00000000" w:rsidRDefault="00000000" w:rsidRPr="00000000" w14:paraId="00000164">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80165294"/>
              <w:tag w:val="goog_rdk_1790"/>
            </w:sdtPr>
            <w:sdtContent>
              <w:ins w:author="Abinaya Saravanan" w:id="111" w:date="2026-09-23T05:16:08Z">
                <w:sdt>
                  <w:sdtPr>
                    <w:id w:val="1765594281"/>
                    <w:tag w:val="goog_rdk_1791"/>
                  </w:sdtPr>
                  <w:sdtContent>
                    <w:del w:author="Nivesh" w:id="19" w:date="2026-09-25T10:03:37Z"/>
                  </w:sdtContent>
                </w:sdt>
              </w:ins>
              <w:sdt>
                <w:sdtPr>
                  <w:id w:val="-504346056"/>
                  <w:tag w:val="goog_rdk_179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1" w:date="2026-09-23T05:16:08Z">
                <w:del w:author="Nivesh" w:id="19" w:date="2026-09-25T10:03:37Z"/>
              </w:ins>
            </w:sdtContent>
          </w:sdt>
        </w:p>
      </w:sdtContent>
    </w:sdt>
    <w:sdt>
      <w:sdtPr>
        <w:id w:val="536003425"/>
        <w:tag w:val="goog_rdk_1797"/>
      </w:sdtPr>
      <w:sdtContent>
        <w:p w:rsidR="00000000" w:rsidDel="00000000" w:rsidP="00000000" w:rsidRDefault="00000000" w:rsidRPr="00000000" w14:paraId="00000165">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980054067"/>
              <w:tag w:val="goog_rdk_1794"/>
            </w:sdtPr>
            <w:sdtContent>
              <w:ins w:author="Abinaya Saravanan" w:id="111" w:date="2026-09-23T05:16:08Z">
                <w:sdt>
                  <w:sdtPr>
                    <w:id w:val="-1264450220"/>
                    <w:tag w:val="goog_rdk_1795"/>
                  </w:sdtPr>
                  <w:sdtContent>
                    <w:del w:author="Nivesh" w:id="19" w:date="2026-09-25T10:03:37Z"/>
                  </w:sdtContent>
                </w:sdt>
              </w:ins>
              <w:sdt>
                <w:sdtPr>
                  <w:id w:val="23707032"/>
                  <w:tag w:val="goog_rdk_179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1" w:date="2026-09-23T05:16:08Z">
                <w:del w:author="Nivesh" w:id="19" w:date="2026-09-25T10:03:37Z"/>
              </w:ins>
            </w:sdtContent>
          </w:sdt>
        </w:p>
      </w:sdtContent>
    </w:sdt>
    <w:sdt>
      <w:sdtPr>
        <w:id w:val="-19151262"/>
        <w:tag w:val="goog_rdk_1801"/>
      </w:sdtPr>
      <w:sdtContent>
        <w:p w:rsidR="00000000" w:rsidDel="00000000" w:rsidP="00000000" w:rsidRDefault="00000000" w:rsidRPr="00000000" w14:paraId="00000166">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719540015"/>
              <w:tag w:val="goog_rdk_1798"/>
            </w:sdtPr>
            <w:sdtContent>
              <w:ins w:author="Abinaya Saravanan" w:id="111" w:date="2026-09-23T05:16:08Z">
                <w:sdt>
                  <w:sdtPr>
                    <w:id w:val="-49905617"/>
                    <w:tag w:val="goog_rdk_1799"/>
                  </w:sdtPr>
                  <w:sdtContent>
                    <w:del w:author="Nivesh" w:id="19" w:date="2026-09-25T10:03:37Z"/>
                  </w:sdtContent>
                </w:sdt>
              </w:ins>
              <w:sdt>
                <w:sdtPr>
                  <w:id w:val="-35997809"/>
                  <w:tag w:val="goog_rdk_1800"/>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216004049"/>
        <w:tag w:val="goog_rdk_1805"/>
      </w:sdtPr>
      <w:sdtContent>
        <w:p w:rsidR="00000000" w:rsidDel="00000000" w:rsidP="00000000" w:rsidRDefault="00000000" w:rsidRPr="00000000" w14:paraId="00000167">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438267876"/>
              <w:tag w:val="goog_rdk_1802"/>
            </w:sdtPr>
            <w:sdtContent>
              <w:ins w:author="Abinaya Saravanan" w:id="111" w:date="2026-09-23T05:16:08Z">
                <w:sdt>
                  <w:sdtPr>
                    <w:id w:val="-891358359"/>
                    <w:tag w:val="goog_rdk_1803"/>
                  </w:sdtPr>
                  <w:sdtContent>
                    <w:del w:author="Nivesh" w:id="19" w:date="2026-09-25T10:03:37Z"/>
                  </w:sdtContent>
                </w:sdt>
              </w:ins>
              <w:sdt>
                <w:sdtPr>
                  <w:id w:val="219780436"/>
                  <w:tag w:val="goog_rdk_180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1" w:date="2026-09-23T05:16:08Z">
                <w:del w:author="Nivesh" w:id="19" w:date="2026-09-25T10:03:37Z"/>
              </w:ins>
            </w:sdtContent>
          </w:sdt>
        </w:p>
      </w:sdtContent>
    </w:sdt>
    <w:sdt>
      <w:sdtPr>
        <w:id w:val="1830370014"/>
        <w:tag w:val="goog_rdk_1809"/>
      </w:sdtPr>
      <w:sdtContent>
        <w:p w:rsidR="00000000" w:rsidDel="00000000" w:rsidP="00000000" w:rsidRDefault="00000000" w:rsidRPr="00000000" w14:paraId="00000168">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73011262"/>
              <w:tag w:val="goog_rdk_1806"/>
            </w:sdtPr>
            <w:sdtContent>
              <w:ins w:author="Abinaya Saravanan" w:id="111" w:date="2026-09-23T05:16:08Z">
                <w:sdt>
                  <w:sdtPr>
                    <w:id w:val="1955381528"/>
                    <w:tag w:val="goog_rdk_1807"/>
                  </w:sdtPr>
                  <w:sdtContent>
                    <w:del w:author="Nivesh" w:id="19" w:date="2026-09-25T10:03:37Z"/>
                  </w:sdtContent>
                </w:sdt>
              </w:ins>
              <w:sdt>
                <w:sdtPr>
                  <w:id w:val="2047686518"/>
                  <w:tag w:val="goog_rdk_180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1" w:date="2026-09-23T05:16:08Z">
                <w:del w:author="Nivesh" w:id="19" w:date="2026-09-25T10:03:37Z"/>
              </w:ins>
            </w:sdtContent>
          </w:sdt>
        </w:p>
      </w:sdtContent>
    </w:sdt>
    <w:sdt>
      <w:sdtPr>
        <w:id w:val="1802668833"/>
        <w:tag w:val="goog_rdk_1813"/>
      </w:sdtPr>
      <w:sdtContent>
        <w:p w:rsidR="00000000" w:rsidDel="00000000" w:rsidP="00000000" w:rsidRDefault="00000000" w:rsidRPr="00000000" w14:paraId="00000169">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40120850"/>
              <w:tag w:val="goog_rdk_1810"/>
            </w:sdtPr>
            <w:sdtContent>
              <w:ins w:author="Abinaya Saravanan" w:id="111" w:date="2026-09-23T05:16:08Z">
                <w:sdt>
                  <w:sdtPr>
                    <w:id w:val="-1241814551"/>
                    <w:tag w:val="goog_rdk_1811"/>
                  </w:sdtPr>
                  <w:sdtContent>
                    <w:del w:author="Nivesh" w:id="19" w:date="2026-09-25T10:03:37Z"/>
                  </w:sdtContent>
                </w:sdt>
              </w:ins>
              <w:sdt>
                <w:sdtPr>
                  <w:id w:val="2029055669"/>
                  <w:tag w:val="goog_rdk_181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.create(params)</w:delText>
                      </w:r>
                    </w:del>
                  </w:ins>
                </w:sdtContent>
              </w:sdt>
              <w:ins w:author="Abinaya Saravanan" w:id="111" w:date="2026-09-23T05:16:08Z">
                <w:del w:author="Nivesh" w:id="19" w:date="2026-09-25T10:03:37Z"/>
              </w:ins>
            </w:sdtContent>
          </w:sdt>
        </w:p>
      </w:sdtContent>
    </w:sdt>
    <w:sdt>
      <w:sdtPr>
        <w:id w:val="362239955"/>
        <w:tag w:val="goog_rdk_1817"/>
      </w:sdtPr>
      <w:sdtContent>
        <w:p w:rsidR="00000000" w:rsidDel="00000000" w:rsidP="00000000" w:rsidRDefault="00000000" w:rsidRPr="00000000" w14:paraId="0000016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28485776"/>
              <w:tag w:val="goog_rdk_1814"/>
            </w:sdtPr>
            <w:sdtContent>
              <w:ins w:author="Abinaya Saravanan" w:id="111" w:date="2026-09-23T05:16:08Z">
                <w:sdt>
                  <w:sdtPr>
                    <w:id w:val="1077338290"/>
                    <w:tag w:val="goog_rdk_1815"/>
                  </w:sdtPr>
                  <w:sdtContent>
                    <w:del w:author="Nivesh" w:id="19" w:date="2026-09-25T10:03:37Z"/>
                  </w:sdtContent>
                </w:sdt>
              </w:ins>
              <w:sdt>
                <w:sdtPr>
                  <w:id w:val="565691433"/>
                  <w:tag w:val="goog_rdk_181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1" w:date="2026-09-23T05:16:08Z">
                <w:del w:author="Nivesh" w:id="19" w:date="2026-09-25T10:03:37Z"/>
              </w:ins>
            </w:sdtContent>
          </w:sdt>
        </w:p>
      </w:sdtContent>
    </w:sdt>
    <w:sdt>
      <w:sdtPr>
        <w:id w:val="1199072957"/>
        <w:tag w:val="goog_rdk_1821"/>
      </w:sdtPr>
      <w:sdtContent>
        <w:p w:rsidR="00000000" w:rsidDel="00000000" w:rsidP="00000000" w:rsidRDefault="00000000" w:rsidRPr="00000000" w14:paraId="0000016B">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927749879"/>
              <w:tag w:val="goog_rdk_1818"/>
            </w:sdtPr>
            <w:sdtContent>
              <w:ins w:author="Abinaya Saravanan" w:id="111" w:date="2026-09-23T05:16:08Z">
                <w:sdt>
                  <w:sdtPr>
                    <w:id w:val="-1853218983"/>
                    <w:tag w:val="goog_rdk_1819"/>
                  </w:sdtPr>
                  <w:sdtContent>
                    <w:del w:author="Nivesh" w:id="19" w:date="2026-09-25T10:03:37Z"/>
                  </w:sdtContent>
                </w:sdt>
              </w:ins>
              <w:sdt>
                <w:sdtPr>
                  <w:id w:val="-1259088690"/>
                  <w:tag w:val="goog_rdk_182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1" w:date="2026-09-23T05:16:08Z">
                <w:del w:author="Nivesh" w:id="19" w:date="2026-09-25T10:03:37Z"/>
              </w:ins>
            </w:sdtContent>
          </w:sdt>
        </w:p>
      </w:sdtContent>
    </w:sdt>
    <w:sdt>
      <w:sdtPr>
        <w:id w:val="-1265749394"/>
        <w:tag w:val="goog_rdk_1825"/>
      </w:sdtPr>
      <w:sdtContent>
        <w:p w:rsidR="00000000" w:rsidDel="00000000" w:rsidP="00000000" w:rsidRDefault="00000000" w:rsidRPr="00000000" w14:paraId="0000016C">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089040458"/>
              <w:tag w:val="goog_rdk_1822"/>
            </w:sdtPr>
            <w:sdtContent>
              <w:ins w:author="Abinaya Saravanan" w:id="111" w:date="2026-09-23T05:16:08Z">
                <w:sdt>
                  <w:sdtPr>
                    <w:id w:val="475438408"/>
                    <w:tag w:val="goog_rdk_1823"/>
                  </w:sdtPr>
                  <w:sdtContent>
                    <w:del w:author="Nivesh" w:id="19" w:date="2026-09-25T10:03:37Z"/>
                  </w:sdtContent>
                </w:sdt>
              </w:ins>
              <w:sdt>
                <w:sdtPr>
                  <w:id w:val="457818063"/>
                  <w:tag w:val="goog_rdk_182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1" w:date="2026-09-23T05:16:08Z">
                <w:del w:author="Nivesh" w:id="19" w:date="2026-09-25T10:03:37Z"/>
              </w:ins>
            </w:sdtContent>
          </w:sdt>
        </w:p>
      </w:sdtContent>
    </w:sdt>
    <w:sdt>
      <w:sdtPr>
        <w:id w:val="-448385213"/>
        <w:tag w:val="goog_rdk_1829"/>
      </w:sdtPr>
      <w:sdtContent>
        <w:p w:rsidR="00000000" w:rsidDel="00000000" w:rsidP="00000000" w:rsidRDefault="00000000" w:rsidRPr="00000000" w14:paraId="0000016D">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877737723"/>
              <w:tag w:val="goog_rdk_1826"/>
            </w:sdtPr>
            <w:sdtContent>
              <w:ins w:author="Abinaya Saravanan" w:id="111" w:date="2026-09-23T05:16:08Z">
                <w:sdt>
                  <w:sdtPr>
                    <w:id w:val="-1968013419"/>
                    <w:tag w:val="goog_rdk_1827"/>
                  </w:sdtPr>
                  <w:sdtContent>
                    <w:del w:author="Nivesh" w:id="19" w:date="2026-09-25T10:03:37Z"/>
                  </w:sdtContent>
                </w:sdt>
              </w:ins>
              <w:sdt>
                <w:sdtPr>
                  <w:id w:val="766992559"/>
                  <w:tag w:val="goog_rdk_1828"/>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2135526984"/>
        <w:tag w:val="goog_rdk_1833"/>
      </w:sdtPr>
      <w:sdtContent>
        <w:p w:rsidR="00000000" w:rsidDel="00000000" w:rsidP="00000000" w:rsidRDefault="00000000" w:rsidRPr="00000000" w14:paraId="0000016E">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967802666"/>
              <w:tag w:val="goog_rdk_1830"/>
            </w:sdtPr>
            <w:sdtContent>
              <w:ins w:author="Abinaya Saravanan" w:id="111" w:date="2026-09-23T05:16:08Z">
                <w:sdt>
                  <w:sdtPr>
                    <w:id w:val="-231432316"/>
                    <w:tag w:val="goog_rdk_1831"/>
                  </w:sdtPr>
                  <w:sdtContent>
                    <w:del w:author="Nivesh" w:id="19" w:date="2026-09-25T10:03:37Z"/>
                  </w:sdtContent>
                </w:sdt>
              </w:ins>
              <w:sdt>
                <w:sdtPr>
                  <w:id w:val="51401648"/>
                  <w:tag w:val="goog_rdk_183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1" w:date="2026-09-23T05:16:08Z">
                <w:del w:author="Nivesh" w:id="19" w:date="2026-09-25T10:03:37Z"/>
              </w:ins>
            </w:sdtContent>
          </w:sdt>
        </w:p>
      </w:sdtContent>
    </w:sdt>
    <w:sdt>
      <w:sdtPr>
        <w:id w:val="1858689951"/>
        <w:tag w:val="goog_rdk_1837"/>
      </w:sdtPr>
      <w:sdtContent>
        <w:p w:rsidR="00000000" w:rsidDel="00000000" w:rsidP="00000000" w:rsidRDefault="00000000" w:rsidRPr="00000000" w14:paraId="0000016F">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570864013"/>
              <w:tag w:val="goog_rdk_1834"/>
            </w:sdtPr>
            <w:sdtContent>
              <w:ins w:author="Abinaya Saravanan" w:id="111" w:date="2026-09-23T05:16:08Z">
                <w:sdt>
                  <w:sdtPr>
                    <w:id w:val="1433061166"/>
                    <w:tag w:val="goog_rdk_1835"/>
                  </w:sdtPr>
                  <w:sdtContent>
                    <w:del w:author="Nivesh" w:id="19" w:date="2026-09-25T10:03:37Z"/>
                  </w:sdtContent>
                </w:sdt>
              </w:ins>
              <w:sdt>
                <w:sdtPr>
                  <w:id w:val="-162922694"/>
                  <w:tag w:val="goog_rdk_183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1" w:date="2026-09-23T05:16:08Z">
                <w:del w:author="Nivesh" w:id="19" w:date="2026-09-25T10:03:37Z"/>
              </w:ins>
            </w:sdtContent>
          </w:sdt>
        </w:p>
      </w:sdtContent>
    </w:sdt>
    <w:sdt>
      <w:sdtPr>
        <w:id w:val="1911886773"/>
        <w:tag w:val="goog_rdk_1841"/>
      </w:sdtPr>
      <w:sdtContent>
        <w:p w:rsidR="00000000" w:rsidDel="00000000" w:rsidP="00000000" w:rsidRDefault="00000000" w:rsidRPr="00000000" w14:paraId="00000170">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600971742"/>
              <w:tag w:val="goog_rdk_1838"/>
            </w:sdtPr>
            <w:sdtContent>
              <w:ins w:author="Abinaya Saravanan" w:id="111" w:date="2026-09-23T05:16:08Z">
                <w:sdt>
                  <w:sdtPr>
                    <w:id w:val="-2105034010"/>
                    <w:tag w:val="goog_rdk_1839"/>
                  </w:sdtPr>
                  <w:sdtContent>
                    <w:del w:author="Nivesh" w:id="19" w:date="2026-09-25T10:03:37Z"/>
                  </w:sdtContent>
                </w:sdt>
              </w:ins>
              <w:sdt>
                <w:sdtPr>
                  <w:id w:val="-826007891"/>
                  <w:tag w:val="goog_rdk_184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1" w:date="2026-09-23T05:16:08Z">
                <w:del w:author="Nivesh" w:id="19" w:date="2026-09-25T10:03:37Z"/>
              </w:ins>
            </w:sdtContent>
          </w:sdt>
        </w:p>
      </w:sdtContent>
    </w:sdt>
    <w:sdt>
      <w:sdtPr>
        <w:id w:val="91622469"/>
        <w:tag w:val="goog_rdk_1845"/>
      </w:sdtPr>
      <w:sdtContent>
        <w:p w:rsidR="00000000" w:rsidDel="00000000" w:rsidP="00000000" w:rsidRDefault="00000000" w:rsidRPr="00000000" w14:paraId="00000171">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463563971"/>
              <w:tag w:val="goog_rdk_1842"/>
            </w:sdtPr>
            <w:sdtContent>
              <w:ins w:author="Abinaya Saravanan" w:id="111" w:date="2026-09-23T05:16:08Z">
                <w:sdt>
                  <w:sdtPr>
                    <w:id w:val="2015620705"/>
                    <w:tag w:val="goog_rdk_1843"/>
                  </w:sdtPr>
                  <w:sdtContent>
                    <w:del w:author="Nivesh" w:id="19" w:date="2026-09-25T10:03:37Z"/>
                  </w:sdtContent>
                </w:sdt>
              </w:ins>
              <w:sdt>
                <w:sdtPr>
                  <w:id w:val="-655750656"/>
                  <w:tag w:val="goog_rdk_184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1" w:date="2026-09-23T05:16:08Z">
                <w:del w:author="Nivesh" w:id="19" w:date="2026-09-25T10:03:37Z"/>
              </w:ins>
            </w:sdtContent>
          </w:sdt>
        </w:p>
      </w:sdtContent>
    </w:sdt>
    <w:sdt>
      <w:sdtPr>
        <w:id w:val="75189978"/>
        <w:tag w:val="goog_rdk_1849"/>
      </w:sdtPr>
      <w:sdtContent>
        <w:p w:rsidR="00000000" w:rsidDel="00000000" w:rsidP="00000000" w:rsidRDefault="00000000" w:rsidRPr="00000000" w14:paraId="00000172">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47902297"/>
              <w:tag w:val="goog_rdk_1846"/>
            </w:sdtPr>
            <w:sdtContent>
              <w:ins w:author="Abinaya Saravanan" w:id="111" w:date="2026-09-23T05:16:08Z">
                <w:sdt>
                  <w:sdtPr>
                    <w:id w:val="347407062"/>
                    <w:tag w:val="goog_rdk_1847"/>
                  </w:sdtPr>
                  <w:sdtContent>
                    <w:del w:author="Nivesh" w:id="19" w:date="2026-09-25T10:03:37Z"/>
                  </w:sdtContent>
                </w:sdt>
              </w:ins>
              <w:sdt>
                <w:sdtPr>
                  <w:id w:val="2140419660"/>
                  <w:tag w:val="goog_rdk_184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1" w:date="2026-09-23T05:16:08Z">
                <w:del w:author="Nivesh" w:id="19" w:date="2026-09-25T10:03:37Z"/>
              </w:ins>
            </w:sdtContent>
          </w:sdt>
        </w:p>
      </w:sdtContent>
    </w:sdt>
    <w:sdt>
      <w:sdtPr>
        <w:id w:val="1473165448"/>
        <w:tag w:val="goog_rdk_1853"/>
      </w:sdtPr>
      <w:sdtContent>
        <w:p w:rsidR="00000000" w:rsidDel="00000000" w:rsidP="00000000" w:rsidRDefault="00000000" w:rsidRPr="00000000" w14:paraId="00000173">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08788232"/>
              <w:tag w:val="goog_rdk_1850"/>
            </w:sdtPr>
            <w:sdtContent>
              <w:ins w:author="Abinaya Saravanan" w:id="111" w:date="2026-09-23T05:16:08Z">
                <w:sdt>
                  <w:sdtPr>
                    <w:id w:val="719676735"/>
                    <w:tag w:val="goog_rdk_1851"/>
                  </w:sdtPr>
                  <w:sdtContent>
                    <w:del w:author="Nivesh" w:id="19" w:date="2026-09-25T10:03:37Z"/>
                  </w:sdtContent>
                </w:sdt>
              </w:ins>
              <w:sdt>
                <w:sdtPr>
                  <w:id w:val="1052290498"/>
                  <w:tag w:val="goog_rdk_185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1" w:date="2026-09-23T05:16:08Z">
                <w:del w:author="Nivesh" w:id="19" w:date="2026-09-25T10:03:37Z"/>
              </w:ins>
            </w:sdtContent>
          </w:sdt>
        </w:p>
      </w:sdtContent>
    </w:sdt>
    <w:sdt>
      <w:sdtPr>
        <w:id w:val="-1999272021"/>
        <w:tag w:val="goog_rdk_1857"/>
      </w:sdtPr>
      <w:sdtContent>
        <w:p w:rsidR="00000000" w:rsidDel="00000000" w:rsidP="00000000" w:rsidRDefault="00000000" w:rsidRPr="00000000" w14:paraId="00000174">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294364814"/>
              <w:tag w:val="goog_rdk_1854"/>
            </w:sdtPr>
            <w:sdtContent>
              <w:ins w:author="Abinaya Saravanan" w:id="111" w:date="2026-09-23T05:16:08Z">
                <w:sdt>
                  <w:sdtPr>
                    <w:id w:val="-1216958669"/>
                    <w:tag w:val="goog_rdk_1855"/>
                  </w:sdtPr>
                  <w:sdtContent>
                    <w:del w:author="Nivesh" w:id="19" w:date="2026-09-25T10:03:37Z"/>
                  </w:sdtContent>
                </w:sdt>
              </w:ins>
              <w:sdt>
                <w:sdtPr>
                  <w:id w:val="2071754173"/>
                  <w:tag w:val="goog_rdk_185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1" w:date="2026-09-23T05:16:08Z">
                <w:del w:author="Nivesh" w:id="19" w:date="2026-09-25T10:03:37Z"/>
              </w:ins>
            </w:sdtContent>
          </w:sdt>
        </w:p>
      </w:sdtContent>
    </w:sdt>
    <w:sdt>
      <w:sdtPr>
        <w:id w:val="-830232511"/>
        <w:tag w:val="goog_rdk_1861"/>
      </w:sdtPr>
      <w:sdtContent>
        <w:p w:rsidR="00000000" w:rsidDel="00000000" w:rsidP="00000000" w:rsidRDefault="00000000" w:rsidRPr="00000000" w14:paraId="00000175">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10933750"/>
              <w:tag w:val="goog_rdk_1858"/>
            </w:sdtPr>
            <w:sdtContent>
              <w:ins w:author="Abinaya Saravanan" w:id="111" w:date="2026-09-23T05:16:08Z">
                <w:sdt>
                  <w:sdtPr>
                    <w:id w:val="337026869"/>
                    <w:tag w:val="goog_rdk_1859"/>
                  </w:sdtPr>
                  <w:sdtContent>
                    <w:del w:author="Nivesh" w:id="19" w:date="2026-09-25T10:03:37Z"/>
                  </w:sdtContent>
                </w:sdt>
              </w:ins>
              <w:sdt>
                <w:sdtPr>
                  <w:id w:val="-841538655"/>
                  <w:tag w:val="goog_rdk_186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1" w:date="2026-09-23T05:16:08Z">
                <w:del w:author="Nivesh" w:id="19" w:date="2026-09-25T10:03:37Z"/>
              </w:ins>
            </w:sdtContent>
          </w:sdt>
        </w:p>
      </w:sdtContent>
    </w:sdt>
    <w:sdt>
      <w:sdtPr>
        <w:id w:val="1718248043"/>
        <w:tag w:val="goog_rdk_1865"/>
      </w:sdtPr>
      <w:sdtContent>
        <w:p w:rsidR="00000000" w:rsidDel="00000000" w:rsidP="00000000" w:rsidRDefault="00000000" w:rsidRPr="00000000" w14:paraId="00000176">
          <w:pPr>
            <w:numPr>
              <w:ilvl w:val="1"/>
              <w:numId w:val="2"/>
            </w:numPr>
            <w:ind w:left="502" w:hanging="360"/>
            <w:rPr>
              <w:ins w:author="Abinaya Saravanan" w:id="111" w:date="2026-09-23T05:16:08Z"/>
              <w:del w:author="Nivesh" w:id="19" w:date="2026-09-25T10:03:37Z"/>
              <w:u w:val="none"/>
              <w:rPrChange w:author="FATHIMA RAIHANA A S" w:id="104" w:date="2026-09-25T17:38:39Z">
                <w:rPr>
                  <w:u w:val="none"/>
                </w:rPr>
              </w:rPrChange>
            </w:rPr>
            <w:pPrChange w:author="FATHIMA RAIHANA A S" w:id="0" w:date="2026-09-25T17:38:39Z">
              <w:pPr>
                <w:numPr>
                  <w:ilvl w:val="1"/>
                  <w:numId w:val="9"/>
                </w:numPr>
                <w:ind w:left="502" w:hanging="360"/>
              </w:pPr>
            </w:pPrChange>
          </w:pPr>
          <w:sdt>
            <w:sdtPr>
              <w:id w:val="1608037455"/>
              <w:tag w:val="goog_rdk_1862"/>
            </w:sdtPr>
            <w:sdtContent>
              <w:ins w:author="Abinaya Saravanan" w:id="111" w:date="2026-09-23T05:16:08Z">
                <w:sdt>
                  <w:sdtPr>
                    <w:id w:val="-1463300828"/>
                    <w:tag w:val="goog_rdk_1863"/>
                  </w:sdtPr>
                  <w:sdtContent>
                    <w:del w:author="Nivesh" w:id="19" w:date="2026-09-25T10:03:37Z"/>
                  </w:sdtContent>
                </w:sdt>
              </w:ins>
              <w:sdt>
                <w:sdtPr>
                  <w:id w:val="-1309336536"/>
                  <w:tag w:val="goog_rdk_1864"/>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838661275"/>
        <w:tag w:val="goog_rdk_1869"/>
      </w:sdtPr>
      <w:sdtContent>
        <w:p w:rsidR="00000000" w:rsidDel="00000000" w:rsidP="00000000" w:rsidRDefault="00000000" w:rsidRPr="00000000" w14:paraId="00000177">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869791659"/>
              <w:tag w:val="goog_rdk_1866"/>
            </w:sdtPr>
            <w:sdtContent>
              <w:ins w:author="Abinaya Saravanan" w:id="111" w:date="2026-09-23T05:16:08Z">
                <w:sdt>
                  <w:sdtPr>
                    <w:id w:val="-227250855"/>
                    <w:tag w:val="goog_rdk_1867"/>
                  </w:sdtPr>
                  <w:sdtContent>
                    <w:del w:author="Nivesh" w:id="19" w:date="2026-09-25T10:03:37Z"/>
                  </w:sdtContent>
                </w:sdt>
              </w:ins>
              <w:sdt>
                <w:sdtPr>
                  <w:id w:val="77346327"/>
                  <w:tag w:val="goog_rdk_186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3. Print output text safely</w:delText>
                      </w:r>
                    </w:del>
                  </w:ins>
                </w:sdtContent>
              </w:sdt>
              <w:ins w:author="Abinaya Saravanan" w:id="111" w:date="2026-09-23T05:16:08Z">
                <w:del w:author="Nivesh" w:id="19" w:date="2026-09-25T10:03:37Z"/>
              </w:ins>
            </w:sdtContent>
          </w:sdt>
        </w:p>
      </w:sdtContent>
    </w:sdt>
    <w:sdt>
      <w:sdtPr>
        <w:id w:val="257512612"/>
        <w:tag w:val="goog_rdk_1873"/>
      </w:sdtPr>
      <w:sdtContent>
        <w:p w:rsidR="00000000" w:rsidDel="00000000" w:rsidP="00000000" w:rsidRDefault="00000000" w:rsidRPr="00000000" w14:paraId="00000178">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316215"/>
              <w:tag w:val="goog_rdk_1870"/>
            </w:sdtPr>
            <w:sdtContent>
              <w:ins w:author="Abinaya Saravanan" w:id="111" w:date="2026-09-23T05:16:08Z">
                <w:sdt>
                  <w:sdtPr>
                    <w:id w:val="1009960345"/>
                    <w:tag w:val="goog_rdk_1871"/>
                  </w:sdtPr>
                  <w:sdtContent>
                    <w:del w:author="Nivesh" w:id="19" w:date="2026-09-25T10:03:37Z"/>
                  </w:sdtContent>
                </w:sdt>
              </w:ins>
              <w:sdt>
                <w:sdtPr>
                  <w:id w:val="1934212691"/>
                  <w:tag w:val="goog_rdk_187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System.out.println(interaction.text().orElse(""));</w:delText>
                      </w:r>
                    </w:del>
                  </w:ins>
                </w:sdtContent>
              </w:sdt>
              <w:ins w:author="Abinaya Saravanan" w:id="111" w:date="2026-09-23T05:16:08Z">
                <w:del w:author="Nivesh" w:id="19" w:date="2026-09-25T10:03:37Z"/>
              </w:ins>
            </w:sdtContent>
          </w:sdt>
        </w:p>
      </w:sdtContent>
    </w:sdt>
    <w:sdt>
      <w:sdtPr>
        <w:id w:val="297542140"/>
        <w:tag w:val="goog_rdk_1877"/>
      </w:sdtPr>
      <w:sdtContent>
        <w:p w:rsidR="00000000" w:rsidDel="00000000" w:rsidP="00000000" w:rsidRDefault="00000000" w:rsidRPr="00000000" w14:paraId="00000179">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47384272"/>
              <w:tag w:val="goog_rdk_1874"/>
            </w:sdtPr>
            <w:sdtContent>
              <w:ins w:author="Abinaya Saravanan" w:id="111" w:date="2026-09-23T05:16:08Z">
                <w:sdt>
                  <w:sdtPr>
                    <w:id w:val="1089481720"/>
                    <w:tag w:val="goog_rdk_1875"/>
                  </w:sdtPr>
                  <w:sdtContent>
                    <w:del w:author="Nivesh" w:id="19" w:date="2026-09-25T10:03:37Z"/>
                  </w:sdtContent>
                </w:sdt>
              </w:ins>
              <w:sdt>
                <w:sdtPr>
                  <w:id w:val="2010126979"/>
                  <w:tag w:val="goog_rdk_187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1" w:date="2026-09-23T05:16:08Z">
                <w:del w:author="Nivesh" w:id="19" w:date="2026-09-25T10:03:37Z"/>
              </w:ins>
            </w:sdtContent>
          </w:sdt>
        </w:p>
      </w:sdtContent>
    </w:sdt>
    <w:sdt>
      <w:sdtPr>
        <w:id w:val="-305076218"/>
        <w:tag w:val="goog_rdk_1881"/>
      </w:sdtPr>
      <w:sdtContent>
        <w:p w:rsidR="00000000" w:rsidDel="00000000" w:rsidP="00000000" w:rsidRDefault="00000000" w:rsidRPr="00000000" w14:paraId="0000017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756591025"/>
              <w:tag w:val="goog_rdk_1878"/>
            </w:sdtPr>
            <w:sdtContent>
              <w:ins w:author="Abinaya Saravanan" w:id="111" w:date="2026-09-23T05:16:08Z">
                <w:sdt>
                  <w:sdtPr>
                    <w:id w:val="266382945"/>
                    <w:tag w:val="goog_rdk_1879"/>
                  </w:sdtPr>
                  <w:sdtContent>
                    <w:del w:author="Nivesh" w:id="19" w:date="2026-09-25T10:03:37Z"/>
                  </w:sdtContent>
                </w:sdt>
              </w:ins>
              <w:sdt>
                <w:sdtPr>
                  <w:id w:val="488998001"/>
                  <w:tag w:val="goog_rdk_188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1" w:date="2026-09-23T05:16:08Z">
                <w:del w:author="Nivesh" w:id="19" w:date="2026-09-25T10:03:37Z"/>
              </w:ins>
            </w:sdtContent>
          </w:sdt>
        </w:p>
      </w:sdtContent>
    </w:sdt>
    <w:sdt>
      <w:sdtPr>
        <w:id w:val="-1845006654"/>
        <w:tag w:val="goog_rdk_1887"/>
      </w:sdtPr>
      <w:sdtContent>
        <w:p w:rsidR="00000000" w:rsidDel="00000000" w:rsidP="00000000" w:rsidRDefault="00000000" w:rsidRPr="00000000" w14:paraId="000001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3526056"/>
              <w:tag w:val="goog_rdk_1884"/>
            </w:sdtPr>
            <w:sdtContent>
              <w:ins w:author="Rossi Rossi" w:id="102" w:date="2026-09-22T06:56:59Z">
                <w:sdt>
                  <w:sdtPr>
                    <w:id w:val="1588621375"/>
                    <w:tag w:val="goog_rdk_1885"/>
                  </w:sdtPr>
                  <w:sdtContent>
                    <w:del w:author="Nivesh" w:id="19" w:date="2026-09-25T10:03:37Z"/>
                  </w:sdtContent>
                </w:sdt>
              </w:ins>
              <w:sdt>
                <w:sdtPr>
                  <w:id w:val="1235283586"/>
                  <w:tag w:val="goog_rdk_188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53931580"/>
        <w:tag w:val="goog_rdk_1891"/>
      </w:sdtPr>
      <w:sdtContent>
        <w:p w:rsidR="00000000" w:rsidDel="00000000" w:rsidP="00000000" w:rsidRDefault="00000000" w:rsidRPr="00000000" w14:paraId="000001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4878389"/>
              <w:tag w:val="goog_rdk_1888"/>
            </w:sdtPr>
            <w:sdtContent>
              <w:ins w:author="Rossi Rossi" w:id="102" w:date="2026-09-22T06:56:59Z">
                <w:sdt>
                  <w:sdtPr>
                    <w:id w:val="1117833932"/>
                    <w:tag w:val="goog_rdk_1889"/>
                  </w:sdtPr>
                  <w:sdtContent>
                    <w:del w:author="Nivesh" w:id="19" w:date="2026-09-25T10:03:37Z"/>
                  </w:sdtContent>
                </w:sdt>
              </w:ins>
              <w:sdt>
                <w:sdtPr>
                  <w:id w:val="-555675814"/>
                  <w:tag w:val="goog_rdk_189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1047219391"/>
        <w:tag w:val="goog_rdk_1895"/>
      </w:sdtPr>
      <w:sdtContent>
        <w:p w:rsidR="00000000" w:rsidDel="00000000" w:rsidP="00000000" w:rsidRDefault="00000000" w:rsidRPr="00000000" w14:paraId="000001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599130"/>
              <w:tag w:val="goog_rdk_1892"/>
            </w:sdtPr>
            <w:sdtContent>
              <w:ins w:author="Rossi Rossi" w:id="102" w:date="2026-09-22T06:56:59Z">
                <w:sdt>
                  <w:sdtPr>
                    <w:id w:val="1447074619"/>
                    <w:tag w:val="goog_rdk_1893"/>
                  </w:sdtPr>
                  <w:sdtContent>
                    <w:del w:author="Nivesh" w:id="19" w:date="2026-09-25T10:03:37Z"/>
                  </w:sdtContent>
                </w:sdt>
              </w:ins>
              <w:sdt>
                <w:sdtPr>
                  <w:id w:val="859516651"/>
                  <w:tag w:val="goog_rdk_18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651728387"/>
        <w:tag w:val="goog_rdk_1901"/>
      </w:sdtPr>
      <w:sdtContent>
        <w:p w:rsidR="00000000" w:rsidDel="00000000" w:rsidP="00000000" w:rsidRDefault="00000000" w:rsidRPr="00000000" w14:paraId="0000017E">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787952119"/>
              <w:tag w:val="goog_rdk_1898"/>
            </w:sdtPr>
            <w:sdtContent>
              <w:ins w:author="Abinaya Saravanan" w:id="112" w:date="2026-09-23T05:16:54Z">
                <w:sdt>
                  <w:sdtPr>
                    <w:id w:val="-1327447159"/>
                    <w:tag w:val="goog_rdk_1899"/>
                  </w:sdtPr>
                  <w:sdtContent>
                    <w:del w:author="Nivesh" w:id="19" w:date="2026-09-25T10:03:37Z"/>
                  </w:sdtContent>
                </w:sdt>
              </w:ins>
              <w:sdt>
                <w:sdtPr>
                  <w:id w:val="1378604086"/>
                  <w:tag w:val="goog_rdk_1900"/>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curl "https://generativelanguage.googleapis.com/v1beta/interactions" \</w:delText>
                      </w:r>
                    </w:del>
                  </w:ins>
                </w:sdtContent>
              </w:sdt>
              <w:ins w:author="Abinaya Saravanan" w:id="112" w:date="2026-09-23T05:16:54Z">
                <w:del w:author="Nivesh" w:id="19" w:date="2026-09-25T10:03:37Z"/>
              </w:ins>
            </w:sdtContent>
          </w:sdt>
        </w:p>
      </w:sdtContent>
    </w:sdt>
    <w:sdt>
      <w:sdtPr>
        <w:id w:val="708970680"/>
        <w:tag w:val="goog_rdk_1905"/>
      </w:sdtPr>
      <w:sdtContent>
        <w:p w:rsidR="00000000" w:rsidDel="00000000" w:rsidP="00000000" w:rsidRDefault="00000000" w:rsidRPr="00000000" w14:paraId="0000017F">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488673258"/>
              <w:tag w:val="goog_rdk_1902"/>
            </w:sdtPr>
            <w:sdtContent>
              <w:ins w:author="Abinaya Saravanan" w:id="112" w:date="2026-09-23T05:16:54Z">
                <w:sdt>
                  <w:sdtPr>
                    <w:id w:val="1850273592"/>
                    <w:tag w:val="goog_rdk_1903"/>
                  </w:sdtPr>
                  <w:sdtContent>
                    <w:del w:author="Nivesh" w:id="19" w:date="2026-09-25T10:03:37Z"/>
                  </w:sdtContent>
                </w:sdt>
              </w:ins>
              <w:sdt>
                <w:sdtPr>
                  <w:id w:val="1705829211"/>
                  <w:tag w:val="goog_rdk_1904"/>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Abinaya Saravanan" w:id="112" w:date="2026-09-23T05:16:54Z">
                <w:del w:author="Nivesh" w:id="19" w:date="2026-09-25T10:03:37Z"/>
              </w:ins>
            </w:sdtContent>
          </w:sdt>
        </w:p>
      </w:sdtContent>
    </w:sdt>
    <w:sdt>
      <w:sdtPr>
        <w:id w:val="-1305777249"/>
        <w:tag w:val="goog_rdk_1909"/>
      </w:sdtPr>
      <w:sdtContent>
        <w:p w:rsidR="00000000" w:rsidDel="00000000" w:rsidP="00000000" w:rsidRDefault="00000000" w:rsidRPr="00000000" w14:paraId="00000180">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748856632"/>
              <w:tag w:val="goog_rdk_1906"/>
            </w:sdtPr>
            <w:sdtContent>
              <w:ins w:author="Abinaya Saravanan" w:id="112" w:date="2026-09-23T05:16:54Z">
                <w:sdt>
                  <w:sdtPr>
                    <w:id w:val="1859732651"/>
                    <w:tag w:val="goog_rdk_1907"/>
                  </w:sdtPr>
                  <w:sdtContent>
                    <w:del w:author="Nivesh" w:id="19" w:date="2026-09-25T10:03:37Z"/>
                  </w:sdtContent>
                </w:sdt>
              </w:ins>
              <w:sdt>
                <w:sdtPr>
                  <w:id w:val="-293485658"/>
                  <w:tag w:val="goog_rdk_1908"/>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Abinaya Saravanan" w:id="112" w:date="2026-09-23T05:16:54Z">
                <w:del w:author="Nivesh" w:id="19" w:date="2026-09-25T10:03:37Z"/>
              </w:ins>
            </w:sdtContent>
          </w:sdt>
        </w:p>
      </w:sdtContent>
    </w:sdt>
    <w:sdt>
      <w:sdtPr>
        <w:id w:val="927670602"/>
        <w:tag w:val="goog_rdk_1913"/>
      </w:sdtPr>
      <w:sdtContent>
        <w:p w:rsidR="00000000" w:rsidDel="00000000" w:rsidP="00000000" w:rsidRDefault="00000000" w:rsidRPr="00000000" w14:paraId="00000181">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382795456"/>
              <w:tag w:val="goog_rdk_1910"/>
            </w:sdtPr>
            <w:sdtContent>
              <w:ins w:author="Abinaya Saravanan" w:id="112" w:date="2026-09-23T05:16:54Z">
                <w:sdt>
                  <w:sdtPr>
                    <w:id w:val="-654915503"/>
                    <w:tag w:val="goog_rdk_1911"/>
                  </w:sdtPr>
                  <w:sdtContent>
                    <w:del w:author="Nivesh" w:id="19" w:date="2026-09-25T10:03:37Z"/>
                  </w:sdtContent>
                </w:sdt>
              </w:ins>
              <w:sdt>
                <w:sdtPr>
                  <w:id w:val="1978615900"/>
                  <w:tag w:val="goog_rdk_1912"/>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Abinaya Saravanan" w:id="112" w:date="2026-09-23T05:16:54Z">
                <w:del w:author="Nivesh" w:id="19" w:date="2026-09-25T10:03:37Z"/>
              </w:ins>
            </w:sdtContent>
          </w:sdt>
        </w:p>
      </w:sdtContent>
    </w:sdt>
    <w:sdt>
      <w:sdtPr>
        <w:id w:val="-1699291409"/>
        <w:tag w:val="goog_rdk_1917"/>
      </w:sdtPr>
      <w:sdtContent>
        <w:p w:rsidR="00000000" w:rsidDel="00000000" w:rsidP="00000000" w:rsidRDefault="00000000" w:rsidRPr="00000000" w14:paraId="00000182">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574544492"/>
              <w:tag w:val="goog_rdk_1914"/>
            </w:sdtPr>
            <w:sdtContent>
              <w:ins w:author="Abinaya Saravanan" w:id="112" w:date="2026-09-23T05:16:54Z">
                <w:sdt>
                  <w:sdtPr>
                    <w:id w:val="-277672199"/>
                    <w:tag w:val="goog_rdk_1915"/>
                  </w:sdtPr>
                  <w:sdtContent>
                    <w:del w:author="Nivesh" w:id="19" w:date="2026-09-25T10:03:37Z"/>
                  </w:sdtContent>
                </w:sdt>
              </w:ins>
              <w:sdt>
                <w:sdtPr>
                  <w:id w:val="1666620912"/>
                  <w:tag w:val="goog_rdk_1916"/>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Abinaya Saravanan" w:id="112" w:date="2026-09-23T05:16:54Z">
                <w:del w:author="Nivesh" w:id="19" w:date="2026-09-25T10:03:37Z"/>
              </w:ins>
            </w:sdtContent>
          </w:sdt>
        </w:p>
      </w:sdtContent>
    </w:sdt>
    <w:sdt>
      <w:sdtPr>
        <w:id w:val="1218926014"/>
        <w:tag w:val="goog_rdk_1921"/>
      </w:sdtPr>
      <w:sdtContent>
        <w:p w:rsidR="00000000" w:rsidDel="00000000" w:rsidP="00000000" w:rsidRDefault="00000000" w:rsidRPr="00000000" w14:paraId="00000183">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376761535"/>
              <w:tag w:val="goog_rdk_1918"/>
            </w:sdtPr>
            <w:sdtContent>
              <w:ins w:author="Abinaya Saravanan" w:id="112" w:date="2026-09-23T05:16:54Z">
                <w:sdt>
                  <w:sdtPr>
                    <w:id w:val="1914106605"/>
                    <w:tag w:val="goog_rdk_1919"/>
                  </w:sdtPr>
                  <w:sdtContent>
                    <w:del w:author="Nivesh" w:id="19" w:date="2026-09-25T10:03:37Z"/>
                  </w:sdtContent>
                </w:sdt>
              </w:ins>
              <w:sdt>
                <w:sdtPr>
                  <w:id w:val="-20618368"/>
                  <w:tag w:val="goog_rdk_1920"/>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2" w:date="2026-09-23T05:16:54Z">
                <w:del w:author="Nivesh" w:id="19" w:date="2026-09-25T10:03:37Z"/>
              </w:ins>
            </w:sdtContent>
          </w:sdt>
        </w:p>
      </w:sdtContent>
    </w:sdt>
    <w:sdt>
      <w:sdtPr>
        <w:id w:val="1643687728"/>
        <w:tag w:val="goog_rdk_1925"/>
      </w:sdtPr>
      <w:sdtContent>
        <w:p w:rsidR="00000000" w:rsidDel="00000000" w:rsidP="00000000" w:rsidRDefault="00000000" w:rsidRPr="00000000" w14:paraId="00000184">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789163244"/>
              <w:tag w:val="goog_rdk_1922"/>
            </w:sdtPr>
            <w:sdtContent>
              <w:ins w:author="Abinaya Saravanan" w:id="112" w:date="2026-09-23T05:16:54Z">
                <w:sdt>
                  <w:sdtPr>
                    <w:id w:val="275019283"/>
                    <w:tag w:val="goog_rdk_1923"/>
                  </w:sdtPr>
                  <w:sdtContent>
                    <w:del w:author="Nivesh" w:id="19" w:date="2026-09-25T10:03:37Z"/>
                  </w:sdtContent>
                </w:sdt>
              </w:ins>
              <w:sdt>
                <w:sdtPr>
                  <w:id w:val="-877830439"/>
                  <w:tag w:val="goog_rdk_1924"/>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sentences."</w:delText>
                      </w:r>
                    </w:del>
                  </w:ins>
                </w:sdtContent>
              </w:sdt>
              <w:ins w:author="Abinaya Saravanan" w:id="112" w:date="2026-09-23T05:16:54Z">
                <w:del w:author="Nivesh" w:id="19" w:date="2026-09-25T10:03:37Z"/>
              </w:ins>
            </w:sdtContent>
          </w:sdt>
        </w:p>
      </w:sdtContent>
    </w:sdt>
    <w:sdt>
      <w:sdtPr>
        <w:id w:val="-298667682"/>
        <w:tag w:val="goog_rdk_1929"/>
      </w:sdtPr>
      <w:sdtContent>
        <w:p w:rsidR="00000000" w:rsidDel="00000000" w:rsidP="00000000" w:rsidRDefault="00000000" w:rsidRPr="00000000" w14:paraId="00000185">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051132964"/>
              <w:tag w:val="goog_rdk_1926"/>
            </w:sdtPr>
            <w:sdtContent>
              <w:ins w:author="Abinaya Saravanan" w:id="112" w:date="2026-09-23T05:16:54Z">
                <w:sdt>
                  <w:sdtPr>
                    <w:id w:val="-1093983829"/>
                    <w:tag w:val="goog_rdk_1927"/>
                  </w:sdtPr>
                  <w:sdtContent>
                    <w:del w:author="Nivesh" w:id="19" w:date="2026-09-25T10:03:37Z"/>
                  </w:sdtContent>
                </w:sdt>
              </w:ins>
              <w:sdt>
                <w:sdtPr>
                  <w:id w:val="1974764361"/>
                  <w:tag w:val="goog_rdk_1928"/>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2" w:date="2026-09-23T05:16:54Z">
                <w:del w:author="Nivesh" w:id="19" w:date="2026-09-25T10:03:37Z"/>
              </w:ins>
            </w:sdtContent>
          </w:sdt>
        </w:p>
      </w:sdtContent>
    </w:sdt>
    <w:sdt>
      <w:sdtPr>
        <w:id w:val="-610025317"/>
        <w:tag w:val="goog_rdk_1935"/>
      </w:sdtPr>
      <w:sdtContent>
        <w:p w:rsidR="00000000" w:rsidDel="00000000" w:rsidP="00000000" w:rsidRDefault="00000000" w:rsidRPr="00000000" w14:paraId="000001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7519120"/>
              <w:tag w:val="goog_rdk_1932"/>
            </w:sdtPr>
            <w:sdtContent>
              <w:ins w:author="Rossi Rossi" w:id="102" w:date="2026-09-22T06:56:59Z">
                <w:sdt>
                  <w:sdtPr>
                    <w:id w:val="669468973"/>
                    <w:tag w:val="goog_rdk_1933"/>
                  </w:sdtPr>
                  <w:sdtContent>
                    <w:del w:author="Nivesh" w:id="19" w:date="2026-09-25T10:03:37Z"/>
                  </w:sdtContent>
                </w:sdt>
              </w:ins>
              <w:sdt>
                <w:sdtPr>
                  <w:id w:val="1525978814"/>
                  <w:tag w:val="goog_rdk_193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95515091"/>
        <w:tag w:val="goog_rdk_1939"/>
      </w:sdtPr>
      <w:sdtContent>
        <w:p w:rsidR="00000000" w:rsidDel="00000000" w:rsidP="00000000" w:rsidRDefault="00000000" w:rsidRPr="00000000" w14:paraId="000001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9474614"/>
              <w:tag w:val="goog_rdk_1936"/>
            </w:sdtPr>
            <w:sdtContent>
              <w:ins w:author="Rossi Rossi" w:id="102" w:date="2026-09-22T06:56:59Z">
                <w:sdt>
                  <w:sdtPr>
                    <w:id w:val="1577689075"/>
                    <w:tag w:val="goog_rdk_1937"/>
                  </w:sdtPr>
                  <w:sdtContent>
                    <w:del w:author="Nivesh" w:id="19" w:date="2026-09-25T10:03:37Z"/>
                  </w:sdtContent>
                </w:sdt>
              </w:ins>
              <w:sdt>
                <w:sdtPr>
                  <w:id w:val="-1767916392"/>
                  <w:tag w:val="goog_rdk_19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205492422"/>
        <w:tag w:val="goog_rdk_1943"/>
      </w:sdtPr>
      <w:sdtContent>
        <w:p w:rsidR="00000000" w:rsidDel="00000000" w:rsidP="00000000" w:rsidRDefault="00000000" w:rsidRPr="00000000" w14:paraId="000001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4454595"/>
              <w:tag w:val="goog_rdk_1940"/>
            </w:sdtPr>
            <w:sdtContent>
              <w:ins w:author="Rossi Rossi" w:id="102" w:date="2026-09-22T06:56:59Z">
                <w:sdt>
                  <w:sdtPr>
                    <w:id w:val="377863434"/>
                    <w:tag w:val="goog_rdk_1941"/>
                  </w:sdtPr>
                  <w:sdtContent>
                    <w:del w:author="Nivesh" w:id="19" w:date="2026-09-25T10:03:37Z"/>
                  </w:sdtContent>
                </w:sdt>
              </w:ins>
              <w:sdt>
                <w:sdtPr>
                  <w:id w:val="-789340973"/>
                  <w:tag w:val="goog_rdk_194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20819817"/>
        <w:tag w:val="goog_rdk_1947"/>
      </w:sdtPr>
      <w:sdtContent>
        <w:p w:rsidR="00000000" w:rsidDel="00000000" w:rsidP="00000000" w:rsidRDefault="00000000" w:rsidRPr="00000000" w14:paraId="0000018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682102"/>
              <w:tag w:val="goog_rdk_1944"/>
            </w:sdtPr>
            <w:sdtContent>
              <w:ins w:author="Rossi Rossi" w:id="102" w:date="2026-09-22T06:56:59Z">
                <w:sdt>
                  <w:sdtPr>
                    <w:id w:val="-699087413"/>
                    <w:tag w:val="goog_rdk_1945"/>
                  </w:sdtPr>
                  <w:sdtContent>
                    <w:del w:author="Nivesh" w:id="19" w:date="2026-09-25T10:03:37Z"/>
                  </w:sdtContent>
                </w:sdt>
              </w:ins>
              <w:sdt>
                <w:sdtPr>
                  <w:id w:val="1495596117"/>
                  <w:tag w:val="goog_rdk_19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w:delText>
                      </w:r>
                    </w:del>
                  </w:ins>
                </w:sdtContent>
              </w:sdt>
              <w:ins w:author="Rossi Rossi" w:id="102" w:date="2026-09-22T06:56:59Z">
                <w:del w:author="Nivesh" w:id="19" w:date="2026-09-25T10:03:37Z"/>
              </w:ins>
            </w:sdtContent>
          </w:sdt>
        </w:p>
      </w:sdtContent>
    </w:sdt>
    <w:sdt>
      <w:sdtPr>
        <w:id w:val="-1997729000"/>
        <w:tag w:val="goog_rdk_1951"/>
      </w:sdtPr>
      <w:sdtContent>
        <w:p w:rsidR="00000000" w:rsidDel="00000000" w:rsidP="00000000" w:rsidRDefault="00000000" w:rsidRPr="00000000" w14:paraId="000001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5428199"/>
              <w:tag w:val="goog_rdk_1948"/>
            </w:sdtPr>
            <w:sdtContent>
              <w:ins w:author="Rossi Rossi" w:id="102" w:date="2026-09-22T06:56:59Z">
                <w:sdt>
                  <w:sdtPr>
                    <w:id w:val="735894060"/>
                    <w:tag w:val="goog_rdk_1949"/>
                  </w:sdtPr>
                  <w:sdtContent>
                    <w:del w:author="Nivesh" w:id="19" w:date="2026-09-25T10:03:37Z"/>
                  </w:sdtContent>
                </w:sdt>
              </w:ins>
              <w:sdt>
                <w:sdtPr>
                  <w:id w:val="1902351575"/>
                  <w:tag w:val="goog_rdk_195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99595265"/>
        <w:tag w:val="goog_rdk_1955"/>
      </w:sdtPr>
      <w:sdtContent>
        <w:p w:rsidR="00000000" w:rsidDel="00000000" w:rsidP="00000000" w:rsidRDefault="00000000" w:rsidRPr="00000000" w14:paraId="000001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6433796"/>
              <w:tag w:val="goog_rdk_1952"/>
            </w:sdtPr>
            <w:sdtContent>
              <w:ins w:author="Rossi Rossi" w:id="102" w:date="2026-09-22T06:56:59Z">
                <w:sdt>
                  <w:sdtPr>
                    <w:id w:val="-1203883307"/>
                    <w:tag w:val="goog_rdk_1953"/>
                  </w:sdtPr>
                  <w:sdtContent>
                    <w:del w:author="Nivesh" w:id="19" w:date="2026-09-25T10:03:37Z"/>
                  </w:sdtContent>
                </w:sdt>
              </w:ins>
              <w:sdt>
                <w:sdtPr>
                  <w:id w:val="1226795236"/>
                  <w:tag w:val="goog_rdk_19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759940057"/>
        <w:tag w:val="goog_rdk_1959"/>
      </w:sdtPr>
      <w:sdtContent>
        <w:p w:rsidR="00000000" w:rsidDel="00000000" w:rsidP="00000000" w:rsidRDefault="00000000" w:rsidRPr="00000000" w14:paraId="000001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1030647"/>
              <w:tag w:val="goog_rdk_1956"/>
            </w:sdtPr>
            <w:sdtContent>
              <w:ins w:author="Rossi Rossi" w:id="102" w:date="2026-09-22T06:56:59Z">
                <w:sdt>
                  <w:sdtPr>
                    <w:id w:val="603355473"/>
                    <w:tag w:val="goog_rdk_1957"/>
                  </w:sdtPr>
                  <w:sdtContent>
                    <w:del w:author="Nivesh" w:id="19" w:date="2026-09-25T10:03:37Z"/>
                  </w:sdtContent>
                </w:sdt>
              </w:ins>
              <w:sdt>
                <w:sdtPr>
                  <w:id w:val="335341344"/>
                  <w:tag w:val="goog_rdk_19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1555979520"/>
        <w:tag w:val="goog_rdk_1964"/>
      </w:sdtPr>
      <w:sdtContent>
        <w:p w:rsidR="00000000" w:rsidDel="00000000" w:rsidP="00000000" w:rsidRDefault="00000000" w:rsidRPr="00000000" w14:paraId="000001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14185896"/>
              <w:tag w:val="goog_rdk_1960"/>
            </w:sdtPr>
            <w:sdtContent>
              <w:ins w:author="Rossi Rossi" w:id="102" w:date="2026-09-22T06:56:59Z">
                <w:sdt>
                  <w:sdtPr>
                    <w:id w:val="623474656"/>
                    <w:tag w:val="goog_rdk_1961"/>
                  </w:sdtPr>
                  <w:sdtContent>
                    <w:del w:author="Nivesh" w:id="19" w:date="2026-09-25T10:03:37Z"/>
                  </w:sdtContent>
                </w:sdt>
              </w:ins>
              <w:sdt>
                <w:sdtPr>
                  <w:id w:val="-1962781067"/>
                  <w:tag w:val="goog_rdk_19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w:delText>
                      </w:r>
                    </w:del>
                  </w:ins>
                </w:sdtContent>
              </w:sdt>
              <w:ins w:author="Rossi Rossi" w:id="102" w:date="2026-09-22T06:56:59Z">
                <w:del w:author="Nivesh" w:id="19" w:date="2026-09-25T10:03:37Z">
                  <w:sdt>
                    <w:sdtPr>
                      <w:id w:val="-1093106336"/>
                      <w:tag w:val="goog_rdk_196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-api-key: YOUR_API_KEY" \</w:delText>
                      </w:r>
                    </w:sdtContent>
                  </w:sdt>
                </w:del>
              </w:ins>
            </w:sdtContent>
          </w:sdt>
        </w:p>
      </w:sdtContent>
    </w:sdt>
    <w:sdt>
      <w:sdtPr>
        <w:id w:val="1790642780"/>
        <w:tag w:val="goog_rdk_1969"/>
      </w:sdtPr>
      <w:sdtContent>
        <w:p w:rsidR="00000000" w:rsidDel="00000000" w:rsidP="00000000" w:rsidRDefault="00000000" w:rsidRPr="00000000" w14:paraId="000001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0077421"/>
              <w:tag w:val="goog_rdk_1965"/>
            </w:sdtPr>
            <w:sdtContent>
              <w:ins w:author="Rossi Rossi" w:id="102" w:date="2026-09-22T06:56:59Z">
                <w:sdt>
                  <w:sdtPr>
                    <w:id w:val="1413498754"/>
                    <w:tag w:val="goog_rdk_1966"/>
                  </w:sdtPr>
                  <w:sdtContent>
                    <w:del w:author="Nivesh" w:id="19" w:date="2026-09-25T10:03:37Z"/>
                  </w:sdtContent>
                </w:sdt>
              </w:ins>
              <w:sdt>
                <w:sdtPr>
                  <w:id w:val="-1260176283"/>
                  <w:tag w:val="goog_rdk_19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sdt>
                    <w:sdtPr>
                      <w:id w:val="-1376330702"/>
                      <w:tag w:val="goog_rdk_1968"/>
                    </w:sdtPr>
                    <w:sdtContent>
                      <w:r w:rsidDel="00000000" w:rsidR="00000000" w:rsidRPr="00000000">
                        <w:rPr>
                          <w:rtl w:val="0"/>
                        </w:rPr>
                      </w:r>
                    </w:sdtContent>
                  </w:sdt>
                </w:del>
              </w:ins>
            </w:sdtContent>
          </w:sdt>
        </w:p>
      </w:sdtContent>
    </w:sdt>
    <w:sdt>
      <w:sdtPr>
        <w:id w:val="-1824212773"/>
        <w:tag w:val="goog_rdk_1973"/>
      </w:sdtPr>
      <w:sdtContent>
        <w:p w:rsidR="00000000" w:rsidDel="00000000" w:rsidP="00000000" w:rsidRDefault="00000000" w:rsidRPr="00000000" w14:paraId="000001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2206677"/>
              <w:tag w:val="goog_rdk_1970"/>
            </w:sdtPr>
            <w:sdtContent>
              <w:ins w:author="Rossi Rossi" w:id="102" w:date="2026-09-22T06:56:59Z">
                <w:sdt>
                  <w:sdtPr>
                    <w:id w:val="-211335792"/>
                    <w:tag w:val="goog_rdk_1971"/>
                  </w:sdtPr>
                  <w:sdtContent>
                    <w:del w:author="Nivesh" w:id="19" w:date="2026-09-25T10:03:37Z"/>
                  </w:sdtContent>
                </w:sdt>
              </w:ins>
              <w:sdt>
                <w:sdtPr>
                  <w:id w:val="1862806236"/>
                  <w:tag w:val="goog_rdk_19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459974959"/>
        <w:tag w:val="goog_rdk_1977"/>
      </w:sdtPr>
      <w:sdtContent>
        <w:p w:rsidR="00000000" w:rsidDel="00000000" w:rsidP="00000000" w:rsidRDefault="00000000" w:rsidRPr="00000000" w14:paraId="000001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4206884"/>
              <w:tag w:val="goog_rdk_1974"/>
            </w:sdtPr>
            <w:sdtContent>
              <w:ins w:author="Rossi Rossi" w:id="102" w:date="2026-09-22T06:56:59Z">
                <w:sdt>
                  <w:sdtPr>
                    <w:id w:val="-1841619939"/>
                    <w:tag w:val="goog_rdk_1975"/>
                  </w:sdtPr>
                  <w:sdtContent>
                    <w:del w:author="Nivesh" w:id="19" w:date="2026-09-25T10:03:37Z"/>
                  </w:sdtContent>
                </w:sdt>
              </w:ins>
              <w:sdt>
                <w:sdtPr>
                  <w:id w:val="1988459586"/>
                  <w:tag w:val="goog_rdk_19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504949221"/>
        <w:tag w:val="goog_rdk_1981"/>
      </w:sdtPr>
      <w:sdtContent>
        <w:p w:rsidR="00000000" w:rsidDel="00000000" w:rsidP="00000000" w:rsidRDefault="00000000" w:rsidRPr="00000000" w14:paraId="000001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1057003"/>
              <w:tag w:val="goog_rdk_1978"/>
            </w:sdtPr>
            <w:sdtContent>
              <w:ins w:author="Rossi Rossi" w:id="102" w:date="2026-09-22T06:56:59Z">
                <w:sdt>
                  <w:sdtPr>
                    <w:id w:val="-1515202896"/>
                    <w:tag w:val="goog_rdk_1979"/>
                  </w:sdtPr>
                  <w:sdtContent>
                    <w:del w:author="Nivesh" w:id="19" w:date="2026-09-25T10:03:37Z"/>
                  </w:sdtContent>
                </w:sdt>
              </w:ins>
              <w:sdt>
                <w:sdtPr>
                  <w:id w:val="-1299054842"/>
                  <w:tag w:val="goog_rdk_19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480467447"/>
        <w:tag w:val="goog_rdk_1985"/>
      </w:sdtPr>
      <w:sdtContent>
        <w:p w:rsidR="00000000" w:rsidDel="00000000" w:rsidP="00000000" w:rsidRDefault="00000000" w:rsidRPr="00000000" w14:paraId="000001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1027687"/>
              <w:tag w:val="goog_rdk_1982"/>
            </w:sdtPr>
            <w:sdtContent>
              <w:ins w:author="Rossi Rossi" w:id="102" w:date="2026-09-22T06:56:59Z">
                <w:sdt>
                  <w:sdtPr>
                    <w:id w:val="1668674652"/>
                    <w:tag w:val="goog_rdk_1983"/>
                  </w:sdtPr>
                  <w:sdtContent>
                    <w:del w:author="Nivesh" w:id="19" w:date="2026-09-25T10:03:37Z"/>
                  </w:sdtContent>
                </w:sdt>
              </w:ins>
              <w:sdt>
                <w:sdtPr>
                  <w:id w:val="-1569098947"/>
                  <w:tag w:val="goog_rdk_19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783391559"/>
        <w:tag w:val="goog_rdk_1991"/>
      </w:sdtPr>
      <w:sdtContent>
        <w:p w:rsidR="00000000" w:rsidDel="00000000" w:rsidP="00000000" w:rsidRDefault="00000000" w:rsidRPr="00000000" w14:paraId="00000193">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266381385"/>
              <w:tag w:val="goog_rdk_1988"/>
            </w:sdtPr>
            <w:sdtContent>
              <w:ins w:author="Abinaya Saravanan" w:id="113" w:date="2026-09-23T05:17:17Z">
                <w:sdt>
                  <w:sdtPr>
                    <w:id w:val="-973942534"/>
                    <w:tag w:val="goog_rdk_1989"/>
                  </w:sdtPr>
                  <w:sdtContent>
                    <w:del w:author="Nivesh" w:id="19" w:date="2026-09-25T10:03:37Z"/>
                  </w:sdtContent>
                </w:sdt>
              </w:ins>
              <w:sdt>
                <w:sdtPr>
                  <w:id w:val="-35461400"/>
                  <w:tag w:val="goog_rdk_1990"/>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3" w:date="2026-09-23T05:17:17Z">
                <w:del w:author="Nivesh" w:id="19" w:date="2026-09-25T10:03:37Z"/>
              </w:ins>
            </w:sdtContent>
          </w:sdt>
        </w:p>
      </w:sdtContent>
    </w:sdt>
    <w:sdt>
      <w:sdtPr>
        <w:id w:val="-1305600664"/>
        <w:tag w:val="goog_rdk_1995"/>
      </w:sdtPr>
      <w:sdtContent>
        <w:p w:rsidR="00000000" w:rsidDel="00000000" w:rsidP="00000000" w:rsidRDefault="00000000" w:rsidRPr="00000000" w14:paraId="00000194">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792811783"/>
              <w:tag w:val="goog_rdk_1992"/>
            </w:sdtPr>
            <w:sdtContent>
              <w:ins w:author="Abinaya Saravanan" w:id="113" w:date="2026-09-23T05:17:17Z">
                <w:sdt>
                  <w:sdtPr>
                    <w:id w:val="-2000701674"/>
                    <w:tag w:val="goog_rdk_1993"/>
                  </w:sdtPr>
                  <w:sdtContent>
                    <w:del w:author="Nivesh" w:id="19" w:date="2026-09-25T10:03:37Z"/>
                  </w:sdtContent>
                </w:sdt>
              </w:ins>
              <w:sdt>
                <w:sdtPr>
                  <w:id w:val="1239542382"/>
                  <w:tag w:val="goog_rdk_1994"/>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3" w:date="2026-09-23T05:17:17Z">
                <w:del w:author="Nivesh" w:id="19" w:date="2026-09-25T10:03:37Z"/>
              </w:ins>
            </w:sdtContent>
          </w:sdt>
        </w:p>
      </w:sdtContent>
    </w:sdt>
    <w:sdt>
      <w:sdtPr>
        <w:id w:val="192084764"/>
        <w:tag w:val="goog_rdk_1999"/>
      </w:sdtPr>
      <w:sdtContent>
        <w:p w:rsidR="00000000" w:rsidDel="00000000" w:rsidP="00000000" w:rsidRDefault="00000000" w:rsidRPr="00000000" w14:paraId="00000195">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986890845"/>
              <w:tag w:val="goog_rdk_1996"/>
            </w:sdtPr>
            <w:sdtContent>
              <w:ins w:author="Abinaya Saravanan" w:id="113" w:date="2026-09-23T05:17:17Z">
                <w:sdt>
                  <w:sdtPr>
                    <w:id w:val="1331376760"/>
                    <w:tag w:val="goog_rdk_1997"/>
                  </w:sdtPr>
                  <w:sdtContent>
                    <w:del w:author="Nivesh" w:id="19" w:date="2026-09-25T10:03:37Z"/>
                  </w:sdtContent>
                </w:sdt>
              </w:ins>
              <w:sdt>
                <w:sdtPr>
                  <w:id w:val="2065049846"/>
                  <w:tag w:val="goog_rdk_1998"/>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13" w:date="2026-09-23T05:17:17Z">
                <w:del w:author="Nivesh" w:id="19" w:date="2026-09-25T10:03:37Z"/>
              </w:ins>
            </w:sdtContent>
          </w:sdt>
        </w:p>
      </w:sdtContent>
    </w:sdt>
    <w:sdt>
      <w:sdtPr>
        <w:id w:val="232672130"/>
        <w:tag w:val="goog_rdk_2003"/>
      </w:sdtPr>
      <w:sdtContent>
        <w:p w:rsidR="00000000" w:rsidDel="00000000" w:rsidP="00000000" w:rsidRDefault="00000000" w:rsidRPr="00000000" w14:paraId="00000196">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900347670"/>
              <w:tag w:val="goog_rdk_2000"/>
            </w:sdtPr>
            <w:sdtContent>
              <w:ins w:author="Abinaya Saravanan" w:id="113" w:date="2026-09-23T05:17:17Z">
                <w:sdt>
                  <w:sdtPr>
                    <w:id w:val="81372052"/>
                    <w:tag w:val="goog_rdk_2001"/>
                  </w:sdtPr>
                  <w:sdtContent>
                    <w:del w:author="Nivesh" w:id="19" w:date="2026-09-25T10:03:37Z"/>
                  </w:sdtContent>
                </w:sdt>
              </w:ins>
              <w:sdt>
                <w:sdtPr>
                  <w:id w:val="-182793008"/>
                  <w:tag w:val="goog_rdk_2002"/>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3" w:date="2026-09-23T05:17:17Z">
                <w:del w:author="Nivesh" w:id="19" w:date="2026-09-25T10:03:37Z"/>
              </w:ins>
            </w:sdtContent>
          </w:sdt>
        </w:p>
      </w:sdtContent>
    </w:sdt>
    <w:sdt>
      <w:sdtPr>
        <w:id w:val="817606710"/>
        <w:tag w:val="goog_rdk_2009"/>
      </w:sdtPr>
      <w:sdtContent>
        <w:p w:rsidR="00000000" w:rsidDel="00000000" w:rsidP="00000000" w:rsidRDefault="00000000" w:rsidRPr="00000000" w14:paraId="000001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4145368"/>
              <w:tag w:val="goog_rdk_2006"/>
            </w:sdtPr>
            <w:sdtContent>
              <w:ins w:author="Rossi Rossi" w:id="102" w:date="2026-09-22T06:56:59Z">
                <w:sdt>
                  <w:sdtPr>
                    <w:id w:val="-1775321800"/>
                    <w:tag w:val="goog_rdk_2007"/>
                  </w:sdtPr>
                  <w:sdtContent>
                    <w:del w:author="Nivesh" w:id="19" w:date="2026-09-25T10:03:37Z"/>
                  </w:sdtContent>
                </w:sdt>
              </w:ins>
              <w:sdt>
                <w:sdtPr>
                  <w:id w:val="211581615"/>
                  <w:tag w:val="goog_rdk_200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28467039"/>
        <w:tag w:val="goog_rdk_2013"/>
      </w:sdtPr>
      <w:sdtContent>
        <w:p w:rsidR="00000000" w:rsidDel="00000000" w:rsidP="00000000" w:rsidRDefault="00000000" w:rsidRPr="00000000" w14:paraId="000001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3096974"/>
              <w:tag w:val="goog_rdk_2010"/>
            </w:sdtPr>
            <w:sdtContent>
              <w:ins w:author="Rossi Rossi" w:id="102" w:date="2026-09-22T06:56:59Z">
                <w:sdt>
                  <w:sdtPr>
                    <w:id w:val="-330319128"/>
                    <w:tag w:val="goog_rdk_2011"/>
                  </w:sdtPr>
                  <w:sdtContent>
                    <w:del w:author="Nivesh" w:id="19" w:date="2026-09-25T10:03:37Z"/>
                  </w:sdtContent>
                </w:sdt>
              </w:ins>
              <w:sdt>
                <w:sdtPr>
                  <w:id w:val="13911615"/>
                  <w:tag w:val="goog_rdk_201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2058025924"/>
        <w:tag w:val="goog_rdk_2017"/>
      </w:sdtPr>
      <w:sdtContent>
        <w:p w:rsidR="00000000" w:rsidDel="00000000" w:rsidP="00000000" w:rsidRDefault="00000000" w:rsidRPr="00000000" w14:paraId="000001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0454126"/>
              <w:tag w:val="goog_rdk_2014"/>
            </w:sdtPr>
            <w:sdtContent>
              <w:ins w:author="Rossi Rossi" w:id="102" w:date="2026-09-22T06:56:59Z">
                <w:sdt>
                  <w:sdtPr>
                    <w:id w:val="1474347473"/>
                    <w:tag w:val="goog_rdk_2015"/>
                  </w:sdtPr>
                  <w:sdtContent>
                    <w:del w:author="Nivesh" w:id="19" w:date="2026-09-25T10:03:37Z"/>
                  </w:sdtContent>
                </w:sdt>
              </w:ins>
              <w:sdt>
                <w:sdtPr>
                  <w:id w:val="1299691675"/>
                  <w:tag w:val="goog_rdk_20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17812549"/>
        <w:tag w:val="goog_rdk_2021"/>
      </w:sdtPr>
      <w:sdtContent>
        <w:p w:rsidR="00000000" w:rsidDel="00000000" w:rsidP="00000000" w:rsidRDefault="00000000" w:rsidRPr="00000000" w14:paraId="000001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3980448"/>
              <w:tag w:val="goog_rdk_2018"/>
            </w:sdtPr>
            <w:sdtContent>
              <w:ins w:author="Rossi Rossi" w:id="102" w:date="2026-09-22T06:56:59Z">
                <w:sdt>
                  <w:sdtPr>
                    <w:id w:val="1748542820"/>
                    <w:tag w:val="goog_rdk_2019"/>
                  </w:sdtPr>
                  <w:sdtContent>
                    <w:del w:author="Nivesh" w:id="19" w:date="2026-09-25T10:03:37Z"/>
                  </w:sdtContent>
                </w:sdt>
              </w:ins>
              <w:sdt>
                <w:sdtPr>
                  <w:id w:val="-1947775078"/>
                  <w:tag w:val="goog_rdk_20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416333329"/>
        <w:tag w:val="goog_rdk_2025"/>
      </w:sdtPr>
      <w:sdtContent>
        <w:p w:rsidR="00000000" w:rsidDel="00000000" w:rsidP="00000000" w:rsidRDefault="00000000" w:rsidRPr="00000000" w14:paraId="000001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58612535"/>
              <w:tag w:val="goog_rdk_2022"/>
            </w:sdtPr>
            <w:sdtContent>
              <w:ins w:author="Rossi Rossi" w:id="102" w:date="2026-09-22T06:56:59Z">
                <w:sdt>
                  <w:sdtPr>
                    <w:id w:val="-212145264"/>
                    <w:tag w:val="goog_rdk_2023"/>
                  </w:sdtPr>
                  <w:sdtContent>
                    <w:del w:author="Nivesh" w:id="19" w:date="2026-09-25T10:03:37Z"/>
                  </w:sdtContent>
                </w:sdt>
              </w:ins>
              <w:sdt>
                <w:sdtPr>
                  <w:id w:val="298544663"/>
                  <w:tag w:val="goog_rdk_202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1399416807"/>
        <w:tag w:val="goog_rdk_2029"/>
      </w:sdtPr>
      <w:sdtContent>
        <w:p w:rsidR="00000000" w:rsidDel="00000000" w:rsidP="00000000" w:rsidRDefault="00000000" w:rsidRPr="00000000" w14:paraId="000001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7788017"/>
              <w:tag w:val="goog_rdk_2026"/>
            </w:sdtPr>
            <w:sdtContent>
              <w:ins w:author="Rossi Rossi" w:id="102" w:date="2026-09-22T06:56:59Z">
                <w:sdt>
                  <w:sdtPr>
                    <w:id w:val="-1031221043"/>
                    <w:tag w:val="goog_rdk_2027"/>
                  </w:sdtPr>
                  <w:sdtContent>
                    <w:del w:author="Nivesh" w:id="19" w:date="2026-09-25T10:03:37Z"/>
                  </w:sdtContent>
                </w:sdt>
              </w:ins>
              <w:sdt>
                <w:sdtPr>
                  <w:id w:val="-114017732"/>
                  <w:tag w:val="goog_rdk_20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1044393791"/>
        <w:tag w:val="goog_rdk_2033"/>
      </w:sdtPr>
      <w:sdtContent>
        <w:p w:rsidR="00000000" w:rsidDel="00000000" w:rsidP="00000000" w:rsidRDefault="00000000" w:rsidRPr="00000000" w14:paraId="000001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2359687"/>
              <w:tag w:val="goog_rdk_2030"/>
            </w:sdtPr>
            <w:sdtContent>
              <w:ins w:author="Rossi Rossi" w:id="102" w:date="2026-09-22T06:56:59Z">
                <w:sdt>
                  <w:sdtPr>
                    <w:id w:val="1579925264"/>
                    <w:tag w:val="goog_rdk_2031"/>
                  </w:sdtPr>
                  <w:sdtContent>
                    <w:del w:author="Nivesh" w:id="19" w:date="2026-09-25T10:03:37Z"/>
                  </w:sdtContent>
                </w:sdt>
              </w:ins>
              <w:sdt>
                <w:sdtPr>
                  <w:id w:val="-1159052406"/>
                  <w:tag w:val="goog_rdk_203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60237691"/>
        <w:tag w:val="goog_rdk_2037"/>
      </w:sdtPr>
      <w:sdtContent>
        <w:p w:rsidR="00000000" w:rsidDel="00000000" w:rsidP="00000000" w:rsidRDefault="00000000" w:rsidRPr="00000000" w14:paraId="000001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739025"/>
              <w:tag w:val="goog_rdk_2034"/>
            </w:sdtPr>
            <w:sdtContent>
              <w:ins w:author="Rossi Rossi" w:id="102" w:date="2026-09-22T06:56:59Z">
                <w:sdt>
                  <w:sdtPr>
                    <w:id w:val="-1115499666"/>
                    <w:tag w:val="goog_rdk_2035"/>
                  </w:sdtPr>
                  <w:sdtContent>
                    <w:del w:author="Nivesh" w:id="19" w:date="2026-09-25T10:03:37Z"/>
                  </w:sdtContent>
                </w:sdt>
              </w:ins>
              <w:sdt>
                <w:sdtPr>
                  <w:id w:val="-1973884404"/>
                  <w:tag w:val="goog_rdk_203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727315270"/>
        <w:tag w:val="goog_rdk_2041"/>
      </w:sdtPr>
      <w:sdtContent>
        <w:p w:rsidR="00000000" w:rsidDel="00000000" w:rsidP="00000000" w:rsidRDefault="00000000" w:rsidRPr="00000000" w14:paraId="000001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1080736"/>
              <w:tag w:val="goog_rdk_2038"/>
            </w:sdtPr>
            <w:sdtContent>
              <w:ins w:author="Rossi Rossi" w:id="102" w:date="2026-09-22T06:56:59Z">
                <w:sdt>
                  <w:sdtPr>
                    <w:id w:val="1628065818"/>
                    <w:tag w:val="goog_rdk_2039"/>
                  </w:sdtPr>
                  <w:sdtContent>
                    <w:del w:author="Nivesh" w:id="19" w:date="2026-09-25T10:03:37Z"/>
                  </w:sdtContent>
                </w:sdt>
              </w:ins>
              <w:sdt>
                <w:sdtPr>
                  <w:id w:val="-219496186"/>
                  <w:tag w:val="goog_rdk_204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90392833"/>
        <w:tag w:val="goog_rdk_2045"/>
      </w:sdtPr>
      <w:sdtContent>
        <w:p w:rsidR="00000000" w:rsidDel="00000000" w:rsidP="00000000" w:rsidRDefault="00000000" w:rsidRPr="00000000" w14:paraId="000001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3536422"/>
              <w:tag w:val="goog_rdk_2042"/>
            </w:sdtPr>
            <w:sdtContent>
              <w:ins w:author="Rossi Rossi" w:id="102" w:date="2026-09-22T06:56:59Z">
                <w:sdt>
                  <w:sdtPr>
                    <w:id w:val="1604130309"/>
                    <w:tag w:val="goog_rdk_2043"/>
                  </w:sdtPr>
                  <w:sdtContent>
                    <w:del w:author="Nivesh" w:id="19" w:date="2026-09-25T10:03:37Z"/>
                  </w:sdtContent>
                </w:sdt>
              </w:ins>
              <w:sdt>
                <w:sdtPr>
                  <w:id w:val="-299689"/>
                  <w:tag w:val="goog_rdk_204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1843885177"/>
        <w:tag w:val="goog_rdk_2049"/>
      </w:sdtPr>
      <w:sdtContent>
        <w:p w:rsidR="00000000" w:rsidDel="00000000" w:rsidP="00000000" w:rsidRDefault="00000000" w:rsidRPr="00000000" w14:paraId="000001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3381296"/>
              <w:tag w:val="goog_rdk_2046"/>
            </w:sdtPr>
            <w:sdtContent>
              <w:ins w:author="Rossi Rossi" w:id="102" w:date="2026-09-22T06:56:59Z">
                <w:sdt>
                  <w:sdtPr>
                    <w:id w:val="-1525317851"/>
                    <w:tag w:val="goog_rdk_2047"/>
                  </w:sdtPr>
                  <w:sdtContent>
                    <w:del w:author="Nivesh" w:id="19" w:date="2026-09-25T10:03:37Z"/>
                  </w:sdtContent>
                </w:sdt>
              </w:ins>
              <w:sdt>
                <w:sdtPr>
                  <w:id w:val="-471222601"/>
                  <w:tag w:val="goog_rdk_20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611253582"/>
        <w:tag w:val="goog_rdk_2055"/>
      </w:sdtPr>
      <w:sdtContent>
        <w:p w:rsidR="00000000" w:rsidDel="00000000" w:rsidP="00000000" w:rsidRDefault="00000000" w:rsidRPr="00000000" w14:paraId="000001A2">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979907630"/>
              <w:tag w:val="goog_rdk_2052"/>
            </w:sdtPr>
            <w:sdtContent>
              <w:ins w:author="Abinaya Saravanan" w:id="114" w:date="2026-09-23T05:18:41Z">
                <w:sdt>
                  <w:sdtPr>
                    <w:id w:val="1819216624"/>
                    <w:tag w:val="goog_rdk_2053"/>
                  </w:sdtPr>
                  <w:sdtContent>
                    <w:del w:author="Nivesh" w:id="19" w:date="2026-09-25T10:03:37Z"/>
                  </w:sdtContent>
                </w:sdt>
              </w:ins>
              <w:sdt>
                <w:sdtPr>
                  <w:id w:val="132778464"/>
                  <w:tag w:val="goog_rdk_2054"/>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4" w:date="2026-09-23T05:18:41Z">
                <w:del w:author="Nivesh" w:id="19" w:date="2026-09-25T10:03:37Z"/>
              </w:ins>
            </w:sdtContent>
          </w:sdt>
        </w:p>
      </w:sdtContent>
    </w:sdt>
    <w:sdt>
      <w:sdtPr>
        <w:id w:val="1674726369"/>
        <w:tag w:val="goog_rdk_2059"/>
      </w:sdtPr>
      <w:sdtContent>
        <w:p w:rsidR="00000000" w:rsidDel="00000000" w:rsidP="00000000" w:rsidRDefault="00000000" w:rsidRPr="00000000" w14:paraId="000001A3">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923202448"/>
              <w:tag w:val="goog_rdk_2056"/>
            </w:sdtPr>
            <w:sdtContent>
              <w:ins w:author="Abinaya Saravanan" w:id="114" w:date="2026-09-23T05:18:41Z">
                <w:sdt>
                  <w:sdtPr>
                    <w:id w:val="1248027715"/>
                    <w:tag w:val="goog_rdk_2057"/>
                  </w:sdtPr>
                  <w:sdtContent>
                    <w:del w:author="Nivesh" w:id="19" w:date="2026-09-25T10:03:37Z"/>
                  </w:sdtContent>
                </w:sdt>
              </w:ins>
              <w:sdt>
                <w:sdtPr>
                  <w:id w:val="-1798239346"/>
                  <w:tag w:val="goog_rdk_2058"/>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4" w:date="2026-09-23T05:18:41Z">
                <w:del w:author="Nivesh" w:id="19" w:date="2026-09-25T10:03:37Z"/>
              </w:ins>
            </w:sdtContent>
          </w:sdt>
        </w:p>
      </w:sdtContent>
    </w:sdt>
    <w:sdt>
      <w:sdtPr>
        <w:id w:val="765346897"/>
        <w:tag w:val="goog_rdk_2063"/>
      </w:sdtPr>
      <w:sdtContent>
        <w:p w:rsidR="00000000" w:rsidDel="00000000" w:rsidP="00000000" w:rsidRDefault="00000000" w:rsidRPr="00000000" w14:paraId="000001A4">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955721327"/>
              <w:tag w:val="goog_rdk_2060"/>
            </w:sdtPr>
            <w:sdtContent>
              <w:ins w:author="Abinaya Saravanan" w:id="114" w:date="2026-09-23T05:18:41Z">
                <w:sdt>
                  <w:sdtPr>
                    <w:id w:val="-400009961"/>
                    <w:tag w:val="goog_rdk_2061"/>
                  </w:sdtPr>
                  <w:sdtContent>
                    <w:del w:author="Nivesh" w:id="19" w:date="2026-09-25T10:03:37Z"/>
                  </w:sdtContent>
                </w:sdt>
              </w:ins>
              <w:sdt>
                <w:sdtPr>
                  <w:id w:val="-1512591104"/>
                  <w:tag w:val="goog_rdk_2062"/>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14" w:date="2026-09-23T05:18:41Z">
                <w:del w:author="Nivesh" w:id="19" w:date="2026-09-25T10:03:37Z"/>
              </w:ins>
            </w:sdtContent>
          </w:sdt>
        </w:p>
      </w:sdtContent>
    </w:sdt>
    <w:sdt>
      <w:sdtPr>
        <w:id w:val="-1922513786"/>
        <w:tag w:val="goog_rdk_2067"/>
      </w:sdtPr>
      <w:sdtContent>
        <w:p w:rsidR="00000000" w:rsidDel="00000000" w:rsidP="00000000" w:rsidRDefault="00000000" w:rsidRPr="00000000" w14:paraId="000001A5">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1875529267"/>
              <w:tag w:val="goog_rdk_2064"/>
            </w:sdtPr>
            <w:sdtContent>
              <w:ins w:author="Abinaya Saravanan" w:id="114" w:date="2026-09-23T05:18:41Z">
                <w:sdt>
                  <w:sdtPr>
                    <w:id w:val="-461964494"/>
                    <w:tag w:val="goog_rdk_2065"/>
                  </w:sdtPr>
                  <w:sdtContent>
                    <w:del w:author="Nivesh" w:id="19" w:date="2026-09-25T10:03:37Z"/>
                  </w:sdtContent>
                </w:sdt>
              </w:ins>
              <w:sdt>
                <w:sdtPr>
                  <w:id w:val="90851438"/>
                  <w:tag w:val="goog_rdk_2066"/>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4" w:date="2026-09-23T05:18:41Z">
                <w:del w:author="Nivesh" w:id="19" w:date="2026-09-25T10:03:37Z"/>
              </w:ins>
            </w:sdtContent>
          </w:sdt>
        </w:p>
      </w:sdtContent>
    </w:sdt>
    <w:sdt>
      <w:sdtPr>
        <w:id w:val="326326126"/>
        <w:tag w:val="goog_rdk_2073"/>
      </w:sdtPr>
      <w:sdtContent>
        <w:p w:rsidR="00000000" w:rsidDel="00000000" w:rsidP="00000000" w:rsidRDefault="00000000" w:rsidRPr="00000000" w14:paraId="000001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3663654"/>
              <w:tag w:val="goog_rdk_2070"/>
            </w:sdtPr>
            <w:sdtContent>
              <w:ins w:author="Rossi Rossi" w:id="102" w:date="2026-09-22T06:56:59Z">
                <w:sdt>
                  <w:sdtPr>
                    <w:id w:val="-566309465"/>
                    <w:tag w:val="goog_rdk_2071"/>
                  </w:sdtPr>
                  <w:sdtContent>
                    <w:del w:author="Nivesh" w:id="19" w:date="2026-09-25T10:03:37Z"/>
                  </w:sdtContent>
                </w:sdt>
              </w:ins>
              <w:sdt>
                <w:sdtPr>
                  <w:id w:val="-638059523"/>
                  <w:tag w:val="goog_rdk_207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85752130"/>
        <w:tag w:val="goog_rdk_2077"/>
      </w:sdtPr>
      <w:sdtContent>
        <w:p w:rsidR="00000000" w:rsidDel="00000000" w:rsidP="00000000" w:rsidRDefault="00000000" w:rsidRPr="00000000" w14:paraId="000001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8080761"/>
              <w:tag w:val="goog_rdk_2074"/>
            </w:sdtPr>
            <w:sdtContent>
              <w:ins w:author="Rossi Rossi" w:id="102" w:date="2026-09-22T06:56:59Z">
                <w:sdt>
                  <w:sdtPr>
                    <w:id w:val="891852606"/>
                    <w:tag w:val="goog_rdk_2075"/>
                  </w:sdtPr>
                  <w:sdtContent>
                    <w:del w:author="Nivesh" w:id="19" w:date="2026-09-25T10:03:37Z"/>
                  </w:sdtContent>
                </w:sdt>
              </w:ins>
              <w:sdt>
                <w:sdtPr>
                  <w:id w:val="1734653883"/>
                  <w:tag w:val="goog_rdk_20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1229237294"/>
        <w:tag w:val="goog_rdk_2081"/>
      </w:sdtPr>
      <w:sdtContent>
        <w:p w:rsidR="00000000" w:rsidDel="00000000" w:rsidP="00000000" w:rsidRDefault="00000000" w:rsidRPr="00000000" w14:paraId="000001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8404876"/>
              <w:tag w:val="goog_rdk_2078"/>
            </w:sdtPr>
            <w:sdtContent>
              <w:ins w:author="Rossi Rossi" w:id="102" w:date="2026-09-22T06:56:59Z">
                <w:sdt>
                  <w:sdtPr>
                    <w:id w:val="-262060511"/>
                    <w:tag w:val="goog_rdk_2079"/>
                  </w:sdtPr>
                  <w:sdtContent>
                    <w:del w:author="Nivesh" w:id="19" w:date="2026-09-25T10:03:37Z"/>
                  </w:sdtContent>
                </w:sdt>
              </w:ins>
              <w:sdt>
                <w:sdtPr>
                  <w:id w:val="1366037827"/>
                  <w:tag w:val="goog_rdk_208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0578495"/>
        <w:tag w:val="goog_rdk_2085"/>
      </w:sdtPr>
      <w:sdtContent>
        <w:p w:rsidR="00000000" w:rsidDel="00000000" w:rsidP="00000000" w:rsidRDefault="00000000" w:rsidRPr="00000000" w14:paraId="000001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6116792"/>
              <w:tag w:val="goog_rdk_2082"/>
            </w:sdtPr>
            <w:sdtContent>
              <w:ins w:author="Rossi Rossi" w:id="102" w:date="2026-09-22T06:56:59Z">
                <w:sdt>
                  <w:sdtPr>
                    <w:id w:val="279872993"/>
                    <w:tag w:val="goog_rdk_2083"/>
                  </w:sdtPr>
                  <w:sdtContent>
                    <w:del w:author="Nivesh" w:id="19" w:date="2026-09-25T10:03:37Z"/>
                  </w:sdtContent>
                </w:sdt>
              </w:ins>
              <w:sdt>
                <w:sdtPr>
                  <w:id w:val="1554933407"/>
                  <w:tag w:val="goog_rdk_20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1537798563"/>
        <w:tag w:val="goog_rdk_2089"/>
      </w:sdtPr>
      <w:sdtContent>
        <w:p w:rsidR="00000000" w:rsidDel="00000000" w:rsidP="00000000" w:rsidRDefault="00000000" w:rsidRPr="00000000" w14:paraId="000001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1521965"/>
              <w:tag w:val="goog_rdk_2086"/>
            </w:sdtPr>
            <w:sdtContent>
              <w:ins w:author="Rossi Rossi" w:id="102" w:date="2026-09-22T06:56:59Z">
                <w:sdt>
                  <w:sdtPr>
                    <w:id w:val="377605801"/>
                    <w:tag w:val="goog_rdk_2087"/>
                  </w:sdtPr>
                  <w:sdtContent>
                    <w:del w:author="Nivesh" w:id="19" w:date="2026-09-25T10:03:37Z"/>
                  </w:sdtContent>
                </w:sdt>
              </w:ins>
              <w:sdt>
                <w:sdtPr>
                  <w:id w:val="-231333877"/>
                  <w:tag w:val="goog_rdk_20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02" w:date="2026-09-22T06:56:59Z">
                <w:del w:author="Nivesh" w:id="19" w:date="2026-09-25T10:03:37Z"/>
              </w:ins>
            </w:sdtContent>
          </w:sdt>
        </w:p>
      </w:sdtContent>
    </w:sdt>
    <w:sdt>
      <w:sdtPr>
        <w:id w:val="372785111"/>
        <w:tag w:val="goog_rdk_2096"/>
      </w:sdtPr>
      <w:sdtContent>
        <w:p w:rsidR="00000000" w:rsidDel="00000000" w:rsidP="00000000" w:rsidRDefault="00000000" w:rsidRPr="00000000" w14:paraId="000001AB">
          <w:pPr>
            <w:numPr>
              <w:ilvl w:val="1"/>
              <w:numId w:val="2"/>
            </w:numPr>
            <w:ind w:left="502" w:hanging="360"/>
            <w:rPr>
              <w:ins w:author="Anonymous" w:id="115" w:date="2026-09-24T05:05:45Z"/>
              <w:del w:author="Nivesh" w:id="19" w:date="2026-09-25T10:03:37Z"/>
            </w:rPr>
            <w:pPrChange w:author="FATHIMA RAIHANA A S" w:id="0" w:date="2026-09-25T17:38:39Z">
              <w:pPr>
                <w:numPr>
                  <w:ilvl w:val="1"/>
                  <w:numId w:val="9"/>
                </w:numPr>
                <w:ind w:left="502" w:hanging="360"/>
              </w:pPr>
            </w:pPrChange>
          </w:pPr>
          <w:sdt>
            <w:sdtPr>
              <w:id w:val="-1159760411"/>
              <w:tag w:val="goog_rdk_2090"/>
            </w:sdtPr>
            <w:sdtContent>
              <w:ins w:author="Rossi Rossi" w:id="102" w:date="2026-09-22T06:56:59Z">
                <w:sdt>
                  <w:sdtPr>
                    <w:id w:val="-522586031"/>
                    <w:tag w:val="goog_rdk_2091"/>
                  </w:sdtPr>
                  <w:sdtContent>
                    <w:del w:author="Nivesh" w:id="19" w:date="2026-09-25T10:03:37Z"/>
                  </w:sdtContent>
                </w:sdt>
              </w:ins>
              <w:sdt>
                <w:sdtPr>
                  <w:id w:val="138765491"/>
                  <w:tag w:val="goog_rdk_209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w:delText>
                      </w:r>
                    </w:del>
                  </w:ins>
                </w:sdtContent>
              </w:sdt>
              <w:ins w:author="Rossi Rossi" w:id="102" w:date="2026-09-22T06:56:59Z">
                <w:del w:author="Nivesh" w:id="19" w:date="2026-09-25T10:03:37Z"/>
              </w:ins>
            </w:sdtContent>
          </w:sdt>
          <w:sdt>
            <w:sdtPr>
              <w:id w:val="-683285957"/>
              <w:tag w:val="goog_rdk_2093"/>
            </w:sdtPr>
            <w:sdtContent>
              <w:ins w:author="Anonymous" w:id="115" w:date="2026-09-24T05:05:45Z">
                <w:sdt>
                  <w:sdtPr>
                    <w:id w:val="1354793425"/>
                    <w:tag w:val="goog_rdk_2094"/>
                  </w:sdtPr>
                  <w:sdtContent>
                    <w:del w:author="Nivesh" w:id="19" w:date="2026-09-25T10:03:37Z"/>
                  </w:sdtContent>
                </w:sdt>
              </w:ins>
              <w:sdt>
                <w:sdtPr>
                  <w:id w:val="-1432058631"/>
                  <w:tag w:val="goog_rdk_2095"/>
                </w:sdtPr>
                <w:sdtContent>
                  <w:ins w:author="Anonymous" w:id="115" w:date="2026-09-24T05:05:45Z">
                    <w:del w:author="Nivesh" w:id="19" w:date="2026-09-25T10:03:37Z">
                      <w:r w:rsidDel="00000000" w:rsidR="00000000" w:rsidRPr="00000000">
                        <w:rPr>
                          <w:rtl w:val="0"/>
                        </w:rPr>
                      </w:r>
                    </w:del>
                  </w:ins>
                </w:sdtContent>
              </w:sdt>
              <w:ins w:author="Anonymous" w:id="115" w:date="2026-09-24T05:05:45Z">
                <w:del w:author="Nivesh" w:id="19" w:date="2026-09-25T10:03:37Z"/>
              </w:ins>
            </w:sdtContent>
          </w:sdt>
        </w:p>
      </w:sdtContent>
    </w:sdt>
    <w:sdt>
      <w:sdtPr>
        <w:id w:val="-937027520"/>
        <w:tag w:val="goog_rdk_2102"/>
      </w:sdtPr>
      <w:sdtContent>
        <w:p w:rsidR="00000000" w:rsidDel="00000000" w:rsidP="00000000" w:rsidRDefault="00000000" w:rsidRPr="00000000" w14:paraId="000001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37206"/>
              <w:tag w:val="goog_rdk_2099"/>
            </w:sdtPr>
            <w:sdtContent>
              <w:ins w:author="Rossi Rossi" w:id="102" w:date="2026-09-22T06:56:59Z">
                <w:sdt>
                  <w:sdtPr>
                    <w:id w:val="-518518508"/>
                    <w:tag w:val="goog_rdk_2100"/>
                  </w:sdtPr>
                  <w:sdtContent>
                    <w:del w:author="Nivesh" w:id="19" w:date="2026-09-25T10:03:37Z"/>
                  </w:sdtContent>
                </w:sdt>
              </w:ins>
              <w:sdt>
                <w:sdtPr>
                  <w:id w:val="1505230497"/>
                  <w:tag w:val="goog_rdk_21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spike.</w:delText>
                      </w:r>
                    </w:del>
                  </w:ins>
                </w:sdtContent>
              </w:sdt>
              <w:ins w:author="Rossi Rossi" w:id="102" w:date="2026-09-22T06:56:59Z">
                <w:del w:author="Nivesh" w:id="19" w:date="2026-09-25T10:03:37Z"/>
              </w:ins>
            </w:sdtContent>
          </w:sdt>
        </w:p>
      </w:sdtContent>
    </w:sdt>
    <w:sdt>
      <w:sdtPr>
        <w:id w:val="850538265"/>
        <w:tag w:val="goog_rdk_2106"/>
      </w:sdtPr>
      <w:sdtContent>
        <w:p w:rsidR="00000000" w:rsidDel="00000000" w:rsidP="00000000" w:rsidRDefault="00000000" w:rsidRPr="00000000" w14:paraId="000001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0838500"/>
              <w:tag w:val="goog_rdk_2103"/>
            </w:sdtPr>
            <w:sdtContent>
              <w:ins w:author="Rossi Rossi" w:id="102" w:date="2026-09-22T06:56:59Z">
                <w:sdt>
                  <w:sdtPr>
                    <w:id w:val="-1183895811"/>
                    <w:tag w:val="goog_rdk_2104"/>
                  </w:sdtPr>
                  <w:sdtContent>
                    <w:del w:author="Nivesh" w:id="19" w:date="2026-09-25T10:03:37Z"/>
                  </w:sdtContent>
                </w:sdt>
              </w:ins>
              <w:sdt>
                <w:sdtPr>
                  <w:id w:val="-335282531"/>
                  <w:tag w:val="goog_rdk_21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28405711"/>
        <w:tag w:val="goog_rdk_2110"/>
      </w:sdtPr>
      <w:sdtContent>
        <w:p w:rsidR="00000000" w:rsidDel="00000000" w:rsidP="00000000" w:rsidRDefault="00000000" w:rsidRPr="00000000" w14:paraId="000001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76860696"/>
              <w:tag w:val="goog_rdk_2107"/>
            </w:sdtPr>
            <w:sdtContent>
              <w:ins w:author="Rossi Rossi" w:id="102" w:date="2026-09-22T06:56:59Z">
                <w:sdt>
                  <w:sdtPr>
                    <w:id w:val="1857555671"/>
                    <w:tag w:val="goog_rdk_2108"/>
                  </w:sdtPr>
                  <w:sdtContent>
                    <w:del w:author="Nivesh" w:id="19" w:date="2026-09-25T10:03:37Z"/>
                  </w:sdtContent>
                </w:sdt>
              </w:ins>
              <w:sdt>
                <w:sdtPr>
                  <w:id w:val="355779707"/>
                  <w:tag w:val="goog_rdk_21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ins>
            </w:sdtContent>
          </w:sdt>
        </w:p>
      </w:sdtContent>
    </w:sdt>
    <w:sdt>
      <w:sdtPr>
        <w:id w:val="-659771807"/>
        <w:tag w:val="goog_rdk_2114"/>
      </w:sdtPr>
      <w:sdtContent>
        <w:p w:rsidR="00000000" w:rsidDel="00000000" w:rsidP="00000000" w:rsidRDefault="00000000" w:rsidRPr="00000000" w14:paraId="000001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1114362"/>
              <w:tag w:val="goog_rdk_2111"/>
            </w:sdtPr>
            <w:sdtContent>
              <w:ins w:author="Rossi Rossi" w:id="102" w:date="2026-09-22T06:56:59Z">
                <w:sdt>
                  <w:sdtPr>
                    <w:id w:val="-1865138913"/>
                    <w:tag w:val="goog_rdk_2112"/>
                  </w:sdtPr>
                  <w:sdtContent>
                    <w:del w:author="Nivesh" w:id="19" w:date="2026-09-25T10:03:37Z"/>
                  </w:sdtContent>
                </w:sdt>
              </w:ins>
              <w:sdt>
                <w:sdtPr>
                  <w:id w:val="-594382982"/>
                  <w:tag w:val="goog_rdk_21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56002585"/>
        <w:tag w:val="goog_rdk_2118"/>
      </w:sdtPr>
      <w:sdtContent>
        <w:p w:rsidR="00000000" w:rsidDel="00000000" w:rsidP="00000000" w:rsidRDefault="00000000" w:rsidRPr="00000000" w14:paraId="000001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7575633"/>
              <w:tag w:val="goog_rdk_2115"/>
            </w:sdtPr>
            <w:sdtContent>
              <w:ins w:author="Rossi Rossi" w:id="102" w:date="2026-09-22T06:56:59Z">
                <w:sdt>
                  <w:sdtPr>
                    <w:id w:val="2085782094"/>
                    <w:tag w:val="goog_rdk_2116"/>
                  </w:sdtPr>
                  <w:sdtContent>
                    <w:del w:author="Nivesh" w:id="19" w:date="2026-09-25T10:03:37Z"/>
                  </w:sdtContent>
                </w:sdt>
              </w:ins>
              <w:sdt>
                <w:sdtPr>
                  <w:id w:val="2075998946"/>
                  <w:tag w:val="goog_rdk_21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02" w:date="2026-09-22T06:56:59Z">
                <w:del w:author="Nivesh" w:id="19" w:date="2026-09-25T10:03:37Z"/>
              </w:ins>
            </w:sdtContent>
          </w:sdt>
        </w:p>
      </w:sdtContent>
    </w:sdt>
    <w:sdt>
      <w:sdtPr>
        <w:id w:val="136377921"/>
        <w:tag w:val="goog_rdk_2122"/>
      </w:sdtPr>
      <w:sdtContent>
        <w:p w:rsidR="00000000" w:rsidDel="00000000" w:rsidP="00000000" w:rsidRDefault="00000000" w:rsidRPr="00000000" w14:paraId="000001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4573532"/>
              <w:tag w:val="goog_rdk_2119"/>
            </w:sdtPr>
            <w:sdtContent>
              <w:ins w:author="Rossi Rossi" w:id="102" w:date="2026-09-22T06:56:59Z">
                <w:sdt>
                  <w:sdtPr>
                    <w:id w:val="-70099558"/>
                    <w:tag w:val="goog_rdk_2120"/>
                  </w:sdtPr>
                  <w:sdtContent>
                    <w:del w:author="Nivesh" w:id="19" w:date="2026-09-25T10:03:37Z"/>
                  </w:sdtContent>
                </w:sdt>
              </w:ins>
              <w:sdt>
                <w:sdtPr>
                  <w:id w:val="651909655"/>
                  <w:tag w:val="goog_rdk_21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70371662"/>
        <w:tag w:val="goog_rdk_2126"/>
      </w:sdtPr>
      <w:sdtContent>
        <w:p w:rsidR="00000000" w:rsidDel="00000000" w:rsidP="00000000" w:rsidRDefault="00000000" w:rsidRPr="00000000" w14:paraId="000001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9675207"/>
              <w:tag w:val="goog_rdk_2123"/>
            </w:sdtPr>
            <w:sdtContent>
              <w:ins w:author="Rossi Rossi" w:id="102" w:date="2026-09-22T06:56:59Z">
                <w:sdt>
                  <w:sdtPr>
                    <w:id w:val="-510761715"/>
                    <w:tag w:val="goog_rdk_2124"/>
                  </w:sdtPr>
                  <w:sdtContent>
                    <w:del w:author="Nivesh" w:id="19" w:date="2026-09-25T10:03:37Z"/>
                  </w:sdtContent>
                </w:sdt>
              </w:ins>
              <w:sdt>
                <w:sdtPr>
                  <w:id w:val="-1741122283"/>
                  <w:tag w:val="goog_rdk_21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02" w:date="2026-09-22T06:56:59Z">
                <w:del w:author="Nivesh" w:id="19" w:date="2026-09-25T10:03:37Z"/>
              </w:ins>
            </w:sdtContent>
          </w:sdt>
        </w:p>
      </w:sdtContent>
    </w:sdt>
    <w:sdt>
      <w:sdtPr>
        <w:id w:val="-1187143611"/>
        <w:tag w:val="goog_rdk_2130"/>
      </w:sdtPr>
      <w:sdtContent>
        <w:p w:rsidR="00000000" w:rsidDel="00000000" w:rsidP="00000000" w:rsidRDefault="00000000" w:rsidRPr="00000000" w14:paraId="000001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1238919"/>
              <w:tag w:val="goog_rdk_2127"/>
            </w:sdtPr>
            <w:sdtContent>
              <w:ins w:author="Rossi Rossi" w:id="102" w:date="2026-09-22T06:56:59Z">
                <w:sdt>
                  <w:sdtPr>
                    <w:id w:val="-480929782"/>
                    <w:tag w:val="goog_rdk_2128"/>
                  </w:sdtPr>
                  <w:sdtContent>
                    <w:del w:author="Nivesh" w:id="19" w:date="2026-09-25T10:03:37Z"/>
                  </w:sdtContent>
                </w:sdt>
              </w:ins>
              <w:sdt>
                <w:sdtPr>
                  <w:id w:val="693126767"/>
                  <w:tag w:val="goog_rdk_21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02" w:date="2026-09-22T06:56:59Z">
                <w:del w:author="Nivesh" w:id="19" w:date="2026-09-25T10:03:37Z"/>
              </w:ins>
            </w:sdtContent>
          </w:sdt>
        </w:p>
      </w:sdtContent>
    </w:sdt>
    <w:sdt>
      <w:sdtPr>
        <w:id w:val="-2068597670"/>
        <w:tag w:val="goog_rdk_2134"/>
      </w:sdtPr>
      <w:sdtContent>
        <w:p w:rsidR="00000000" w:rsidDel="00000000" w:rsidP="00000000" w:rsidRDefault="00000000" w:rsidRPr="00000000" w14:paraId="000001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68611597"/>
              <w:tag w:val="goog_rdk_2131"/>
            </w:sdtPr>
            <w:sdtContent>
              <w:ins w:author="Rossi Rossi" w:id="102" w:date="2026-09-22T06:56:59Z">
                <w:sdt>
                  <w:sdtPr>
                    <w:id w:val="-1048106157"/>
                    <w:tag w:val="goog_rdk_2132"/>
                  </w:sdtPr>
                  <w:sdtContent>
                    <w:del w:author="Nivesh" w:id="19" w:date="2026-09-25T10:03:37Z"/>
                  </w:sdtContent>
                </w:sdt>
              </w:ins>
              <w:sdt>
                <w:sdtPr>
                  <w:id w:val="1083675430"/>
                  <w:tag w:val="goog_rdk_21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02" w:date="2026-09-22T06:56:59Z">
                <w:del w:author="Nivesh" w:id="19" w:date="2026-09-25T10:03:37Z"/>
              </w:ins>
            </w:sdtContent>
          </w:sdt>
        </w:p>
      </w:sdtContent>
    </w:sdt>
    <w:sdt>
      <w:sdtPr>
        <w:id w:val="878878751"/>
        <w:tag w:val="goog_rdk_2138"/>
      </w:sdtPr>
      <w:sdtContent>
        <w:p w:rsidR="00000000" w:rsidDel="00000000" w:rsidP="00000000" w:rsidRDefault="00000000" w:rsidRPr="00000000" w14:paraId="000001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2236610"/>
              <w:tag w:val="goog_rdk_2135"/>
            </w:sdtPr>
            <w:sdtContent>
              <w:ins w:author="Rossi Rossi" w:id="102" w:date="2026-09-22T06:56:59Z">
                <w:sdt>
                  <w:sdtPr>
                    <w:id w:val="1376488474"/>
                    <w:tag w:val="goog_rdk_2136"/>
                  </w:sdtPr>
                  <w:sdtContent>
                    <w:del w:author="Nivesh" w:id="19" w:date="2026-09-25T10:03:37Z"/>
                  </w:sdtContent>
                </w:sdt>
              </w:ins>
              <w:sdt>
                <w:sdtPr>
                  <w:id w:val="506919857"/>
                  <w:tag w:val="goog_rdk_21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02" w:date="2026-09-22T06:56:59Z">
                <w:del w:author="Nivesh" w:id="19" w:date="2026-09-25T10:03:37Z"/>
              </w:ins>
            </w:sdtContent>
          </w:sdt>
        </w:p>
      </w:sdtContent>
    </w:sdt>
    <w:sdt>
      <w:sdtPr>
        <w:id w:val="1903044777"/>
        <w:tag w:val="goog_rdk_2144"/>
      </w:sdtPr>
      <w:sdtContent>
        <w:p w:rsidR="00000000" w:rsidDel="00000000" w:rsidP="00000000" w:rsidRDefault="00000000" w:rsidRPr="00000000" w14:paraId="000001B6">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635229075"/>
              <w:tag w:val="goog_rdk_2141"/>
            </w:sdtPr>
            <w:sdtContent>
              <w:ins w:author="Abinaya Saravanan" w:id="116" w:date="2026-09-23T05:19:12Z">
                <w:sdt>
                  <w:sdtPr>
                    <w:id w:val="378749021"/>
                    <w:tag w:val="goog_rdk_2142"/>
                  </w:sdtPr>
                  <w:sdtContent>
                    <w:del w:author="Nivesh" w:id="19" w:date="2026-09-25T10:03:37Z"/>
                  </w:sdtContent>
                </w:sdt>
              </w:ins>
              <w:sdt>
                <w:sdtPr>
                  <w:id w:val="609143877"/>
                  <w:tag w:val="goog_rdk_2143"/>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6" w:date="2026-09-23T05:19:12Z">
                <w:del w:author="Nivesh" w:id="19" w:date="2026-09-25T10:03:37Z"/>
              </w:ins>
            </w:sdtContent>
          </w:sdt>
        </w:p>
      </w:sdtContent>
    </w:sdt>
    <w:sdt>
      <w:sdtPr>
        <w:id w:val="1504954145"/>
        <w:tag w:val="goog_rdk_2148"/>
      </w:sdtPr>
      <w:sdtContent>
        <w:p w:rsidR="00000000" w:rsidDel="00000000" w:rsidP="00000000" w:rsidRDefault="00000000" w:rsidRPr="00000000" w14:paraId="000001B7">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540657273"/>
              <w:tag w:val="goog_rdk_2145"/>
            </w:sdtPr>
            <w:sdtContent>
              <w:ins w:author="Abinaya Saravanan" w:id="116" w:date="2026-09-23T05:19:12Z">
                <w:sdt>
                  <w:sdtPr>
                    <w:id w:val="1275563511"/>
                    <w:tag w:val="goog_rdk_2146"/>
                  </w:sdtPr>
                  <w:sdtContent>
                    <w:del w:author="Nivesh" w:id="19" w:date="2026-09-25T10:03:37Z"/>
                  </w:sdtContent>
                </w:sdt>
              </w:ins>
              <w:sdt>
                <w:sdtPr>
                  <w:id w:val="-1824437211"/>
                  <w:tag w:val="goog_rdk_2147"/>
                </w:sdtPr>
                <w:sdtContent>
                  <w:ins w:author="Abinaya Saravanan" w:id="116" w:date="2026-09-23T05:19:12Z">
                    <w:del w:author="Nivesh" w:id="19" w:date="2026-09-25T10:03:37Z">
                      <w:r w:rsidDel="00000000" w:rsidR="00000000" w:rsidRPr="00000000">
                        <w:rPr>
                          <w:rtl w:val="0"/>
                        </w:rPr>
                      </w:r>
                    </w:del>
                  </w:ins>
                </w:sdtContent>
              </w:sdt>
              <w:ins w:author="Abinaya Saravanan" w:id="116" w:date="2026-09-23T05:19:12Z">
                <w:del w:author="Nivesh" w:id="19" w:date="2026-09-25T10:03:37Z"/>
              </w:ins>
            </w:sdtContent>
          </w:sdt>
        </w:p>
      </w:sdtContent>
    </w:sdt>
    <w:sdt>
      <w:sdtPr>
        <w:id w:val="1719055029"/>
        <w:tag w:val="goog_rdk_2152"/>
      </w:sdtPr>
      <w:sdtContent>
        <w:p w:rsidR="00000000" w:rsidDel="00000000" w:rsidP="00000000" w:rsidRDefault="00000000" w:rsidRPr="00000000" w14:paraId="000001B8">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661147390"/>
              <w:tag w:val="goog_rdk_2149"/>
            </w:sdtPr>
            <w:sdtContent>
              <w:ins w:author="Abinaya Saravanan" w:id="116" w:date="2026-09-23T05:19:12Z">
                <w:sdt>
                  <w:sdtPr>
                    <w:id w:val="-1418039727"/>
                    <w:tag w:val="goog_rdk_2150"/>
                  </w:sdtPr>
                  <w:sdtContent>
                    <w:del w:author="Nivesh" w:id="19" w:date="2026-09-25T10:03:37Z"/>
                  </w:sdtContent>
                </w:sdt>
              </w:ins>
              <w:sdt>
                <w:sdtPr>
                  <w:id w:val="839501047"/>
                  <w:tag w:val="goog_rdk_2151"/>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6" w:date="2026-09-23T05:19:12Z">
                <w:del w:author="Nivesh" w:id="19" w:date="2026-09-25T10:03:37Z"/>
              </w:ins>
            </w:sdtContent>
          </w:sdt>
        </w:p>
      </w:sdtContent>
    </w:sdt>
    <w:sdt>
      <w:sdtPr>
        <w:id w:val="475776372"/>
        <w:tag w:val="goog_rdk_2156"/>
      </w:sdtPr>
      <w:sdtContent>
        <w:p w:rsidR="00000000" w:rsidDel="00000000" w:rsidP="00000000" w:rsidRDefault="00000000" w:rsidRPr="00000000" w14:paraId="000001B9">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2116061769"/>
              <w:tag w:val="goog_rdk_2153"/>
            </w:sdtPr>
            <w:sdtContent>
              <w:ins w:author="Abinaya Saravanan" w:id="116" w:date="2026-09-23T05:19:12Z">
                <w:sdt>
                  <w:sdtPr>
                    <w:id w:val="-2118536950"/>
                    <w:tag w:val="goog_rdk_2154"/>
                  </w:sdtPr>
                  <w:sdtContent>
                    <w:del w:author="Nivesh" w:id="19" w:date="2026-09-25T10:03:37Z"/>
                  </w:sdtContent>
                </w:sdt>
              </w:ins>
              <w:sdt>
                <w:sdtPr>
                  <w:id w:val="-855660122"/>
                  <w:tag w:val="goog_rdk_2155"/>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6" w:date="2026-09-23T05:19:12Z">
                <w:del w:author="Nivesh" w:id="19" w:date="2026-09-25T10:03:37Z"/>
              </w:ins>
            </w:sdtContent>
          </w:sdt>
        </w:p>
      </w:sdtContent>
    </w:sdt>
    <w:sdt>
      <w:sdtPr>
        <w:id w:val="-1176035813"/>
        <w:tag w:val="goog_rdk_2160"/>
      </w:sdtPr>
      <w:sdtContent>
        <w:p w:rsidR="00000000" w:rsidDel="00000000" w:rsidP="00000000" w:rsidRDefault="00000000" w:rsidRPr="00000000" w14:paraId="000001BA">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522000838"/>
              <w:tag w:val="goog_rdk_2157"/>
            </w:sdtPr>
            <w:sdtContent>
              <w:ins w:author="Abinaya Saravanan" w:id="116" w:date="2026-09-23T05:19:12Z">
                <w:sdt>
                  <w:sdtPr>
                    <w:id w:val="959447731"/>
                    <w:tag w:val="goog_rdk_2158"/>
                  </w:sdtPr>
                  <w:sdtContent>
                    <w:del w:author="Nivesh" w:id="19" w:date="2026-09-25T10:03:37Z"/>
                  </w:sdtContent>
                </w:sdt>
              </w:ins>
              <w:sdt>
                <w:sdtPr>
                  <w:id w:val="380702509"/>
                  <w:tag w:val="goog_rdk_2159"/>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6" w:date="2026-09-23T05:19:12Z">
                <w:del w:author="Nivesh" w:id="19" w:date="2026-09-25T10:03:37Z"/>
              </w:ins>
            </w:sdtContent>
          </w:sdt>
        </w:p>
      </w:sdtContent>
    </w:sdt>
    <w:sdt>
      <w:sdtPr>
        <w:id w:val="2015831955"/>
        <w:tag w:val="goog_rdk_2164"/>
      </w:sdtPr>
      <w:sdtContent>
        <w:p w:rsidR="00000000" w:rsidDel="00000000" w:rsidP="00000000" w:rsidRDefault="00000000" w:rsidRPr="00000000" w14:paraId="000001BB">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777037695"/>
              <w:tag w:val="goog_rdk_2161"/>
            </w:sdtPr>
            <w:sdtContent>
              <w:ins w:author="Abinaya Saravanan" w:id="116" w:date="2026-09-23T05:19:12Z">
                <w:sdt>
                  <w:sdtPr>
                    <w:id w:val="160177434"/>
                    <w:tag w:val="goog_rdk_2162"/>
                  </w:sdtPr>
                  <w:sdtContent>
                    <w:del w:author="Nivesh" w:id="19" w:date="2026-09-25T10:03:37Z"/>
                  </w:sdtContent>
                </w:sdt>
              </w:ins>
              <w:sdt>
                <w:sdtPr>
                  <w:id w:val="-976139463"/>
                  <w:tag w:val="goog_rdk_2163"/>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6" w:date="2026-09-23T05:19:12Z">
                <w:del w:author="Nivesh" w:id="19" w:date="2026-09-25T10:03:37Z"/>
              </w:ins>
            </w:sdtContent>
          </w:sdt>
        </w:p>
      </w:sdtContent>
    </w:sdt>
    <w:sdt>
      <w:sdtPr>
        <w:id w:val="-1890077541"/>
        <w:tag w:val="goog_rdk_2168"/>
      </w:sdtPr>
      <w:sdtContent>
        <w:p w:rsidR="00000000" w:rsidDel="00000000" w:rsidP="00000000" w:rsidRDefault="00000000" w:rsidRPr="00000000" w14:paraId="000001BC">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300285810"/>
              <w:tag w:val="goog_rdk_2165"/>
            </w:sdtPr>
            <w:sdtContent>
              <w:ins w:author="Abinaya Saravanan" w:id="116" w:date="2026-09-23T05:19:12Z">
                <w:sdt>
                  <w:sdtPr>
                    <w:id w:val="-141581296"/>
                    <w:tag w:val="goog_rdk_2166"/>
                  </w:sdtPr>
                  <w:sdtContent>
                    <w:del w:author="Nivesh" w:id="19" w:date="2026-09-25T10:03:37Z"/>
                  </w:sdtContent>
                </w:sdt>
              </w:ins>
              <w:sdt>
                <w:sdtPr>
                  <w:id w:val="405938792"/>
                  <w:tag w:val="goog_rdk_2167"/>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6" w:date="2026-09-23T05:19:12Z">
                <w:del w:author="Nivesh" w:id="19" w:date="2026-09-25T10:03:37Z"/>
              </w:ins>
            </w:sdtContent>
          </w:sdt>
        </w:p>
      </w:sdtContent>
    </w:sdt>
    <w:sdt>
      <w:sdtPr>
        <w:id w:val="-180015724"/>
        <w:tag w:val="goog_rdk_2172"/>
      </w:sdtPr>
      <w:sdtContent>
        <w:p w:rsidR="00000000" w:rsidDel="00000000" w:rsidP="00000000" w:rsidRDefault="00000000" w:rsidRPr="00000000" w14:paraId="000001BD">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141789847"/>
              <w:tag w:val="goog_rdk_2169"/>
            </w:sdtPr>
            <w:sdtContent>
              <w:ins w:author="Abinaya Saravanan" w:id="116" w:date="2026-09-23T05:19:12Z">
                <w:sdt>
                  <w:sdtPr>
                    <w:id w:val="1329212364"/>
                    <w:tag w:val="goog_rdk_2170"/>
                  </w:sdtPr>
                  <w:sdtContent>
                    <w:del w:author="Nivesh" w:id="19" w:date="2026-09-25T10:03:37Z"/>
                  </w:sdtContent>
                </w:sdt>
              </w:ins>
              <w:sdt>
                <w:sdtPr>
                  <w:id w:val="-1759092116"/>
                  <w:tag w:val="goog_rdk_2171"/>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6" w:date="2026-09-23T05:19:12Z">
                <w:del w:author="Nivesh" w:id="19" w:date="2026-09-25T10:03:37Z"/>
              </w:ins>
            </w:sdtContent>
          </w:sdt>
        </w:p>
      </w:sdtContent>
    </w:sdt>
    <w:sdt>
      <w:sdtPr>
        <w:id w:val="2104953866"/>
        <w:tag w:val="goog_rdk_2176"/>
      </w:sdtPr>
      <w:sdtContent>
        <w:p w:rsidR="00000000" w:rsidDel="00000000" w:rsidP="00000000" w:rsidRDefault="00000000" w:rsidRPr="00000000" w14:paraId="000001BE">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801961353"/>
              <w:tag w:val="goog_rdk_2173"/>
            </w:sdtPr>
            <w:sdtContent>
              <w:ins w:author="Abinaya Saravanan" w:id="116" w:date="2026-09-23T05:19:12Z">
                <w:sdt>
                  <w:sdtPr>
                    <w:id w:val="1897669602"/>
                    <w:tag w:val="goog_rdk_2174"/>
                  </w:sdtPr>
                  <w:sdtContent>
                    <w:del w:author="Nivesh" w:id="19" w:date="2026-09-25T10:03:37Z"/>
                  </w:sdtContent>
                </w:sdt>
              </w:ins>
              <w:sdt>
                <w:sdtPr>
                  <w:id w:val="2117468518"/>
                  <w:tag w:val="goog_rdk_2175"/>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6" w:date="2026-09-23T05:19:12Z">
                <w:del w:author="Nivesh" w:id="19" w:date="2026-09-25T10:03:37Z"/>
              </w:ins>
            </w:sdtContent>
          </w:sdt>
        </w:p>
      </w:sdtContent>
    </w:sdt>
    <w:sdt>
      <w:sdtPr>
        <w:id w:val="-2059133352"/>
        <w:tag w:val="goog_rdk_2180"/>
      </w:sdtPr>
      <w:sdtContent>
        <w:p w:rsidR="00000000" w:rsidDel="00000000" w:rsidP="00000000" w:rsidRDefault="00000000" w:rsidRPr="00000000" w14:paraId="000001BF">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221908170"/>
              <w:tag w:val="goog_rdk_2177"/>
            </w:sdtPr>
            <w:sdtContent>
              <w:ins w:author="Abinaya Saravanan" w:id="116" w:date="2026-09-23T05:19:12Z">
                <w:sdt>
                  <w:sdtPr>
                    <w:id w:val="445686749"/>
                    <w:tag w:val="goog_rdk_2178"/>
                  </w:sdtPr>
                  <w:sdtContent>
                    <w:del w:author="Nivesh" w:id="19" w:date="2026-09-25T10:03:37Z"/>
                  </w:sdtContent>
                </w:sdt>
              </w:ins>
              <w:sdt>
                <w:sdtPr>
                  <w:id w:val="122758173"/>
                  <w:tag w:val="goog_rdk_2179"/>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6" w:date="2026-09-23T05:19:12Z">
                <w:del w:author="Nivesh" w:id="19" w:date="2026-09-25T10:03:37Z"/>
              </w:ins>
            </w:sdtContent>
          </w:sdt>
        </w:p>
      </w:sdtContent>
    </w:sdt>
    <w:sdt>
      <w:sdtPr>
        <w:id w:val="1494939560"/>
        <w:tag w:val="goog_rdk_2186"/>
      </w:sdtPr>
      <w:sdtContent>
        <w:p w:rsidR="00000000" w:rsidDel="00000000" w:rsidP="00000000" w:rsidRDefault="00000000" w:rsidRPr="00000000" w14:paraId="000001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8371861"/>
              <w:tag w:val="goog_rdk_2183"/>
            </w:sdtPr>
            <w:sdtContent>
              <w:ins w:author="Rossi Rossi" w:id="102" w:date="2026-09-22T06:56:59Z">
                <w:sdt>
                  <w:sdtPr>
                    <w:id w:val="-65809867"/>
                    <w:tag w:val="goog_rdk_2184"/>
                  </w:sdtPr>
                  <w:sdtContent>
                    <w:del w:author="Nivesh" w:id="19" w:date="2026-09-25T10:03:37Z"/>
                  </w:sdtContent>
                </w:sdt>
              </w:ins>
              <w:sdt>
                <w:sdtPr>
                  <w:id w:val="491719035"/>
                  <w:tag w:val="goog_rdk_21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05784914"/>
        <w:tag w:val="goog_rdk_2190"/>
      </w:sdtPr>
      <w:sdtContent>
        <w:p w:rsidR="00000000" w:rsidDel="00000000" w:rsidP="00000000" w:rsidRDefault="00000000" w:rsidRPr="00000000" w14:paraId="000001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3605549"/>
              <w:tag w:val="goog_rdk_2187"/>
            </w:sdtPr>
            <w:sdtContent>
              <w:ins w:author="Rossi Rossi" w:id="102" w:date="2026-09-22T06:56:59Z">
                <w:sdt>
                  <w:sdtPr>
                    <w:id w:val="-160700803"/>
                    <w:tag w:val="goog_rdk_2188"/>
                  </w:sdtPr>
                  <w:sdtContent>
                    <w:del w:author="Nivesh" w:id="19" w:date="2026-09-25T10:03:37Z"/>
                  </w:sdtContent>
                </w:sdt>
              </w:ins>
              <w:sdt>
                <w:sdtPr>
                  <w:id w:val="-910120068"/>
                  <w:tag w:val="goog_rdk_21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02" w:date="2026-09-22T06:56:59Z">
                <w:del w:author="Nivesh" w:id="19" w:date="2026-09-25T10:03:37Z"/>
              </w:ins>
            </w:sdtContent>
          </w:sdt>
        </w:p>
      </w:sdtContent>
    </w:sdt>
    <w:sdt>
      <w:sdtPr>
        <w:id w:val="1211356398"/>
        <w:tag w:val="goog_rdk_2194"/>
      </w:sdtPr>
      <w:sdtContent>
        <w:p w:rsidR="00000000" w:rsidDel="00000000" w:rsidP="00000000" w:rsidRDefault="00000000" w:rsidRPr="00000000" w14:paraId="000001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57852144"/>
              <w:tag w:val="goog_rdk_2191"/>
            </w:sdtPr>
            <w:sdtContent>
              <w:ins w:author="Rossi Rossi" w:id="102" w:date="2026-09-22T06:56:59Z">
                <w:sdt>
                  <w:sdtPr>
                    <w:id w:val="224508772"/>
                    <w:tag w:val="goog_rdk_2192"/>
                  </w:sdtPr>
                  <w:sdtContent>
                    <w:del w:author="Nivesh" w:id="19" w:date="2026-09-25T10:03:37Z"/>
                  </w:sdtContent>
                </w:sdt>
              </w:ins>
              <w:sdt>
                <w:sdtPr>
                  <w:id w:val="255027157"/>
                  <w:tag w:val="goog_rdk_21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1814705"/>
        <w:tag w:val="goog_rdk_2198"/>
      </w:sdtPr>
      <w:sdtContent>
        <w:p w:rsidR="00000000" w:rsidDel="00000000" w:rsidP="00000000" w:rsidRDefault="00000000" w:rsidRPr="00000000" w14:paraId="000001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8504079"/>
              <w:tag w:val="goog_rdk_2195"/>
            </w:sdtPr>
            <w:sdtContent>
              <w:ins w:author="Rossi Rossi" w:id="102" w:date="2026-09-22T06:56:59Z">
                <w:sdt>
                  <w:sdtPr>
                    <w:id w:val="-957175439"/>
                    <w:tag w:val="goog_rdk_2196"/>
                  </w:sdtPr>
                  <w:sdtContent>
                    <w:del w:author="Nivesh" w:id="19" w:date="2026-09-25T10:03:37Z"/>
                  </w:sdtContent>
                </w:sdt>
              </w:ins>
              <w:sdt>
                <w:sdtPr>
                  <w:id w:val="-1771168921"/>
                  <w:tag w:val="goog_rdk_21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02" w:date="2026-09-22T06:56:59Z">
                <w:del w:author="Nivesh" w:id="19" w:date="2026-09-25T10:03:37Z"/>
              </w:ins>
            </w:sdtContent>
          </w:sdt>
        </w:p>
      </w:sdtContent>
    </w:sdt>
    <w:sdt>
      <w:sdtPr>
        <w:id w:val="1686570114"/>
        <w:tag w:val="goog_rdk_2202"/>
      </w:sdtPr>
      <w:sdtContent>
        <w:p w:rsidR="00000000" w:rsidDel="00000000" w:rsidP="00000000" w:rsidRDefault="00000000" w:rsidRPr="00000000" w14:paraId="000001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1405196"/>
              <w:tag w:val="goog_rdk_2199"/>
            </w:sdtPr>
            <w:sdtContent>
              <w:ins w:author="Rossi Rossi" w:id="102" w:date="2026-09-22T06:56:59Z">
                <w:sdt>
                  <w:sdtPr>
                    <w:id w:val="2067595540"/>
                    <w:tag w:val="goog_rdk_2200"/>
                  </w:sdtPr>
                  <w:sdtContent>
                    <w:del w:author="Nivesh" w:id="19" w:date="2026-09-25T10:03:37Z"/>
                  </w:sdtContent>
                </w:sdt>
              </w:ins>
              <w:sdt>
                <w:sdtPr>
                  <w:id w:val="-30170300"/>
                  <w:tag w:val="goog_rdk_22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compromised.</w:delText>
                      </w:r>
                    </w:del>
                  </w:ins>
                </w:sdtContent>
              </w:sdt>
              <w:ins w:author="Rossi Rossi" w:id="102" w:date="2026-09-22T06:56:59Z">
                <w:del w:author="Nivesh" w:id="19" w:date="2026-09-25T10:03:37Z"/>
              </w:ins>
            </w:sdtContent>
          </w:sdt>
        </w:p>
      </w:sdtContent>
    </w:sdt>
    <w:sdt>
      <w:sdtPr>
        <w:id w:val="-1707946141"/>
        <w:tag w:val="goog_rdk_2208"/>
      </w:sdtPr>
      <w:sdtContent>
        <w:p w:rsidR="00000000" w:rsidDel="00000000" w:rsidP="00000000" w:rsidRDefault="00000000" w:rsidRPr="00000000" w14:paraId="000001C5">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598096361"/>
              <w:tag w:val="goog_rdk_2205"/>
            </w:sdtPr>
            <w:sdtContent>
              <w:ins w:author="Abinaya Saravanan" w:id="117" w:date="2026-09-23T05:19:35Z">
                <w:sdt>
                  <w:sdtPr>
                    <w:id w:val="-2070334462"/>
                    <w:tag w:val="goog_rdk_2206"/>
                  </w:sdtPr>
                  <w:sdtContent>
                    <w:del w:author="Nivesh" w:id="19" w:date="2026-09-25T10:03:37Z"/>
                  </w:sdtContent>
                </w:sdt>
              </w:ins>
              <w:sdt>
                <w:sdtPr>
                  <w:id w:val="-2125243566"/>
                  <w:tag w:val="goog_rdk_2207"/>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7" w:date="2026-09-23T05:19:35Z">
                <w:del w:author="Nivesh" w:id="19" w:date="2026-09-25T10:03:37Z"/>
              </w:ins>
            </w:sdtContent>
          </w:sdt>
        </w:p>
      </w:sdtContent>
    </w:sdt>
    <w:sdt>
      <w:sdtPr>
        <w:id w:val="-1354688912"/>
        <w:tag w:val="goog_rdk_2212"/>
      </w:sdtPr>
      <w:sdtContent>
        <w:p w:rsidR="00000000" w:rsidDel="00000000" w:rsidP="00000000" w:rsidRDefault="00000000" w:rsidRPr="00000000" w14:paraId="000001C6">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788921595"/>
              <w:tag w:val="goog_rdk_2209"/>
            </w:sdtPr>
            <w:sdtContent>
              <w:ins w:author="Abinaya Saravanan" w:id="117" w:date="2026-09-23T05:19:35Z">
                <w:sdt>
                  <w:sdtPr>
                    <w:id w:val="-121066338"/>
                    <w:tag w:val="goog_rdk_2210"/>
                  </w:sdtPr>
                  <w:sdtContent>
                    <w:del w:author="Nivesh" w:id="19" w:date="2026-09-25T10:03:37Z"/>
                  </w:sdtContent>
                </w:sdt>
              </w:ins>
              <w:sdt>
                <w:sdtPr>
                  <w:id w:val="-781942724"/>
                  <w:tag w:val="goog_rdk_2211"/>
                </w:sdtPr>
                <w:sdtContent>
                  <w:ins w:author="Abinaya Saravanan" w:id="117" w:date="2026-09-23T05:19:35Z">
                    <w:del w:author="Nivesh" w:id="19" w:date="2026-09-25T10:03:37Z">
                      <w:r w:rsidDel="00000000" w:rsidR="00000000" w:rsidRPr="00000000">
                        <w:rPr>
                          <w:rtl w:val="0"/>
                        </w:rPr>
                      </w:r>
                    </w:del>
                  </w:ins>
                </w:sdtContent>
              </w:sdt>
              <w:ins w:author="Abinaya Saravanan" w:id="117" w:date="2026-09-23T05:19:35Z">
                <w:del w:author="Nivesh" w:id="19" w:date="2026-09-25T10:03:37Z"/>
              </w:ins>
            </w:sdtContent>
          </w:sdt>
        </w:p>
      </w:sdtContent>
    </w:sdt>
    <w:sdt>
      <w:sdtPr>
        <w:id w:val="-1055251917"/>
        <w:tag w:val="goog_rdk_2216"/>
      </w:sdtPr>
      <w:sdtContent>
        <w:p w:rsidR="00000000" w:rsidDel="00000000" w:rsidP="00000000" w:rsidRDefault="00000000" w:rsidRPr="00000000" w14:paraId="000001C7">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960589084"/>
              <w:tag w:val="goog_rdk_2213"/>
            </w:sdtPr>
            <w:sdtContent>
              <w:ins w:author="Abinaya Saravanan" w:id="117" w:date="2026-09-23T05:19:35Z">
                <w:sdt>
                  <w:sdtPr>
                    <w:id w:val="868724488"/>
                    <w:tag w:val="goog_rdk_2214"/>
                  </w:sdtPr>
                  <w:sdtContent>
                    <w:del w:author="Nivesh" w:id="19" w:date="2026-09-25T10:03:37Z"/>
                  </w:sdtContent>
                </w:sdt>
              </w:ins>
              <w:sdt>
                <w:sdtPr>
                  <w:id w:val="1417133294"/>
                  <w:tag w:val="goog_rdk_2215"/>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7" w:date="2026-09-23T05:19:35Z">
                <w:del w:author="Nivesh" w:id="19" w:date="2026-09-25T10:03:37Z"/>
              </w:ins>
            </w:sdtContent>
          </w:sdt>
        </w:p>
      </w:sdtContent>
    </w:sdt>
    <w:sdt>
      <w:sdtPr>
        <w:id w:val="-1683695664"/>
        <w:tag w:val="goog_rdk_2220"/>
      </w:sdtPr>
      <w:sdtContent>
        <w:p w:rsidR="00000000" w:rsidDel="00000000" w:rsidP="00000000" w:rsidRDefault="00000000" w:rsidRPr="00000000" w14:paraId="000001C8">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339825705"/>
              <w:tag w:val="goog_rdk_2217"/>
            </w:sdtPr>
            <w:sdtContent>
              <w:ins w:author="Abinaya Saravanan" w:id="117" w:date="2026-09-23T05:19:35Z">
                <w:sdt>
                  <w:sdtPr>
                    <w:id w:val="966146073"/>
                    <w:tag w:val="goog_rdk_2218"/>
                  </w:sdtPr>
                  <w:sdtContent>
                    <w:del w:author="Nivesh" w:id="19" w:date="2026-09-25T10:03:37Z"/>
                  </w:sdtContent>
                </w:sdt>
              </w:ins>
              <w:sdt>
                <w:sdtPr>
                  <w:id w:val="-816517210"/>
                  <w:tag w:val="goog_rdk_2219"/>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7" w:date="2026-09-23T05:19:35Z">
                <w:del w:author="Nivesh" w:id="19" w:date="2026-09-25T10:03:37Z"/>
              </w:ins>
            </w:sdtContent>
          </w:sdt>
        </w:p>
      </w:sdtContent>
    </w:sdt>
    <w:sdt>
      <w:sdtPr>
        <w:id w:val="2118198223"/>
        <w:tag w:val="goog_rdk_2224"/>
      </w:sdtPr>
      <w:sdtContent>
        <w:p w:rsidR="00000000" w:rsidDel="00000000" w:rsidP="00000000" w:rsidRDefault="00000000" w:rsidRPr="00000000" w14:paraId="000001C9">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363384364"/>
              <w:tag w:val="goog_rdk_2221"/>
            </w:sdtPr>
            <w:sdtContent>
              <w:ins w:author="Abinaya Saravanan" w:id="117" w:date="2026-09-23T05:19:35Z">
                <w:sdt>
                  <w:sdtPr>
                    <w:id w:val="-1166094779"/>
                    <w:tag w:val="goog_rdk_2222"/>
                  </w:sdtPr>
                  <w:sdtContent>
                    <w:del w:author="Nivesh" w:id="19" w:date="2026-09-25T10:03:37Z"/>
                  </w:sdtContent>
                </w:sdt>
              </w:ins>
              <w:sdt>
                <w:sdtPr>
                  <w:id w:val="-1887892846"/>
                  <w:tag w:val="goog_rdk_2223"/>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7" w:date="2026-09-23T05:19:35Z">
                <w:del w:author="Nivesh" w:id="19" w:date="2026-09-25T10:03:37Z"/>
              </w:ins>
            </w:sdtContent>
          </w:sdt>
        </w:p>
      </w:sdtContent>
    </w:sdt>
    <w:sdt>
      <w:sdtPr>
        <w:id w:val="1173961530"/>
        <w:tag w:val="goog_rdk_2228"/>
      </w:sdtPr>
      <w:sdtContent>
        <w:p w:rsidR="00000000" w:rsidDel="00000000" w:rsidP="00000000" w:rsidRDefault="00000000" w:rsidRPr="00000000" w14:paraId="000001CA">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280027880"/>
              <w:tag w:val="goog_rdk_2225"/>
            </w:sdtPr>
            <w:sdtContent>
              <w:ins w:author="Abinaya Saravanan" w:id="117" w:date="2026-09-23T05:19:35Z">
                <w:sdt>
                  <w:sdtPr>
                    <w:id w:val="445113694"/>
                    <w:tag w:val="goog_rdk_2226"/>
                  </w:sdtPr>
                  <w:sdtContent>
                    <w:del w:author="Nivesh" w:id="19" w:date="2026-09-25T10:03:37Z"/>
                  </w:sdtContent>
                </w:sdt>
              </w:ins>
              <w:sdt>
                <w:sdtPr>
                  <w:id w:val="1223282417"/>
                  <w:tag w:val="goog_rdk_2227"/>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7" w:date="2026-09-23T05:19:35Z">
                <w:del w:author="Nivesh" w:id="19" w:date="2026-09-25T10:03:37Z"/>
              </w:ins>
            </w:sdtContent>
          </w:sdt>
        </w:p>
      </w:sdtContent>
    </w:sdt>
    <w:sdt>
      <w:sdtPr>
        <w:id w:val="1895159632"/>
        <w:tag w:val="goog_rdk_2238"/>
      </w:sdtPr>
      <w:sdtContent>
        <w:p w:rsidR="00000000" w:rsidDel="00000000" w:rsidP="00000000" w:rsidRDefault="00000000" w:rsidRPr="00000000" w14:paraId="000001CB">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84110944"/>
              <w:tag w:val="goog_rdk_2229"/>
            </w:sdtPr>
            <w:sdtContent>
              <w:ins w:author="Abinaya Saravanan" w:id="117" w:date="2026-09-23T05:19:35Z">
                <w:sdt>
                  <w:sdtPr>
                    <w:id w:val="-2050336731"/>
                    <w:tag w:val="goog_rdk_2230"/>
                  </w:sdtPr>
                  <w:sdtContent>
                    <w:del w:author="Nivesh" w:id="19" w:date="2026-09-25T10:03:37Z"/>
                  </w:sdtContent>
                </w:sdt>
              </w:ins>
              <w:sdt>
                <w:sdtPr>
                  <w:id w:val="-1459789098"/>
                  <w:tag w:val="goog_rdk_2231"/>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7" w:date="2026-09-23T05:19:35Z">
                <w:del w:author="Nivesh" w:id="19" w:date="2026-09-25T10:03:37Z"/>
              </w:ins>
            </w:sdtContent>
          </w:sdt>
          <w:sdt>
            <w:sdtPr>
              <w:id w:val="-913640455"/>
              <w:tag w:val="goog_rdk_2232"/>
            </w:sdtPr>
            <w:sdtContent>
              <w:ins w:author="sabaRi" w:id="118" w:date="2026-09-26T16:20:42Z">
                <w:sdt>
                  <w:sdtPr>
                    <w:id w:val="1357774882"/>
                    <w:tag w:val="goog_rdk_2233"/>
                  </w:sdtPr>
                  <w:sdtContent>
                    <w:del w:author="Nivesh" w:id="19" w:date="2026-09-25T10:03:37Z"/>
                  </w:sdtContent>
                </w:sdt>
              </w:ins>
              <w:sdt>
                <w:sdtPr>
                  <w:id w:val="-232137243"/>
                  <w:tag w:val="goog_rdk_2234"/>
                </w:sdtPr>
                <w:sdtContent>
                  <w:ins w:author="sabaRi" w:id="118" w:date="2026-09-26T16:20:4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w:delText>
                      </w:r>
                    </w:del>
                  </w:ins>
                </w:sdtContent>
              </w:sdt>
              <w:ins w:author="sabaRi" w:id="118" w:date="2026-09-26T16:20:42Z">
                <w:del w:author="Nivesh" w:id="19" w:date="2026-09-25T10:03:37Z"/>
              </w:ins>
            </w:sdtContent>
          </w:sdt>
          <w:sdt>
            <w:sdtPr>
              <w:id w:val="212101351"/>
              <w:tag w:val="goog_rdk_2235"/>
            </w:sdtPr>
            <w:sdtContent>
              <w:ins w:author="Abinaya Saravanan" w:id="117" w:date="2026-09-23T05:19:35Z">
                <w:sdt>
                  <w:sdtPr>
                    <w:id w:val="656783748"/>
                    <w:tag w:val="goog_rdk_2236"/>
                  </w:sdtPr>
                  <w:sdtContent>
                    <w:del w:author="Nivesh" w:id="19" w:date="2026-09-25T10:03:37Z"/>
                  </w:sdtContent>
                </w:sdt>
              </w:ins>
              <w:sdt>
                <w:sdtPr>
                  <w:id w:val="-1544363952"/>
                  <w:tag w:val="goog_rdk_2237"/>
                </w:sdtPr>
                <w:sdtContent>
                  <w:ins w:author="Abinaya Saravanan" w:id="117" w:date="2026-09-23T05:19:35Z">
                    <w:del w:author="Nivesh" w:id="19" w:date="2026-09-25T10:03:37Z">
                      <w:r w:rsidDel="00000000" w:rsidR="00000000" w:rsidRPr="00000000">
                        <w:rPr>
                          <w:rtl w:val="0"/>
                        </w:rPr>
                      </w:r>
                    </w:del>
                  </w:ins>
                </w:sdtContent>
              </w:sdt>
              <w:ins w:author="Abinaya Saravanan" w:id="117" w:date="2026-09-23T05:19:35Z">
                <w:del w:author="Nivesh" w:id="19" w:date="2026-09-25T10:03:37Z"/>
              </w:ins>
            </w:sdtContent>
          </w:sdt>
        </w:p>
      </w:sdtContent>
    </w:sdt>
    <w:sdt>
      <w:sdtPr>
        <w:id w:val="-1318832285"/>
        <w:tag w:val="goog_rdk_2242"/>
      </w:sdtPr>
      <w:sdtContent>
        <w:p w:rsidR="00000000" w:rsidDel="00000000" w:rsidP="00000000" w:rsidRDefault="00000000" w:rsidRPr="00000000" w14:paraId="000001CC">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863556981"/>
              <w:tag w:val="goog_rdk_2239"/>
            </w:sdtPr>
            <w:sdtContent>
              <w:ins w:author="Abinaya Saravanan" w:id="117" w:date="2026-09-23T05:19:35Z">
                <w:sdt>
                  <w:sdtPr>
                    <w:id w:val="-701598155"/>
                    <w:tag w:val="goog_rdk_2240"/>
                  </w:sdtPr>
                  <w:sdtContent>
                    <w:del w:author="Nivesh" w:id="19" w:date="2026-09-25T10:03:37Z"/>
                  </w:sdtContent>
                </w:sdt>
              </w:ins>
              <w:sdt>
                <w:sdtPr>
                  <w:id w:val="1668167142"/>
                  <w:tag w:val="goog_rdk_2241"/>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7" w:date="2026-09-23T05:19:35Z">
                <w:del w:author="Nivesh" w:id="19" w:date="2026-09-25T10:03:37Z"/>
              </w:ins>
            </w:sdtContent>
          </w:sdt>
        </w:p>
      </w:sdtContent>
    </w:sdt>
    <w:sdt>
      <w:sdtPr>
        <w:id w:val="1202716577"/>
        <w:tag w:val="goog_rdk_2246"/>
      </w:sdtPr>
      <w:sdtContent>
        <w:p w:rsidR="00000000" w:rsidDel="00000000" w:rsidP="00000000" w:rsidRDefault="00000000" w:rsidRPr="00000000" w14:paraId="000001CD">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238196252"/>
              <w:tag w:val="goog_rdk_2243"/>
            </w:sdtPr>
            <w:sdtContent>
              <w:ins w:author="Abinaya Saravanan" w:id="117" w:date="2026-09-23T05:19:35Z">
                <w:sdt>
                  <w:sdtPr>
                    <w:id w:val="1462829806"/>
                    <w:tag w:val="goog_rdk_2244"/>
                  </w:sdtPr>
                  <w:sdtContent>
                    <w:del w:author="Nivesh" w:id="19" w:date="2026-09-25T10:03:37Z"/>
                  </w:sdtContent>
                </w:sdt>
              </w:ins>
              <w:sdt>
                <w:sdtPr>
                  <w:id w:val="-367331946"/>
                  <w:tag w:val="goog_rdk_2245"/>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7" w:date="2026-09-23T05:19:35Z">
                <w:del w:author="Nivesh" w:id="19" w:date="2026-09-25T10:03:37Z"/>
              </w:ins>
            </w:sdtContent>
          </w:sdt>
        </w:p>
      </w:sdtContent>
    </w:sdt>
    <w:sdt>
      <w:sdtPr>
        <w:id w:val="-497859442"/>
        <w:tag w:val="goog_rdk_2250"/>
      </w:sdtPr>
      <w:sdtContent>
        <w:p w:rsidR="00000000" w:rsidDel="00000000" w:rsidP="00000000" w:rsidRDefault="00000000" w:rsidRPr="00000000" w14:paraId="000001CE">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255049509"/>
              <w:tag w:val="goog_rdk_2247"/>
            </w:sdtPr>
            <w:sdtContent>
              <w:ins w:author="Abinaya Saravanan" w:id="117" w:date="2026-09-23T05:19:35Z">
                <w:sdt>
                  <w:sdtPr>
                    <w:id w:val="-1845455617"/>
                    <w:tag w:val="goog_rdk_2248"/>
                  </w:sdtPr>
                  <w:sdtContent>
                    <w:del w:author="Nivesh" w:id="19" w:date="2026-09-25T10:03:37Z"/>
                  </w:sdtContent>
                </w:sdt>
              </w:ins>
              <w:sdt>
                <w:sdtPr>
                  <w:id w:val="1546056317"/>
                  <w:tag w:val="goog_rdk_2249"/>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7" w:date="2026-09-23T05:19:35Z">
                <w:del w:author="Nivesh" w:id="19" w:date="2026-09-25T10:03:37Z"/>
              </w:ins>
            </w:sdtContent>
          </w:sdt>
        </w:p>
      </w:sdtContent>
    </w:sdt>
    <w:sdt>
      <w:sdtPr>
        <w:id w:val="1696568183"/>
        <w:tag w:val="goog_rdk_2256"/>
      </w:sdtPr>
      <w:sdtContent>
        <w:p w:rsidR="00000000" w:rsidDel="00000000" w:rsidP="00000000" w:rsidRDefault="00000000" w:rsidRPr="00000000" w14:paraId="000001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7548587"/>
              <w:tag w:val="goog_rdk_2253"/>
            </w:sdtPr>
            <w:sdtContent>
              <w:ins w:author="Rossi Rossi" w:id="102" w:date="2026-09-22T06:56:59Z">
                <w:sdt>
                  <w:sdtPr>
                    <w:id w:val="1277721375"/>
                    <w:tag w:val="goog_rdk_2254"/>
                  </w:sdtPr>
                  <w:sdtContent>
                    <w:del w:author="Nivesh" w:id="19" w:date="2026-09-25T10:03:37Z"/>
                  </w:sdtContent>
                </w:sdt>
              </w:ins>
              <w:sdt>
                <w:sdtPr>
                  <w:id w:val="1311257042"/>
                  <w:tag w:val="goog_rdk_225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0602104"/>
        <w:tag w:val="goog_rdk_2260"/>
      </w:sdtPr>
      <w:sdtContent>
        <w:p w:rsidR="00000000" w:rsidDel="00000000" w:rsidP="00000000" w:rsidRDefault="00000000" w:rsidRPr="00000000" w14:paraId="000001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6043541"/>
              <w:tag w:val="goog_rdk_2257"/>
            </w:sdtPr>
            <w:sdtContent>
              <w:ins w:author="Rossi Rossi" w:id="102" w:date="2026-09-22T06:56:59Z">
                <w:sdt>
                  <w:sdtPr>
                    <w:id w:val="-1368341162"/>
                    <w:tag w:val="goog_rdk_2258"/>
                  </w:sdtPr>
                  <w:sdtContent>
                    <w:del w:author="Nivesh" w:id="19" w:date="2026-09-25T10:03:37Z"/>
                  </w:sdtContent>
                </w:sdt>
              </w:ins>
              <w:sdt>
                <w:sdtPr>
                  <w:id w:val="-837772094"/>
                  <w:tag w:val="goog_rdk_22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02" w:date="2026-09-22T06:56:59Z">
                <w:del w:author="Nivesh" w:id="19" w:date="2026-09-25T10:03:37Z"/>
              </w:ins>
            </w:sdtContent>
          </w:sdt>
        </w:p>
      </w:sdtContent>
    </w:sdt>
    <w:sdt>
      <w:sdtPr>
        <w:id w:val="-845593877"/>
        <w:tag w:val="goog_rdk_2264"/>
      </w:sdtPr>
      <w:sdtContent>
        <w:p w:rsidR="00000000" w:rsidDel="00000000" w:rsidP="00000000" w:rsidRDefault="00000000" w:rsidRPr="00000000" w14:paraId="000001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4996202"/>
              <w:tag w:val="goog_rdk_2261"/>
            </w:sdtPr>
            <w:sdtContent>
              <w:ins w:author="Rossi Rossi" w:id="102" w:date="2026-09-22T06:56:59Z">
                <w:sdt>
                  <w:sdtPr>
                    <w:id w:val="688550514"/>
                    <w:tag w:val="goog_rdk_2262"/>
                  </w:sdtPr>
                  <w:sdtContent>
                    <w:del w:author="Nivesh" w:id="19" w:date="2026-09-25T10:03:37Z"/>
                  </w:sdtContent>
                </w:sdt>
              </w:ins>
              <w:sdt>
                <w:sdtPr>
                  <w:id w:val="550038371"/>
                  <w:tag w:val="goog_rdk_226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57272917"/>
        <w:tag w:val="goog_rdk_2268"/>
      </w:sdtPr>
      <w:sdtContent>
        <w:p w:rsidR="00000000" w:rsidDel="00000000" w:rsidP="00000000" w:rsidRDefault="00000000" w:rsidRPr="00000000" w14:paraId="000001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6593005"/>
              <w:tag w:val="goog_rdk_2265"/>
            </w:sdtPr>
            <w:sdtContent>
              <w:ins w:author="Rossi Rossi" w:id="102" w:date="2026-09-22T06:56:59Z">
                <w:sdt>
                  <w:sdtPr>
                    <w:id w:val="1055965874"/>
                    <w:tag w:val="goog_rdk_2266"/>
                  </w:sdtPr>
                  <w:sdtContent>
                    <w:del w:author="Nivesh" w:id="19" w:date="2026-09-25T10:03:37Z"/>
                  </w:sdtContent>
                </w:sdt>
              </w:ins>
              <w:sdt>
                <w:sdtPr>
                  <w:id w:val="1965352245"/>
                  <w:tag w:val="goog_rdk_22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02" w:date="2026-09-22T06:56:59Z">
                <w:del w:author="Nivesh" w:id="19" w:date="2026-09-25T10:03:37Z"/>
              </w:ins>
            </w:sdtContent>
          </w:sdt>
        </w:p>
      </w:sdtContent>
    </w:sdt>
    <w:sdt>
      <w:sdtPr>
        <w:id w:val="1208694141"/>
        <w:tag w:val="goog_rdk_2272"/>
      </w:sdtPr>
      <w:sdtContent>
        <w:p w:rsidR="00000000" w:rsidDel="00000000" w:rsidP="00000000" w:rsidRDefault="00000000" w:rsidRPr="00000000" w14:paraId="000001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3480890"/>
              <w:tag w:val="goog_rdk_2269"/>
            </w:sdtPr>
            <w:sdtContent>
              <w:ins w:author="Rossi Rossi" w:id="102" w:date="2026-09-22T06:56:59Z">
                <w:sdt>
                  <w:sdtPr>
                    <w:id w:val="355381545"/>
                    <w:tag w:val="goog_rdk_2270"/>
                  </w:sdtPr>
                  <w:sdtContent>
                    <w:del w:author="Nivesh" w:id="19" w:date="2026-09-25T10:03:37Z"/>
                  </w:sdtContent>
                </w:sdt>
              </w:ins>
              <w:sdt>
                <w:sdtPr>
                  <w:id w:val="-748335758"/>
                  <w:tag w:val="goog_rdk_22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key.</w:delText>
                      </w:r>
                    </w:del>
                  </w:ins>
                </w:sdtContent>
              </w:sdt>
              <w:ins w:author="Rossi Rossi" w:id="102" w:date="2026-09-22T06:56:59Z">
                <w:del w:author="Nivesh" w:id="19" w:date="2026-09-25T10:03:37Z"/>
              </w:ins>
            </w:sdtContent>
          </w:sdt>
        </w:p>
      </w:sdtContent>
    </w:sdt>
    <w:sdt>
      <w:sdtPr>
        <w:id w:val="1777351456"/>
        <w:tag w:val="goog_rdk_2276"/>
      </w:sdtPr>
      <w:sdtContent>
        <w:p w:rsidR="00000000" w:rsidDel="00000000" w:rsidP="00000000" w:rsidRDefault="00000000" w:rsidRPr="00000000" w14:paraId="000001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6979097"/>
              <w:tag w:val="goog_rdk_2273"/>
            </w:sdtPr>
            <w:sdtContent>
              <w:ins w:author="Rossi Rossi" w:id="102" w:date="2026-09-22T06:56:59Z">
                <w:sdt>
                  <w:sdtPr>
                    <w:id w:val="-698766566"/>
                    <w:tag w:val="goog_rdk_2274"/>
                  </w:sdtPr>
                  <w:sdtContent>
                    <w:del w:author="Nivesh" w:id="19" w:date="2026-09-25T10:03:37Z"/>
                  </w:sdtContent>
                </w:sdt>
              </w:ins>
              <w:sdt>
                <w:sdtPr>
                  <w:id w:val="-397704979"/>
                  <w:tag w:val="goog_rdk_227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40885081"/>
        <w:tag w:val="goog_rdk_2280"/>
      </w:sdtPr>
      <w:sdtContent>
        <w:p w:rsidR="00000000" w:rsidDel="00000000" w:rsidP="00000000" w:rsidRDefault="00000000" w:rsidRPr="00000000" w14:paraId="000001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8742466"/>
              <w:tag w:val="goog_rdk_2277"/>
            </w:sdtPr>
            <w:sdtContent>
              <w:ins w:author="Rossi Rossi" w:id="102" w:date="2026-09-22T06:56:59Z">
                <w:sdt>
                  <w:sdtPr>
                    <w:id w:val="533318662"/>
                    <w:tag w:val="goog_rdk_2278"/>
                  </w:sdtPr>
                  <w:sdtContent>
                    <w:del w:author="Nivesh" w:id="19" w:date="2026-09-25T10:03:37Z"/>
                  </w:sdtContent>
                </w:sdt>
              </w:ins>
              <w:sdt>
                <w:sdtPr>
                  <w:id w:val="-1376544630"/>
                  <w:tag w:val="goog_rdk_22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72192018"/>
        <w:tag w:val="goog_rdk_2284"/>
      </w:sdtPr>
      <w:sdtContent>
        <w:p w:rsidR="00000000" w:rsidDel="00000000" w:rsidP="00000000" w:rsidRDefault="00000000" w:rsidRPr="00000000" w14:paraId="000001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2426075"/>
              <w:tag w:val="goog_rdk_2281"/>
            </w:sdtPr>
            <w:sdtContent>
              <w:ins w:author="Rossi Rossi" w:id="102" w:date="2026-09-22T06:56:59Z">
                <w:sdt>
                  <w:sdtPr>
                    <w:id w:val="-1961110176"/>
                    <w:tag w:val="goog_rdk_2282"/>
                  </w:sdtPr>
                  <w:sdtContent>
                    <w:del w:author="Nivesh" w:id="19" w:date="2026-09-25T10:03:37Z"/>
                  </w:sdtContent>
                </w:sdt>
              </w:ins>
              <w:sdt>
                <w:sdtPr>
                  <w:id w:val="-2007913686"/>
                  <w:tag w:val="goog_rdk_22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02" w:date="2026-09-22T06:56:59Z">
                <w:del w:author="Nivesh" w:id="19" w:date="2026-09-25T10:03:37Z"/>
              </w:ins>
            </w:sdtContent>
          </w:sdt>
        </w:p>
      </w:sdtContent>
    </w:sdt>
    <w:sdt>
      <w:sdtPr>
        <w:id w:val="-1171193200"/>
        <w:tag w:val="goog_rdk_2288"/>
      </w:sdtPr>
      <w:sdtContent>
        <w:p w:rsidR="00000000" w:rsidDel="00000000" w:rsidP="00000000" w:rsidRDefault="00000000" w:rsidRPr="00000000" w14:paraId="000001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7713503"/>
              <w:tag w:val="goog_rdk_2285"/>
            </w:sdtPr>
            <w:sdtContent>
              <w:ins w:author="Rossi Rossi" w:id="102" w:date="2026-09-22T06:56:59Z">
                <w:sdt>
                  <w:sdtPr>
                    <w:id w:val="-241934766"/>
                    <w:tag w:val="goog_rdk_2286"/>
                  </w:sdtPr>
                  <w:sdtContent>
                    <w:del w:author="Nivesh" w:id="19" w:date="2026-09-25T10:03:37Z"/>
                  </w:sdtContent>
                </w:sdt>
              </w:ins>
              <w:sdt>
                <w:sdtPr>
                  <w:id w:val="-481556486"/>
                  <w:tag w:val="goog_rdk_228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02" w:date="2026-09-22T06:56:59Z">
                <w:del w:author="Nivesh" w:id="19" w:date="2026-09-25T10:03:37Z"/>
              </w:ins>
            </w:sdtContent>
          </w:sdt>
        </w:p>
      </w:sdtContent>
    </w:sdt>
    <w:sdt>
      <w:sdtPr>
        <w:id w:val="1966372524"/>
        <w:tag w:val="goog_rdk_2292"/>
      </w:sdtPr>
      <w:sdtContent>
        <w:p w:rsidR="00000000" w:rsidDel="00000000" w:rsidP="00000000" w:rsidRDefault="00000000" w:rsidRPr="00000000" w14:paraId="000001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7136765"/>
              <w:tag w:val="goog_rdk_2289"/>
            </w:sdtPr>
            <w:sdtContent>
              <w:ins w:author="Rossi Rossi" w:id="102" w:date="2026-09-22T06:56:59Z">
                <w:sdt>
                  <w:sdtPr>
                    <w:id w:val="-937231339"/>
                    <w:tag w:val="goog_rdk_2290"/>
                  </w:sdtPr>
                  <w:sdtContent>
                    <w:del w:author="Nivesh" w:id="19" w:date="2026-09-25T10:03:37Z"/>
                  </w:sdtContent>
                </w:sdt>
              </w:ins>
              <w:sdt>
                <w:sdtPr>
                  <w:id w:val="570788909"/>
                  <w:tag w:val="goog_rdk_22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02" w:date="2026-09-22T06:56:59Z">
                <w:del w:author="Nivesh" w:id="19" w:date="2026-09-25T10:03:37Z"/>
              </w:ins>
            </w:sdtContent>
          </w:sdt>
        </w:p>
      </w:sdtContent>
    </w:sdt>
    <w:sdt>
      <w:sdtPr>
        <w:id w:val="725185977"/>
        <w:tag w:val="goog_rdk_2298"/>
      </w:sdtPr>
      <w:sdtContent>
        <w:p w:rsidR="00000000" w:rsidDel="00000000" w:rsidP="00000000" w:rsidRDefault="00000000" w:rsidRPr="00000000" w14:paraId="000001D9">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094740403"/>
              <w:tag w:val="goog_rdk_2295"/>
            </w:sdtPr>
            <w:sdtContent>
              <w:ins w:author="Abinaya Saravanan" w:id="119" w:date="2026-09-23T05:20:05Z">
                <w:sdt>
                  <w:sdtPr>
                    <w:id w:val="-80858614"/>
                    <w:tag w:val="goog_rdk_2296"/>
                  </w:sdtPr>
                  <w:sdtContent>
                    <w:del w:author="Nivesh" w:id="19" w:date="2026-09-25T10:03:37Z"/>
                  </w:sdtContent>
                </w:sdt>
              </w:ins>
              <w:sdt>
                <w:sdtPr>
                  <w:id w:val="1404969969"/>
                  <w:tag w:val="goog_rdk_2297"/>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9" w:date="2026-09-23T05:20:05Z">
                <w:del w:author="Nivesh" w:id="19" w:date="2026-09-25T10:03:37Z"/>
              </w:ins>
            </w:sdtContent>
          </w:sdt>
        </w:p>
      </w:sdtContent>
    </w:sdt>
    <w:sdt>
      <w:sdtPr>
        <w:id w:val="-340681015"/>
        <w:tag w:val="goog_rdk_2302"/>
      </w:sdtPr>
      <w:sdtContent>
        <w:p w:rsidR="00000000" w:rsidDel="00000000" w:rsidP="00000000" w:rsidRDefault="00000000" w:rsidRPr="00000000" w14:paraId="000001DA">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720176075"/>
              <w:tag w:val="goog_rdk_2299"/>
            </w:sdtPr>
            <w:sdtContent>
              <w:ins w:author="Abinaya Saravanan" w:id="119" w:date="2026-09-23T05:20:05Z">
                <w:sdt>
                  <w:sdtPr>
                    <w:id w:val="1280432431"/>
                    <w:tag w:val="goog_rdk_2300"/>
                  </w:sdtPr>
                  <w:sdtContent>
                    <w:del w:author="Nivesh" w:id="19" w:date="2026-09-25T10:03:37Z"/>
                  </w:sdtContent>
                </w:sdt>
              </w:ins>
              <w:sdt>
                <w:sdtPr>
                  <w:id w:val="1191937146"/>
                  <w:tag w:val="goog_rdk_2301"/>
                </w:sdtPr>
                <w:sdtContent>
                  <w:ins w:author="Abinaya Saravanan" w:id="119" w:date="2026-09-23T05:20:05Z">
                    <w:del w:author="Nivesh" w:id="19" w:date="2026-09-25T10:03:37Z">
                      <w:r w:rsidDel="00000000" w:rsidR="00000000" w:rsidRPr="00000000">
                        <w:rPr>
                          <w:rtl w:val="0"/>
                        </w:rPr>
                      </w:r>
                    </w:del>
                  </w:ins>
                </w:sdtContent>
              </w:sdt>
              <w:ins w:author="Abinaya Saravanan" w:id="119" w:date="2026-09-23T05:20:05Z">
                <w:del w:author="Nivesh" w:id="19" w:date="2026-09-25T10:03:37Z"/>
              </w:ins>
            </w:sdtContent>
          </w:sdt>
        </w:p>
      </w:sdtContent>
    </w:sdt>
    <w:sdt>
      <w:sdtPr>
        <w:id w:val="-1329350136"/>
        <w:tag w:val="goog_rdk_2306"/>
      </w:sdtPr>
      <w:sdtContent>
        <w:p w:rsidR="00000000" w:rsidDel="00000000" w:rsidP="00000000" w:rsidRDefault="00000000" w:rsidRPr="00000000" w14:paraId="000001DB">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2085254050"/>
              <w:tag w:val="goog_rdk_2303"/>
            </w:sdtPr>
            <w:sdtContent>
              <w:ins w:author="Abinaya Saravanan" w:id="119" w:date="2026-09-23T05:20:05Z">
                <w:sdt>
                  <w:sdtPr>
                    <w:id w:val="1602100507"/>
                    <w:tag w:val="goog_rdk_2304"/>
                  </w:sdtPr>
                  <w:sdtContent>
                    <w:del w:author="Nivesh" w:id="19" w:date="2026-09-25T10:03:37Z"/>
                  </w:sdtContent>
                </w:sdt>
              </w:ins>
              <w:sdt>
                <w:sdtPr>
                  <w:id w:val="523525429"/>
                  <w:tag w:val="goog_rdk_2305"/>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9" w:date="2026-09-23T05:20:05Z">
                <w:del w:author="Nivesh" w:id="19" w:date="2026-09-25T10:03:37Z"/>
              </w:ins>
            </w:sdtContent>
          </w:sdt>
        </w:p>
      </w:sdtContent>
    </w:sdt>
    <w:sdt>
      <w:sdtPr>
        <w:id w:val="-927663098"/>
        <w:tag w:val="goog_rdk_2310"/>
      </w:sdtPr>
      <w:sdtContent>
        <w:p w:rsidR="00000000" w:rsidDel="00000000" w:rsidP="00000000" w:rsidRDefault="00000000" w:rsidRPr="00000000" w14:paraId="000001DC">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658052928"/>
              <w:tag w:val="goog_rdk_2307"/>
            </w:sdtPr>
            <w:sdtContent>
              <w:ins w:author="Abinaya Saravanan" w:id="119" w:date="2026-09-23T05:20:05Z">
                <w:sdt>
                  <w:sdtPr>
                    <w:id w:val="2086703987"/>
                    <w:tag w:val="goog_rdk_2308"/>
                  </w:sdtPr>
                  <w:sdtContent>
                    <w:del w:author="Nivesh" w:id="19" w:date="2026-09-25T10:03:37Z"/>
                  </w:sdtContent>
                </w:sdt>
              </w:ins>
              <w:sdt>
                <w:sdtPr>
                  <w:id w:val="-1516482797"/>
                  <w:tag w:val="goog_rdk_2309"/>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9" w:date="2026-09-23T05:20:05Z">
                <w:del w:author="Nivesh" w:id="19" w:date="2026-09-25T10:03:37Z"/>
              </w:ins>
            </w:sdtContent>
          </w:sdt>
        </w:p>
      </w:sdtContent>
    </w:sdt>
    <w:sdt>
      <w:sdtPr>
        <w:id w:val="717372525"/>
        <w:tag w:val="goog_rdk_2314"/>
      </w:sdtPr>
      <w:sdtContent>
        <w:p w:rsidR="00000000" w:rsidDel="00000000" w:rsidP="00000000" w:rsidRDefault="00000000" w:rsidRPr="00000000" w14:paraId="000001DD">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843285734"/>
              <w:tag w:val="goog_rdk_2311"/>
            </w:sdtPr>
            <w:sdtContent>
              <w:ins w:author="Abinaya Saravanan" w:id="119" w:date="2026-09-23T05:20:05Z">
                <w:sdt>
                  <w:sdtPr>
                    <w:id w:val="1050162249"/>
                    <w:tag w:val="goog_rdk_2312"/>
                  </w:sdtPr>
                  <w:sdtContent>
                    <w:del w:author="Nivesh" w:id="19" w:date="2026-09-25T10:03:37Z"/>
                  </w:sdtContent>
                </w:sdt>
              </w:ins>
              <w:sdt>
                <w:sdtPr>
                  <w:id w:val="-407400288"/>
                  <w:tag w:val="goog_rdk_2313"/>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9" w:date="2026-09-23T05:20:05Z">
                <w:del w:author="Nivesh" w:id="19" w:date="2026-09-25T10:03:37Z"/>
              </w:ins>
            </w:sdtContent>
          </w:sdt>
        </w:p>
      </w:sdtContent>
    </w:sdt>
    <w:sdt>
      <w:sdtPr>
        <w:id w:val="-1581752885"/>
        <w:tag w:val="goog_rdk_2318"/>
      </w:sdtPr>
      <w:sdtContent>
        <w:p w:rsidR="00000000" w:rsidDel="00000000" w:rsidP="00000000" w:rsidRDefault="00000000" w:rsidRPr="00000000" w14:paraId="000001DE">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233739397"/>
              <w:tag w:val="goog_rdk_2315"/>
            </w:sdtPr>
            <w:sdtContent>
              <w:ins w:author="Abinaya Saravanan" w:id="119" w:date="2026-09-23T05:20:05Z">
                <w:sdt>
                  <w:sdtPr>
                    <w:id w:val="722562630"/>
                    <w:tag w:val="goog_rdk_2316"/>
                  </w:sdtPr>
                  <w:sdtContent>
                    <w:del w:author="Nivesh" w:id="19" w:date="2026-09-25T10:03:37Z"/>
                  </w:sdtContent>
                </w:sdt>
              </w:ins>
              <w:sdt>
                <w:sdtPr>
                  <w:id w:val="487788299"/>
                  <w:tag w:val="goog_rdk_2317"/>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9" w:date="2026-09-23T05:20:05Z">
                <w:del w:author="Nivesh" w:id="19" w:date="2026-09-25T10:03:37Z"/>
              </w:ins>
            </w:sdtContent>
          </w:sdt>
        </w:p>
      </w:sdtContent>
    </w:sdt>
    <w:sdt>
      <w:sdtPr>
        <w:id w:val="1481085169"/>
        <w:tag w:val="goog_rdk_2322"/>
      </w:sdtPr>
      <w:sdtContent>
        <w:p w:rsidR="00000000" w:rsidDel="00000000" w:rsidP="00000000" w:rsidRDefault="00000000" w:rsidRPr="00000000" w14:paraId="000001DF">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729526026"/>
              <w:tag w:val="goog_rdk_2319"/>
            </w:sdtPr>
            <w:sdtContent>
              <w:ins w:author="Abinaya Saravanan" w:id="119" w:date="2026-09-23T05:20:05Z">
                <w:sdt>
                  <w:sdtPr>
                    <w:id w:val="-2135644611"/>
                    <w:tag w:val="goog_rdk_2320"/>
                  </w:sdtPr>
                  <w:sdtContent>
                    <w:del w:author="Nivesh" w:id="19" w:date="2026-09-25T10:03:37Z"/>
                  </w:sdtContent>
                </w:sdt>
              </w:ins>
              <w:sdt>
                <w:sdtPr>
                  <w:id w:val="309322123"/>
                  <w:tag w:val="goog_rdk_2321"/>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9" w:date="2026-09-23T05:20:05Z">
                <w:del w:author="Nivesh" w:id="19" w:date="2026-09-25T10:03:37Z"/>
              </w:ins>
            </w:sdtContent>
          </w:sdt>
        </w:p>
      </w:sdtContent>
    </w:sdt>
    <w:sdt>
      <w:sdtPr>
        <w:id w:val="-1923259241"/>
        <w:tag w:val="goog_rdk_2326"/>
      </w:sdtPr>
      <w:sdtContent>
        <w:p w:rsidR="00000000" w:rsidDel="00000000" w:rsidP="00000000" w:rsidRDefault="00000000" w:rsidRPr="00000000" w14:paraId="000001E0">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175140473"/>
              <w:tag w:val="goog_rdk_2323"/>
            </w:sdtPr>
            <w:sdtContent>
              <w:ins w:author="Abinaya Saravanan" w:id="119" w:date="2026-09-23T05:20:05Z">
                <w:sdt>
                  <w:sdtPr>
                    <w:id w:val="1117757856"/>
                    <w:tag w:val="goog_rdk_2324"/>
                  </w:sdtPr>
                  <w:sdtContent>
                    <w:del w:author="Nivesh" w:id="19" w:date="2026-09-25T10:03:37Z"/>
                  </w:sdtContent>
                </w:sdt>
              </w:ins>
              <w:sdt>
                <w:sdtPr>
                  <w:id w:val="334817179"/>
                  <w:tag w:val="goog_rdk_2325"/>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9" w:date="2026-09-23T05:20:05Z">
                <w:del w:author="Nivesh" w:id="19" w:date="2026-09-25T10:03:37Z"/>
              </w:ins>
            </w:sdtContent>
          </w:sdt>
        </w:p>
      </w:sdtContent>
    </w:sdt>
    <w:sdt>
      <w:sdtPr>
        <w:id w:val="1104209268"/>
        <w:tag w:val="goog_rdk_2330"/>
      </w:sdtPr>
      <w:sdtContent>
        <w:p w:rsidR="00000000" w:rsidDel="00000000" w:rsidP="00000000" w:rsidRDefault="00000000" w:rsidRPr="00000000" w14:paraId="000001E1">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885807587"/>
              <w:tag w:val="goog_rdk_2327"/>
            </w:sdtPr>
            <w:sdtContent>
              <w:ins w:author="Abinaya Saravanan" w:id="119" w:date="2026-09-23T05:20:05Z">
                <w:sdt>
                  <w:sdtPr>
                    <w:id w:val="695834272"/>
                    <w:tag w:val="goog_rdk_2328"/>
                  </w:sdtPr>
                  <w:sdtContent>
                    <w:del w:author="Nivesh" w:id="19" w:date="2026-09-25T10:03:37Z"/>
                  </w:sdtContent>
                </w:sdt>
              </w:ins>
              <w:sdt>
                <w:sdtPr>
                  <w:id w:val="-1547523235"/>
                  <w:tag w:val="goog_rdk_2329"/>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9" w:date="2026-09-23T05:20:05Z">
                <w:del w:author="Nivesh" w:id="19" w:date="2026-09-25T10:03:37Z"/>
              </w:ins>
            </w:sdtContent>
          </w:sdt>
        </w:p>
      </w:sdtContent>
    </w:sdt>
    <w:sdt>
      <w:sdtPr>
        <w:id w:val="797394227"/>
        <w:tag w:val="goog_rdk_2334"/>
      </w:sdtPr>
      <w:sdtContent>
        <w:p w:rsidR="00000000" w:rsidDel="00000000" w:rsidP="00000000" w:rsidRDefault="00000000" w:rsidRPr="00000000" w14:paraId="000001E2">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479504177"/>
              <w:tag w:val="goog_rdk_2331"/>
            </w:sdtPr>
            <w:sdtContent>
              <w:ins w:author="Abinaya Saravanan" w:id="119" w:date="2026-09-23T05:20:05Z">
                <w:sdt>
                  <w:sdtPr>
                    <w:id w:val="-1658528734"/>
                    <w:tag w:val="goog_rdk_2332"/>
                  </w:sdtPr>
                  <w:sdtContent>
                    <w:del w:author="Nivesh" w:id="19" w:date="2026-09-25T10:03:37Z"/>
                  </w:sdtContent>
                </w:sdt>
              </w:ins>
              <w:sdt>
                <w:sdtPr>
                  <w:id w:val="-1086657531"/>
                  <w:tag w:val="goog_rdk_2333"/>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9" w:date="2026-09-23T05:20:05Z">
                <w:del w:author="Nivesh" w:id="19" w:date="2026-09-25T10:03:37Z"/>
              </w:ins>
            </w:sdtContent>
          </w:sdt>
        </w:p>
      </w:sdtContent>
    </w:sdt>
    <w:sdt>
      <w:sdtPr>
        <w:id w:val="-1944648160"/>
        <w:tag w:val="goog_rdk_2340"/>
      </w:sdtPr>
      <w:sdtContent>
        <w:p w:rsidR="00000000" w:rsidDel="00000000" w:rsidP="00000000" w:rsidRDefault="00000000" w:rsidRPr="00000000" w14:paraId="000001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5231125"/>
              <w:tag w:val="goog_rdk_2337"/>
            </w:sdtPr>
            <w:sdtContent>
              <w:ins w:author="Rossi Rossi" w:id="102" w:date="2026-09-22T06:56:59Z">
                <w:sdt>
                  <w:sdtPr>
                    <w:id w:val="741767480"/>
                    <w:tag w:val="goog_rdk_2338"/>
                  </w:sdtPr>
                  <w:sdtContent>
                    <w:del w:author="Nivesh" w:id="19" w:date="2026-09-25T10:03:37Z"/>
                  </w:sdtContent>
                </w:sdt>
              </w:ins>
              <w:sdt>
                <w:sdtPr>
                  <w:id w:val="-948331620"/>
                  <w:tag w:val="goog_rdk_233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68796499"/>
        <w:tag w:val="goog_rdk_2344"/>
      </w:sdtPr>
      <w:sdtContent>
        <w:p w:rsidR="00000000" w:rsidDel="00000000" w:rsidP="00000000" w:rsidRDefault="00000000" w:rsidRPr="00000000" w14:paraId="000001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1829024"/>
              <w:tag w:val="goog_rdk_2341"/>
            </w:sdtPr>
            <w:sdtContent>
              <w:ins w:author="Rossi Rossi" w:id="102" w:date="2026-09-22T06:56:59Z">
                <w:sdt>
                  <w:sdtPr>
                    <w:id w:val="950209028"/>
                    <w:tag w:val="goog_rdk_2342"/>
                  </w:sdtPr>
                  <w:sdtContent>
                    <w:del w:author="Nivesh" w:id="19" w:date="2026-09-25T10:03:37Z"/>
                  </w:sdtContent>
                </w:sdt>
              </w:ins>
              <w:sdt>
                <w:sdtPr>
                  <w:id w:val="-498659677"/>
                  <w:tag w:val="goog_rdk_23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02" w:date="2026-09-22T06:56:59Z">
                <w:del w:author="Nivesh" w:id="19" w:date="2026-09-25T10:03:37Z"/>
              </w:ins>
            </w:sdtContent>
          </w:sdt>
        </w:p>
      </w:sdtContent>
    </w:sdt>
    <w:sdt>
      <w:sdtPr>
        <w:id w:val="316231178"/>
        <w:tag w:val="goog_rdk_2348"/>
      </w:sdtPr>
      <w:sdtContent>
        <w:p w:rsidR="00000000" w:rsidDel="00000000" w:rsidP="00000000" w:rsidRDefault="00000000" w:rsidRPr="00000000" w14:paraId="000001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2680920"/>
              <w:tag w:val="goog_rdk_2345"/>
            </w:sdtPr>
            <w:sdtContent>
              <w:ins w:author="Rossi Rossi" w:id="102" w:date="2026-09-22T06:56:59Z">
                <w:sdt>
                  <w:sdtPr>
                    <w:id w:val="-1059610719"/>
                    <w:tag w:val="goog_rdk_2346"/>
                  </w:sdtPr>
                  <w:sdtContent>
                    <w:del w:author="Nivesh" w:id="19" w:date="2026-09-25T10:03:37Z"/>
                  </w:sdtContent>
                </w:sdt>
              </w:ins>
              <w:sdt>
                <w:sdtPr>
                  <w:id w:val="286766495"/>
                  <w:tag w:val="goog_rdk_234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8845726"/>
        <w:tag w:val="goog_rdk_2352"/>
      </w:sdtPr>
      <w:sdtContent>
        <w:p w:rsidR="00000000" w:rsidDel="00000000" w:rsidP="00000000" w:rsidRDefault="00000000" w:rsidRPr="00000000" w14:paraId="000001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842051"/>
              <w:tag w:val="goog_rdk_2349"/>
            </w:sdtPr>
            <w:sdtContent>
              <w:ins w:author="Rossi Rossi" w:id="102" w:date="2026-09-22T06:56:59Z">
                <w:sdt>
                  <w:sdtPr>
                    <w:id w:val="-548635678"/>
                    <w:tag w:val="goog_rdk_2350"/>
                  </w:sdtPr>
                  <w:sdtContent>
                    <w:del w:author="Nivesh" w:id="19" w:date="2026-09-25T10:03:37Z"/>
                  </w:sdtContent>
                </w:sdt>
              </w:ins>
              <w:sdt>
                <w:sdtPr>
                  <w:id w:val="1908786460"/>
                  <w:tag w:val="goog_rdk_235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02" w:date="2026-09-22T06:56:59Z">
                <w:del w:author="Nivesh" w:id="19" w:date="2026-09-25T10:03:37Z"/>
              </w:ins>
            </w:sdtContent>
          </w:sdt>
        </w:p>
      </w:sdtContent>
    </w:sdt>
    <w:sdt>
      <w:sdtPr>
        <w:id w:val="1802406498"/>
        <w:tag w:val="goog_rdk_2356"/>
      </w:sdtPr>
      <w:sdtContent>
        <w:p w:rsidR="00000000" w:rsidDel="00000000" w:rsidP="00000000" w:rsidRDefault="00000000" w:rsidRPr="00000000" w14:paraId="000001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44830082"/>
              <w:tag w:val="goog_rdk_2353"/>
            </w:sdtPr>
            <w:sdtContent>
              <w:ins w:author="Rossi Rossi" w:id="102" w:date="2026-09-22T06:56:59Z">
                <w:sdt>
                  <w:sdtPr>
                    <w:id w:val="1662129064"/>
                    <w:tag w:val="goog_rdk_2354"/>
                  </w:sdtPr>
                  <w:sdtContent>
                    <w:del w:author="Nivesh" w:id="19" w:date="2026-09-25T10:03:37Z"/>
                  </w:sdtContent>
                </w:sdt>
              </w:ins>
              <w:sdt>
                <w:sdtPr>
                  <w:id w:val="-347784972"/>
                  <w:tag w:val="goog_rdk_235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17265683"/>
        <w:tag w:val="goog_rdk_2360"/>
      </w:sdtPr>
      <w:sdtContent>
        <w:p w:rsidR="00000000" w:rsidDel="00000000" w:rsidP="00000000" w:rsidRDefault="00000000" w:rsidRPr="00000000" w14:paraId="000001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5187294"/>
              <w:tag w:val="goog_rdk_2357"/>
            </w:sdtPr>
            <w:sdtContent>
              <w:ins w:author="Rossi Rossi" w:id="102" w:date="2026-09-22T06:56:59Z">
                <w:sdt>
                  <w:sdtPr>
                    <w:id w:val="568973163"/>
                    <w:tag w:val="goog_rdk_2358"/>
                  </w:sdtPr>
                  <w:sdtContent>
                    <w:del w:author="Nivesh" w:id="19" w:date="2026-09-25T10:03:37Z"/>
                  </w:sdtContent>
                </w:sdt>
              </w:ins>
              <w:sdt>
                <w:sdtPr>
                  <w:id w:val="875640738"/>
                  <w:tag w:val="goog_rdk_23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02" w:date="2026-09-22T06:56:59Z">
                <w:del w:author="Nivesh" w:id="19" w:date="2026-09-25T10:03:37Z"/>
              </w:ins>
            </w:sdtContent>
          </w:sdt>
        </w:p>
      </w:sdtContent>
    </w:sdt>
    <w:sdt>
      <w:sdtPr>
        <w:id w:val="326908120"/>
        <w:tag w:val="goog_rdk_2366"/>
      </w:sdtPr>
      <w:sdtContent>
        <w:p w:rsidR="00000000" w:rsidDel="00000000" w:rsidP="00000000" w:rsidRDefault="00000000" w:rsidRPr="00000000" w14:paraId="000001E9">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912469761"/>
              <w:tag w:val="goog_rdk_2363"/>
            </w:sdtPr>
            <w:sdtContent>
              <w:ins w:author="Abinaya Saravanan" w:id="120" w:date="2026-09-23T05:20:30Z">
                <w:sdt>
                  <w:sdtPr>
                    <w:id w:val="149233367"/>
                    <w:tag w:val="goog_rdk_2364"/>
                  </w:sdtPr>
                  <w:sdtContent>
                    <w:del w:author="Nivesh" w:id="19" w:date="2026-09-25T10:03:37Z"/>
                  </w:sdtContent>
                </w:sdt>
              </w:ins>
              <w:sdt>
                <w:sdtPr>
                  <w:id w:val="-1701813663"/>
                  <w:tag w:val="goog_rdk_2365"/>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0" w:date="2026-09-23T05:20:30Z">
                <w:del w:author="Nivesh" w:id="19" w:date="2026-09-25T10:03:37Z"/>
              </w:ins>
            </w:sdtContent>
          </w:sdt>
        </w:p>
      </w:sdtContent>
    </w:sdt>
    <w:sdt>
      <w:sdtPr>
        <w:id w:val="-1867659754"/>
        <w:tag w:val="goog_rdk_2370"/>
      </w:sdtPr>
      <w:sdtContent>
        <w:p w:rsidR="00000000" w:rsidDel="00000000" w:rsidP="00000000" w:rsidRDefault="00000000" w:rsidRPr="00000000" w14:paraId="000001EA">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830014322"/>
              <w:tag w:val="goog_rdk_2367"/>
            </w:sdtPr>
            <w:sdtContent>
              <w:ins w:author="Abinaya Saravanan" w:id="120" w:date="2026-09-23T05:20:30Z">
                <w:sdt>
                  <w:sdtPr>
                    <w:id w:val="34968164"/>
                    <w:tag w:val="goog_rdk_2368"/>
                  </w:sdtPr>
                  <w:sdtContent>
                    <w:del w:author="Nivesh" w:id="19" w:date="2026-09-25T10:03:37Z"/>
                  </w:sdtContent>
                </w:sdt>
              </w:ins>
              <w:sdt>
                <w:sdtPr>
                  <w:id w:val="720613867"/>
                  <w:tag w:val="goog_rdk_2369"/>
                </w:sdtPr>
                <w:sdtContent>
                  <w:ins w:author="Abinaya Saravanan" w:id="120" w:date="2026-09-23T05:20:30Z">
                    <w:del w:author="Nivesh" w:id="19" w:date="2026-09-25T10:03:37Z">
                      <w:r w:rsidDel="00000000" w:rsidR="00000000" w:rsidRPr="00000000">
                        <w:rPr>
                          <w:rtl w:val="0"/>
                        </w:rPr>
                      </w:r>
                    </w:del>
                  </w:ins>
                </w:sdtContent>
              </w:sdt>
              <w:ins w:author="Abinaya Saravanan" w:id="120" w:date="2026-09-23T05:20:30Z">
                <w:del w:author="Nivesh" w:id="19" w:date="2026-09-25T10:03:37Z"/>
              </w:ins>
            </w:sdtContent>
          </w:sdt>
        </w:p>
      </w:sdtContent>
    </w:sdt>
    <w:sdt>
      <w:sdtPr>
        <w:id w:val="-910164478"/>
        <w:tag w:val="goog_rdk_2374"/>
      </w:sdtPr>
      <w:sdtContent>
        <w:p w:rsidR="00000000" w:rsidDel="00000000" w:rsidP="00000000" w:rsidRDefault="00000000" w:rsidRPr="00000000" w14:paraId="000001EB">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691307286"/>
              <w:tag w:val="goog_rdk_2371"/>
            </w:sdtPr>
            <w:sdtContent>
              <w:ins w:author="Abinaya Saravanan" w:id="120" w:date="2026-09-23T05:20:30Z">
                <w:sdt>
                  <w:sdtPr>
                    <w:id w:val="-507830453"/>
                    <w:tag w:val="goog_rdk_2372"/>
                  </w:sdtPr>
                  <w:sdtContent>
                    <w:del w:author="Nivesh" w:id="19" w:date="2026-09-25T10:03:37Z"/>
                  </w:sdtContent>
                </w:sdt>
              </w:ins>
              <w:sdt>
                <w:sdtPr>
                  <w:id w:val="-682673260"/>
                  <w:tag w:val="goog_rdk_2373"/>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0" w:date="2026-09-23T05:20:30Z">
                <w:del w:author="Nivesh" w:id="19" w:date="2026-09-25T10:03:37Z"/>
              </w:ins>
            </w:sdtContent>
          </w:sdt>
        </w:p>
      </w:sdtContent>
    </w:sdt>
    <w:sdt>
      <w:sdtPr>
        <w:id w:val="-1184106186"/>
        <w:tag w:val="goog_rdk_2378"/>
      </w:sdtPr>
      <w:sdtContent>
        <w:p w:rsidR="00000000" w:rsidDel="00000000" w:rsidP="00000000" w:rsidRDefault="00000000" w:rsidRPr="00000000" w14:paraId="000001EC">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781745667"/>
              <w:tag w:val="goog_rdk_2375"/>
            </w:sdtPr>
            <w:sdtContent>
              <w:ins w:author="Abinaya Saravanan" w:id="120" w:date="2026-09-23T05:20:30Z">
                <w:sdt>
                  <w:sdtPr>
                    <w:id w:val="-1425976376"/>
                    <w:tag w:val="goog_rdk_2376"/>
                  </w:sdtPr>
                  <w:sdtContent>
                    <w:del w:author="Nivesh" w:id="19" w:date="2026-09-25T10:03:37Z"/>
                  </w:sdtContent>
                </w:sdt>
              </w:ins>
              <w:sdt>
                <w:sdtPr>
                  <w:id w:val="1060410531"/>
                  <w:tag w:val="goog_rdk_237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0" w:date="2026-09-23T05:20:30Z">
                <w:del w:author="Nivesh" w:id="19" w:date="2026-09-25T10:03:37Z"/>
              </w:ins>
            </w:sdtContent>
          </w:sdt>
        </w:p>
      </w:sdtContent>
    </w:sdt>
    <w:sdt>
      <w:sdtPr>
        <w:id w:val="1417179650"/>
        <w:tag w:val="goog_rdk_2388"/>
      </w:sdtPr>
      <w:sdtContent>
        <w:p w:rsidR="00000000" w:rsidDel="00000000" w:rsidP="00000000" w:rsidRDefault="00000000" w:rsidRPr="00000000" w14:paraId="000001ED">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28947630"/>
              <w:tag w:val="goog_rdk_2379"/>
            </w:sdtPr>
            <w:sdtContent>
              <w:ins w:author="Abinaya Saravanan" w:id="120" w:date="2026-09-23T05:20:30Z">
                <w:sdt>
                  <w:sdtPr>
                    <w:id w:val="-339196048"/>
                    <w:tag w:val="goog_rdk_2380"/>
                  </w:sdtPr>
                  <w:sdtContent>
                    <w:del w:author="Nivesh" w:id="19" w:date="2026-09-25T10:03:37Z"/>
                  </w:sdtContent>
                </w:sdt>
              </w:ins>
              <w:sdt>
                <w:sdtPr>
                  <w:id w:val="316009280"/>
                  <w:tag w:val="goog_rdk_2381"/>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w:delText>
                      </w:r>
                    </w:del>
                  </w:ins>
                </w:sdtContent>
              </w:sdt>
              <w:ins w:author="Abinaya Saravanan" w:id="120" w:date="2026-09-23T05:20:30Z">
                <w:del w:author="Nivesh" w:id="19" w:date="2026-09-25T10:03:37Z"/>
              </w:ins>
            </w:sdtContent>
          </w:sdt>
          <w:sdt>
            <w:sdtPr>
              <w:id w:val="-1240092315"/>
              <w:tag w:val="goog_rdk_2382"/>
            </w:sdtPr>
            <w:sdtContent>
              <w:ins w:author="janani" w:id="121" w:date="2026-09-24T16:02:04Z">
                <w:sdt>
                  <w:sdtPr>
                    <w:id w:val="-1208698905"/>
                    <w:tag w:val="goog_rdk_2383"/>
                  </w:sdtPr>
                  <w:sdtContent>
                    <w:del w:author="Nivesh" w:id="19" w:date="2026-09-25T10:03:37Z"/>
                  </w:sdtContent>
                </w:sdt>
              </w:ins>
              <w:sdt>
                <w:sdtPr>
                  <w:id w:val="-12809043"/>
                  <w:tag w:val="goog_rdk_2384"/>
                </w:sdtPr>
                <w:sdtContent>
                  <w:ins w:author="janani" w:id="121" w:date="2026-09-24T16:02:0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janani" w:id="121" w:date="2026-09-24T16:02:04Z">
                <w:del w:author="Nivesh" w:id="19" w:date="2026-09-25T10:03:37Z"/>
              </w:ins>
            </w:sdtContent>
          </w:sdt>
          <w:sdt>
            <w:sdtPr>
              <w:id w:val="-278879047"/>
              <w:tag w:val="goog_rdk_2385"/>
            </w:sdtPr>
            <w:sdtContent>
              <w:ins w:author="Abinaya Saravanan" w:id="120" w:date="2026-09-23T05:20:30Z">
                <w:sdt>
                  <w:sdtPr>
                    <w:id w:val="1760852344"/>
                    <w:tag w:val="goog_rdk_2386"/>
                  </w:sdtPr>
                  <w:sdtContent>
                    <w:del w:author="Nivesh" w:id="19" w:date="2026-09-25T10:03:37Z"/>
                  </w:sdtContent>
                </w:sdt>
              </w:ins>
              <w:sdt>
                <w:sdtPr>
                  <w:id w:val="956277564"/>
                  <w:tag w:val="goog_rdk_238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-1.5-pro")</w:delText>
                      </w:r>
                    </w:del>
                  </w:ins>
                </w:sdtContent>
              </w:sdt>
              <w:ins w:author="Abinaya Saravanan" w:id="120" w:date="2026-09-23T05:20:30Z">
                <w:del w:author="Nivesh" w:id="19" w:date="2026-09-25T10:03:37Z"/>
              </w:ins>
            </w:sdtContent>
          </w:sdt>
        </w:p>
      </w:sdtContent>
    </w:sdt>
    <w:sdt>
      <w:sdtPr>
        <w:id w:val="-1099797749"/>
        <w:tag w:val="goog_rdk_2392"/>
      </w:sdtPr>
      <w:sdtContent>
        <w:p w:rsidR="00000000" w:rsidDel="00000000" w:rsidP="00000000" w:rsidRDefault="00000000" w:rsidRPr="00000000" w14:paraId="000001EE">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289111622"/>
              <w:tag w:val="goog_rdk_2389"/>
            </w:sdtPr>
            <w:sdtContent>
              <w:ins w:author="Abinaya Saravanan" w:id="120" w:date="2026-09-23T05:20:30Z">
                <w:sdt>
                  <w:sdtPr>
                    <w:id w:val="-316717408"/>
                    <w:tag w:val="goog_rdk_2390"/>
                  </w:sdtPr>
                  <w:sdtContent>
                    <w:del w:author="Nivesh" w:id="19" w:date="2026-09-25T10:03:37Z"/>
                  </w:sdtContent>
                </w:sdt>
              </w:ins>
              <w:sdt>
                <w:sdtPr>
                  <w:id w:val="-863787892"/>
                  <w:tag w:val="goog_rdk_2391"/>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0" w:date="2026-09-23T05:20:30Z">
                <w:del w:author="Nivesh" w:id="19" w:date="2026-09-25T10:03:37Z"/>
              </w:ins>
            </w:sdtContent>
          </w:sdt>
        </w:p>
      </w:sdtContent>
    </w:sdt>
    <w:sdt>
      <w:sdtPr>
        <w:id w:val="1159912831"/>
        <w:tag w:val="goog_rdk_2396"/>
      </w:sdtPr>
      <w:sdtContent>
        <w:p w:rsidR="00000000" w:rsidDel="00000000" w:rsidP="00000000" w:rsidRDefault="00000000" w:rsidRPr="00000000" w14:paraId="000001EF">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2084654690"/>
              <w:tag w:val="goog_rdk_2393"/>
            </w:sdtPr>
            <w:sdtContent>
              <w:ins w:author="Abinaya Saravanan" w:id="120" w:date="2026-09-23T05:20:30Z">
                <w:sdt>
                  <w:sdtPr>
                    <w:id w:val="-888672892"/>
                    <w:tag w:val="goog_rdk_2394"/>
                  </w:sdtPr>
                  <w:sdtContent>
                    <w:del w:author="Nivesh" w:id="19" w:date="2026-09-25T10:03:37Z"/>
                  </w:sdtContent>
                </w:sdt>
              </w:ins>
              <w:sdt>
                <w:sdtPr>
                  <w:id w:val="-783498232"/>
                  <w:tag w:val="goog_rdk_2395"/>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0" w:date="2026-09-23T05:20:30Z">
                <w:del w:author="Nivesh" w:id="19" w:date="2026-09-25T10:03:37Z"/>
              </w:ins>
            </w:sdtContent>
          </w:sdt>
        </w:p>
      </w:sdtContent>
    </w:sdt>
    <w:sdt>
      <w:sdtPr>
        <w:id w:val="878028661"/>
        <w:tag w:val="goog_rdk_2400"/>
      </w:sdtPr>
      <w:sdtContent>
        <w:p w:rsidR="00000000" w:rsidDel="00000000" w:rsidP="00000000" w:rsidRDefault="00000000" w:rsidRPr="00000000" w14:paraId="000001F0">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547941864"/>
              <w:tag w:val="goog_rdk_2397"/>
            </w:sdtPr>
            <w:sdtContent>
              <w:ins w:author="Abinaya Saravanan" w:id="120" w:date="2026-09-23T05:20:30Z">
                <w:sdt>
                  <w:sdtPr>
                    <w:id w:val="65299058"/>
                    <w:tag w:val="goog_rdk_2398"/>
                  </w:sdtPr>
                  <w:sdtContent>
                    <w:del w:author="Nivesh" w:id="19" w:date="2026-09-25T10:03:37Z"/>
                  </w:sdtContent>
                </w:sdt>
              </w:ins>
              <w:sdt>
                <w:sdtPr>
                  <w:id w:val="-700328807"/>
                  <w:tag w:val="goog_rdk_2399"/>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0" w:date="2026-09-23T05:20:30Z">
                <w:del w:author="Nivesh" w:id="19" w:date="2026-09-25T10:03:37Z"/>
              </w:ins>
            </w:sdtContent>
          </w:sdt>
        </w:p>
      </w:sdtContent>
    </w:sdt>
    <w:sdt>
      <w:sdtPr>
        <w:id w:val="-193322746"/>
        <w:tag w:val="goog_rdk_2404"/>
      </w:sdtPr>
      <w:sdtContent>
        <w:p w:rsidR="00000000" w:rsidDel="00000000" w:rsidP="00000000" w:rsidRDefault="00000000" w:rsidRPr="00000000" w14:paraId="000001F1">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597535841"/>
              <w:tag w:val="goog_rdk_2401"/>
            </w:sdtPr>
            <w:sdtContent>
              <w:ins w:author="Abinaya Saravanan" w:id="120" w:date="2026-09-23T05:20:30Z">
                <w:sdt>
                  <w:sdtPr>
                    <w:id w:val="-2008257938"/>
                    <w:tag w:val="goog_rdk_2402"/>
                  </w:sdtPr>
                  <w:sdtContent>
                    <w:del w:author="Nivesh" w:id="19" w:date="2026-09-25T10:03:37Z"/>
                  </w:sdtContent>
                </w:sdt>
              </w:ins>
              <w:sdt>
                <w:sdtPr>
                  <w:id w:val="-11712475"/>
                  <w:tag w:val="goog_rdk_2403"/>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0" w:date="2026-09-23T05:20:30Z">
                <w:del w:author="Nivesh" w:id="19" w:date="2026-09-25T10:03:37Z"/>
              </w:ins>
            </w:sdtContent>
          </w:sdt>
        </w:p>
      </w:sdtContent>
    </w:sdt>
    <w:sdt>
      <w:sdtPr>
        <w:id w:val="2005045001"/>
        <w:tag w:val="goog_rdk_2408"/>
      </w:sdtPr>
      <w:sdtContent>
        <w:p w:rsidR="00000000" w:rsidDel="00000000" w:rsidP="00000000" w:rsidRDefault="00000000" w:rsidRPr="00000000" w14:paraId="000001F2">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393711066"/>
              <w:tag w:val="goog_rdk_2405"/>
            </w:sdtPr>
            <w:sdtContent>
              <w:ins w:author="Abinaya Saravanan" w:id="120" w:date="2026-09-23T05:20:30Z">
                <w:sdt>
                  <w:sdtPr>
                    <w:id w:val="-231686891"/>
                    <w:tag w:val="goog_rdk_2406"/>
                  </w:sdtPr>
                  <w:sdtContent>
                    <w:del w:author="Nivesh" w:id="19" w:date="2026-09-25T10:03:37Z"/>
                  </w:sdtContent>
                </w:sdt>
              </w:ins>
              <w:sdt>
                <w:sdtPr>
                  <w:id w:val="629634628"/>
                  <w:tag w:val="goog_rdk_240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0" w:date="2026-09-23T05:20:30Z">
                <w:del w:author="Nivesh" w:id="19" w:date="2026-09-25T10:03:37Z"/>
              </w:ins>
            </w:sdtContent>
          </w:sdt>
        </w:p>
      </w:sdtContent>
    </w:sdt>
    <w:sdt>
      <w:sdtPr>
        <w:id w:val="1105456278"/>
        <w:tag w:val="goog_rdk_2414"/>
      </w:sdtPr>
      <w:sdtContent>
        <w:p w:rsidR="00000000" w:rsidDel="00000000" w:rsidP="00000000" w:rsidRDefault="00000000" w:rsidRPr="00000000" w14:paraId="000001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6526104"/>
              <w:tag w:val="goog_rdk_2411"/>
            </w:sdtPr>
            <w:sdtContent>
              <w:ins w:author="Rossi Rossi" w:id="102" w:date="2026-09-22T06:56:59Z">
                <w:sdt>
                  <w:sdtPr>
                    <w:id w:val="1871855968"/>
                    <w:tag w:val="goog_rdk_2412"/>
                  </w:sdtPr>
                  <w:sdtContent>
                    <w:del w:author="Nivesh" w:id="19" w:date="2026-09-25T10:03:37Z"/>
                  </w:sdtContent>
                </w:sdt>
              </w:ins>
              <w:sdt>
                <w:sdtPr>
                  <w:id w:val="-354374052"/>
                  <w:tag w:val="goog_rdk_24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99653141"/>
        <w:tag w:val="goog_rdk_2418"/>
      </w:sdtPr>
      <w:sdtContent>
        <w:p w:rsidR="00000000" w:rsidDel="00000000" w:rsidP="00000000" w:rsidRDefault="00000000" w:rsidRPr="00000000" w14:paraId="000001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6494220"/>
              <w:tag w:val="goog_rdk_2415"/>
            </w:sdtPr>
            <w:sdtContent>
              <w:ins w:author="Rossi Rossi" w:id="102" w:date="2026-09-22T06:56:59Z">
                <w:sdt>
                  <w:sdtPr>
                    <w:id w:val="1714955817"/>
                    <w:tag w:val="goog_rdk_2416"/>
                  </w:sdtPr>
                  <w:sdtContent>
                    <w:del w:author="Nivesh" w:id="19" w:date="2026-09-25T10:03:37Z"/>
                  </w:sdtContent>
                </w:sdt>
              </w:ins>
              <w:sdt>
                <w:sdtPr>
                  <w:id w:val="-1365827696"/>
                  <w:tag w:val="goog_rdk_2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02" w:date="2026-09-22T06:56:59Z">
                <w:del w:author="Nivesh" w:id="19" w:date="2026-09-25T10:03:37Z"/>
              </w:ins>
            </w:sdtContent>
          </w:sdt>
        </w:p>
      </w:sdtContent>
    </w:sdt>
    <w:sdt>
      <w:sdtPr>
        <w:id w:val="1016193760"/>
        <w:tag w:val="goog_rdk_2422"/>
      </w:sdtPr>
      <w:sdtContent>
        <w:p w:rsidR="00000000" w:rsidDel="00000000" w:rsidP="00000000" w:rsidRDefault="00000000" w:rsidRPr="00000000" w14:paraId="000001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9089700"/>
              <w:tag w:val="goog_rdk_2419"/>
            </w:sdtPr>
            <w:sdtContent>
              <w:ins w:author="Rossi Rossi" w:id="102" w:date="2026-09-22T06:56:59Z">
                <w:sdt>
                  <w:sdtPr>
                    <w:id w:val="-1088788287"/>
                    <w:tag w:val="goog_rdk_2420"/>
                  </w:sdtPr>
                  <w:sdtContent>
                    <w:del w:author="Nivesh" w:id="19" w:date="2026-09-25T10:03:37Z"/>
                  </w:sdtContent>
                </w:sdt>
              </w:ins>
              <w:sdt>
                <w:sdtPr>
                  <w:id w:val="2014686709"/>
                  <w:tag w:val="goog_rdk_2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74811504"/>
        <w:tag w:val="goog_rdk_2426"/>
      </w:sdtPr>
      <w:sdtContent>
        <w:p w:rsidR="00000000" w:rsidDel="00000000" w:rsidP="00000000" w:rsidRDefault="00000000" w:rsidRPr="00000000" w14:paraId="000001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8903887"/>
              <w:tag w:val="goog_rdk_2423"/>
            </w:sdtPr>
            <w:sdtContent>
              <w:ins w:author="Rossi Rossi" w:id="102" w:date="2026-09-22T06:56:59Z">
                <w:sdt>
                  <w:sdtPr>
                    <w:id w:val="964163513"/>
                    <w:tag w:val="goog_rdk_2424"/>
                  </w:sdtPr>
                  <w:sdtContent>
                    <w:del w:author="Nivesh" w:id="19" w:date="2026-09-25T10:03:37Z"/>
                  </w:sdtContent>
                </w:sdt>
              </w:ins>
              <w:sdt>
                <w:sdtPr>
                  <w:id w:val="-806240435"/>
                  <w:tag w:val="goog_rdk_2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02" w:date="2026-09-22T06:56:59Z">
                <w:del w:author="Nivesh" w:id="19" w:date="2026-09-25T10:03:37Z"/>
              </w:ins>
            </w:sdtContent>
          </w:sdt>
        </w:p>
      </w:sdtContent>
    </w:sdt>
    <w:sdt>
      <w:sdtPr>
        <w:id w:val="-1560599236"/>
        <w:tag w:val="goog_rdk_2430"/>
      </w:sdtPr>
      <w:sdtContent>
        <w:p w:rsidR="00000000" w:rsidDel="00000000" w:rsidP="00000000" w:rsidRDefault="00000000" w:rsidRPr="00000000" w14:paraId="000001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52924939"/>
              <w:tag w:val="goog_rdk_2427"/>
            </w:sdtPr>
            <w:sdtContent>
              <w:ins w:author="Rossi Rossi" w:id="102" w:date="2026-09-22T06:56:59Z">
                <w:sdt>
                  <w:sdtPr>
                    <w:id w:val="-322492214"/>
                    <w:tag w:val="goog_rdk_2428"/>
                  </w:sdtPr>
                  <w:sdtContent>
                    <w:del w:author="Nivesh" w:id="19" w:date="2026-09-25T10:03:37Z"/>
                  </w:sdtContent>
                </w:sdt>
              </w:ins>
              <w:sdt>
                <w:sdtPr>
                  <w:id w:val="1438725940"/>
                  <w:tag w:val="goog_rdk_24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02" w:date="2026-09-22T06:56:59Z">
                <w:del w:author="Nivesh" w:id="19" w:date="2026-09-25T10:03:37Z"/>
              </w:ins>
            </w:sdtContent>
          </w:sdt>
        </w:p>
      </w:sdtContent>
    </w:sdt>
    <w:sdt>
      <w:sdtPr>
        <w:id w:val="566469649"/>
        <w:tag w:val="goog_rdk_2434"/>
      </w:sdtPr>
      <w:sdtContent>
        <w:p w:rsidR="00000000" w:rsidDel="00000000" w:rsidP="00000000" w:rsidRDefault="00000000" w:rsidRPr="00000000" w14:paraId="000001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1718822"/>
              <w:tag w:val="goog_rdk_2431"/>
            </w:sdtPr>
            <w:sdtContent>
              <w:ins w:author="Rossi Rossi" w:id="102" w:date="2026-09-22T06:56:59Z">
                <w:sdt>
                  <w:sdtPr>
                    <w:id w:val="1194842475"/>
                    <w:tag w:val="goog_rdk_2432"/>
                  </w:sdtPr>
                  <w:sdtContent>
                    <w:del w:author="Nivesh" w:id="19" w:date="2026-09-25T10:03:37Z"/>
                  </w:sdtContent>
                </w:sdt>
              </w:ins>
              <w:sdt>
                <w:sdtPr>
                  <w:id w:val="1663769399"/>
                  <w:tag w:val="goog_rdk_24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02" w:date="2026-09-22T06:56:59Z">
                <w:del w:author="Nivesh" w:id="19" w:date="2026-09-25T10:03:37Z"/>
              </w:ins>
            </w:sdtContent>
          </w:sdt>
        </w:p>
      </w:sdtContent>
    </w:sdt>
    <w:sdt>
      <w:sdtPr>
        <w:id w:val="-155364592"/>
        <w:tag w:val="goog_rdk_2438"/>
      </w:sdtPr>
      <w:sdtContent>
        <w:p w:rsidR="00000000" w:rsidDel="00000000" w:rsidP="00000000" w:rsidRDefault="00000000" w:rsidRPr="00000000" w14:paraId="000001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9626203"/>
              <w:tag w:val="goog_rdk_2435"/>
            </w:sdtPr>
            <w:sdtContent>
              <w:ins w:author="Rossi Rossi" w:id="102" w:date="2026-09-22T06:56:59Z">
                <w:sdt>
                  <w:sdtPr>
                    <w:id w:val="1335494618"/>
                    <w:tag w:val="goog_rdk_2436"/>
                  </w:sdtPr>
                  <w:sdtContent>
                    <w:del w:author="Nivesh" w:id="19" w:date="2026-09-25T10:03:37Z"/>
                  </w:sdtContent>
                </w:sdt>
              </w:ins>
              <w:sdt>
                <w:sdtPr>
                  <w:id w:val="940841323"/>
                  <w:tag w:val="goog_rdk_24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**Restrict key** to confirm.</w:delText>
                      </w:r>
                    </w:del>
                  </w:ins>
                </w:sdtContent>
              </w:sdt>
              <w:ins w:author="Rossi Rossi" w:id="102" w:date="2026-09-22T06:56:59Z">
                <w:del w:author="Nivesh" w:id="19" w:date="2026-09-25T10:03:37Z"/>
              </w:ins>
            </w:sdtContent>
          </w:sdt>
        </w:p>
      </w:sdtContent>
    </w:sdt>
    <w:sdt>
      <w:sdtPr>
        <w:id w:val="-1971471472"/>
        <w:tag w:val="goog_rdk_2444"/>
      </w:sdtPr>
      <w:sdtContent>
        <w:p w:rsidR="00000000" w:rsidDel="00000000" w:rsidP="00000000" w:rsidRDefault="00000000" w:rsidRPr="00000000" w14:paraId="000001FA">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528169052"/>
              <w:tag w:val="goog_rdk_2441"/>
            </w:sdtPr>
            <w:sdtContent>
              <w:ins w:author="Abinaya Saravanan" w:id="122" w:date="2026-09-23T05:20:57Z">
                <w:sdt>
                  <w:sdtPr>
                    <w:id w:val="2143809025"/>
                    <w:tag w:val="goog_rdk_2442"/>
                  </w:sdtPr>
                  <w:sdtContent>
                    <w:del w:author="Nivesh" w:id="19" w:date="2026-09-25T10:03:37Z"/>
                  </w:sdtContent>
                </w:sdt>
              </w:ins>
              <w:sdt>
                <w:sdtPr>
                  <w:id w:val="-1877273731"/>
                  <w:tag w:val="goog_rdk_2443"/>
                </w:sdtPr>
                <w:sdtContent>
                  <w:ins w:author="Abinaya Saravanan" w:id="122" w:date="2026-09-23T05:20:57Z">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2" w:date="2026-09-23T05:20:57Z">
                <w:del w:author="Nivesh" w:id="19" w:date="2026-09-25T10:03:37Z"/>
              </w:ins>
            </w:sdtContent>
          </w:sdt>
        </w:p>
      </w:sdtContent>
    </w:sdt>
    <w:sdt>
      <w:sdtPr>
        <w:id w:val="120499964"/>
        <w:tag w:val="goog_rdk_2448"/>
      </w:sdtPr>
      <w:sdtContent>
        <w:p w:rsidR="00000000" w:rsidDel="00000000" w:rsidP="00000000" w:rsidRDefault="00000000" w:rsidRPr="00000000" w14:paraId="000001FB">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2059354960"/>
              <w:tag w:val="goog_rdk_2445"/>
            </w:sdtPr>
            <w:sdtContent>
              <w:ins w:author="Abinaya Saravanan" w:id="122" w:date="2026-09-23T05:20:57Z">
                <w:sdt>
                  <w:sdtPr>
                    <w:id w:val="1311898161"/>
                    <w:tag w:val="goog_rdk_2446"/>
                  </w:sdtPr>
                  <w:sdtContent>
                    <w:del w:author="Nivesh" w:id="19" w:date="2026-09-25T10:03:37Z"/>
                  </w:sdtContent>
                </w:sdt>
              </w:ins>
              <w:sdt>
                <w:sdtPr>
                  <w:id w:val="-1907373067"/>
                  <w:tag w:val="goog_rdk_2447"/>
                </w:sdtPr>
                <w:sdtContent>
                  <w:ins w:author="Abinaya Saravanan" w:id="122" w:date="2026-09-23T05:20:57Z">
                    <w:del w:author="Nivesh" w:id="19" w:date="2026-09-25T10:03:37Z">
                      <w:r w:rsidDel="00000000" w:rsidR="00000000" w:rsidRPr="00000000">
                        <w:rPr>
                          <w:rtl w:val="0"/>
                        </w:rPr>
                      </w:r>
                    </w:del>
                  </w:ins>
                </w:sdtContent>
              </w:sdt>
              <w:ins w:author="Abinaya Saravanan" w:id="122" w:date="2026-09-23T05:20:57Z">
                <w:del w:author="Nivesh" w:id="19" w:date="2026-09-25T10:03:37Z"/>
              </w:ins>
            </w:sdtContent>
          </w:sdt>
        </w:p>
      </w:sdtContent>
    </w:sdt>
    <w:sdt>
      <w:sdtPr>
        <w:id w:val="-478027465"/>
        <w:tag w:val="goog_rdk_2452"/>
      </w:sdtPr>
      <w:sdtContent>
        <w:p w:rsidR="00000000" w:rsidDel="00000000" w:rsidP="00000000" w:rsidRDefault="00000000" w:rsidRPr="00000000" w14:paraId="000001FC">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317007372"/>
              <w:tag w:val="goog_rdk_2449"/>
            </w:sdtPr>
            <w:sdtContent>
              <w:ins w:author="Abinaya Saravanan" w:id="122" w:date="2026-09-23T05:20:57Z">
                <w:sdt>
                  <w:sdtPr>
                    <w:id w:val="-345512624"/>
                    <w:tag w:val="goog_rdk_2450"/>
                  </w:sdtPr>
                  <w:sdtContent>
                    <w:del w:author="Nivesh" w:id="19" w:date="2026-09-25T10:03:37Z"/>
                  </w:sdtContent>
                </w:sdt>
              </w:ins>
              <w:sdt>
                <w:sdtPr>
                  <w:id w:val="261299735"/>
                  <w:tag w:val="goog_rdk_2451"/>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2" w:date="2026-09-23T05:20:57Z">
                <w:del w:author="Nivesh" w:id="19" w:date="2026-09-25T10:03:37Z"/>
              </w:ins>
            </w:sdtContent>
          </w:sdt>
        </w:p>
      </w:sdtContent>
    </w:sdt>
    <w:sdt>
      <w:sdtPr>
        <w:id w:val="298985133"/>
        <w:tag w:val="goog_rdk_2456"/>
      </w:sdtPr>
      <w:sdtContent>
        <w:p w:rsidR="00000000" w:rsidDel="00000000" w:rsidP="00000000" w:rsidRDefault="00000000" w:rsidRPr="00000000" w14:paraId="000001FD">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109681616"/>
              <w:tag w:val="goog_rdk_2453"/>
            </w:sdtPr>
            <w:sdtContent>
              <w:ins w:author="Abinaya Saravanan" w:id="122" w:date="2026-09-23T05:20:57Z">
                <w:sdt>
                  <w:sdtPr>
                    <w:id w:val="-1272539091"/>
                    <w:tag w:val="goog_rdk_2454"/>
                  </w:sdtPr>
                  <w:sdtContent>
                    <w:del w:author="Nivesh" w:id="19" w:date="2026-09-25T10:03:37Z"/>
                  </w:sdtContent>
                </w:sdt>
              </w:ins>
              <w:sdt>
                <w:sdtPr>
                  <w:id w:val="-765859136"/>
                  <w:tag w:val="goog_rdk_2455"/>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2" w:date="2026-09-23T05:20:57Z">
                <w:del w:author="Nivesh" w:id="19" w:date="2026-09-25T10:03:37Z"/>
              </w:ins>
            </w:sdtContent>
          </w:sdt>
        </w:p>
      </w:sdtContent>
    </w:sdt>
    <w:sdt>
      <w:sdtPr>
        <w:id w:val="-1507916914"/>
        <w:tag w:val="goog_rdk_2460"/>
      </w:sdtPr>
      <w:sdtContent>
        <w:p w:rsidR="00000000" w:rsidDel="00000000" w:rsidP="00000000" w:rsidRDefault="00000000" w:rsidRPr="00000000" w14:paraId="000001FE">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232664476"/>
              <w:tag w:val="goog_rdk_2457"/>
            </w:sdtPr>
            <w:sdtContent>
              <w:ins w:author="Abinaya Saravanan" w:id="122" w:date="2026-09-23T05:20:57Z">
                <w:sdt>
                  <w:sdtPr>
                    <w:id w:val="-1681126817"/>
                    <w:tag w:val="goog_rdk_2458"/>
                  </w:sdtPr>
                  <w:sdtContent>
                    <w:del w:author="Nivesh" w:id="19" w:date="2026-09-25T10:03:37Z"/>
                  </w:sdtContent>
                </w:sdt>
              </w:ins>
              <w:sdt>
                <w:sdtPr>
                  <w:id w:val="-1426290231"/>
                  <w:tag w:val="goog_rdk_2459"/>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2" w:date="2026-09-23T05:20:57Z">
                <w:del w:author="Nivesh" w:id="19" w:date="2026-09-25T10:03:37Z"/>
              </w:ins>
            </w:sdtContent>
          </w:sdt>
        </w:p>
      </w:sdtContent>
    </w:sdt>
    <w:sdt>
      <w:sdtPr>
        <w:id w:val="477250822"/>
        <w:tag w:val="goog_rdk_2464"/>
      </w:sdtPr>
      <w:sdtContent>
        <w:p w:rsidR="00000000" w:rsidDel="00000000" w:rsidP="00000000" w:rsidRDefault="00000000" w:rsidRPr="00000000" w14:paraId="000001FF">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663140096"/>
              <w:tag w:val="goog_rdk_2461"/>
            </w:sdtPr>
            <w:sdtContent>
              <w:ins w:author="Abinaya Saravanan" w:id="122" w:date="2026-09-23T05:20:57Z">
                <w:sdt>
                  <w:sdtPr>
                    <w:id w:val="-1490135895"/>
                    <w:tag w:val="goog_rdk_2462"/>
                  </w:sdtPr>
                  <w:sdtContent>
                    <w:del w:author="Nivesh" w:id="19" w:date="2026-09-25T10:03:37Z"/>
                  </w:sdtContent>
                </w:sdt>
              </w:ins>
              <w:sdt>
                <w:sdtPr>
                  <w:id w:val="1729619653"/>
                  <w:tag w:val="goog_rdk_2463"/>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2" w:date="2026-09-23T05:20:57Z">
                <w:del w:author="Nivesh" w:id="19" w:date="2026-09-25T10:03:37Z"/>
              </w:ins>
            </w:sdtContent>
          </w:sdt>
        </w:p>
      </w:sdtContent>
    </w:sdt>
    <w:sdt>
      <w:sdtPr>
        <w:id w:val="-529467988"/>
        <w:tag w:val="goog_rdk_2468"/>
      </w:sdtPr>
      <w:sdtContent>
        <w:p w:rsidR="00000000" w:rsidDel="00000000" w:rsidP="00000000" w:rsidRDefault="00000000" w:rsidRPr="00000000" w14:paraId="00000200">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5528030"/>
              <w:tag w:val="goog_rdk_2465"/>
            </w:sdtPr>
            <w:sdtContent>
              <w:ins w:author="Abinaya Saravanan" w:id="122" w:date="2026-09-23T05:20:57Z">
                <w:sdt>
                  <w:sdtPr>
                    <w:id w:val="197965559"/>
                    <w:tag w:val="goog_rdk_2466"/>
                  </w:sdtPr>
                  <w:sdtContent>
                    <w:del w:author="Nivesh" w:id="19" w:date="2026-09-25T10:03:37Z"/>
                  </w:sdtContent>
                </w:sdt>
              </w:ins>
              <w:sdt>
                <w:sdtPr>
                  <w:id w:val="-1788299911"/>
                  <w:tag w:val="goog_rdk_2467"/>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2" w:date="2026-09-23T05:20:57Z">
                <w:del w:author="Nivesh" w:id="19" w:date="2026-09-25T10:03:37Z"/>
              </w:ins>
            </w:sdtContent>
          </w:sdt>
        </w:p>
      </w:sdtContent>
    </w:sdt>
    <w:sdt>
      <w:sdtPr>
        <w:id w:val="-268620447"/>
        <w:tag w:val="goog_rdk_2472"/>
      </w:sdtPr>
      <w:sdtContent>
        <w:p w:rsidR="00000000" w:rsidDel="00000000" w:rsidP="00000000" w:rsidRDefault="00000000" w:rsidRPr="00000000" w14:paraId="00000201">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886084265"/>
              <w:tag w:val="goog_rdk_2469"/>
            </w:sdtPr>
            <w:sdtContent>
              <w:ins w:author="Abinaya Saravanan" w:id="122" w:date="2026-09-23T05:20:57Z">
                <w:sdt>
                  <w:sdtPr>
                    <w:id w:val="-2122543342"/>
                    <w:tag w:val="goog_rdk_2470"/>
                  </w:sdtPr>
                  <w:sdtContent>
                    <w:del w:author="Nivesh" w:id="19" w:date="2026-09-25T10:03:37Z"/>
                  </w:sdtContent>
                </w:sdt>
              </w:ins>
              <w:sdt>
                <w:sdtPr>
                  <w:id w:val="1374230087"/>
                  <w:tag w:val="goog_rdk_2471"/>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2" w:date="2026-09-23T05:20:57Z">
                <w:del w:author="Nivesh" w:id="19" w:date="2026-09-25T10:03:37Z"/>
              </w:ins>
            </w:sdtContent>
          </w:sdt>
        </w:p>
      </w:sdtContent>
    </w:sdt>
    <w:sdt>
      <w:sdtPr>
        <w:id w:val="-493521300"/>
        <w:tag w:val="goog_rdk_2476"/>
      </w:sdtPr>
      <w:sdtContent>
        <w:p w:rsidR="00000000" w:rsidDel="00000000" w:rsidP="00000000" w:rsidRDefault="00000000" w:rsidRPr="00000000" w14:paraId="00000202">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372507138"/>
              <w:tag w:val="goog_rdk_2473"/>
            </w:sdtPr>
            <w:sdtContent>
              <w:ins w:author="Abinaya Saravanan" w:id="122" w:date="2026-09-23T05:20:57Z">
                <w:sdt>
                  <w:sdtPr>
                    <w:id w:val="-1210875940"/>
                    <w:tag w:val="goog_rdk_2474"/>
                  </w:sdtPr>
                  <w:sdtContent>
                    <w:del w:author="Nivesh" w:id="19" w:date="2026-09-25T10:03:37Z"/>
                  </w:sdtContent>
                </w:sdt>
              </w:ins>
              <w:sdt>
                <w:sdtPr>
                  <w:id w:val="373968850"/>
                  <w:tag w:val="goog_rdk_2475"/>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2" w:date="2026-09-23T05:20:57Z">
                <w:del w:author="Nivesh" w:id="19" w:date="2026-09-25T10:03:37Z"/>
              </w:ins>
            </w:sdtContent>
          </w:sdt>
        </w:p>
      </w:sdtContent>
    </w:sdt>
    <w:sdt>
      <w:sdtPr>
        <w:id w:val="-398343690"/>
        <w:tag w:val="goog_rdk_2480"/>
      </w:sdtPr>
      <w:sdtContent>
        <w:p w:rsidR="00000000" w:rsidDel="00000000" w:rsidP="00000000" w:rsidRDefault="00000000" w:rsidRPr="00000000" w14:paraId="00000203">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992974855"/>
              <w:tag w:val="goog_rdk_2477"/>
            </w:sdtPr>
            <w:sdtContent>
              <w:ins w:author="Abinaya Saravanan" w:id="122" w:date="2026-09-23T05:20:57Z">
                <w:sdt>
                  <w:sdtPr>
                    <w:id w:val="1032535095"/>
                    <w:tag w:val="goog_rdk_2478"/>
                  </w:sdtPr>
                  <w:sdtContent>
                    <w:del w:author="Nivesh" w:id="19" w:date="2026-09-25T10:03:37Z"/>
                  </w:sdtContent>
                </w:sdt>
              </w:ins>
              <w:sdt>
                <w:sdtPr>
                  <w:id w:val="-2106495332"/>
                  <w:tag w:val="goog_rdk_2479"/>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2" w:date="2026-09-23T05:20:57Z">
                <w:del w:author="Nivesh" w:id="19" w:date="2026-09-25T10:03:37Z"/>
              </w:ins>
            </w:sdtContent>
          </w:sdt>
        </w:p>
      </w:sdtContent>
    </w:sdt>
    <w:sdt>
      <w:sdtPr>
        <w:id w:val="586404832"/>
        <w:tag w:val="goog_rdk_2486"/>
      </w:sdtPr>
      <w:sdtContent>
        <w:p w:rsidR="00000000" w:rsidDel="00000000" w:rsidP="00000000" w:rsidRDefault="00000000" w:rsidRPr="00000000" w14:paraId="000002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3542328"/>
              <w:tag w:val="goog_rdk_2483"/>
            </w:sdtPr>
            <w:sdtContent>
              <w:ins w:author="Rossi Rossi" w:id="102" w:date="2026-09-22T06:56:59Z">
                <w:sdt>
                  <w:sdtPr>
                    <w:id w:val="-942235271"/>
                    <w:tag w:val="goog_rdk_2484"/>
                  </w:sdtPr>
                  <w:sdtContent>
                    <w:del w:author="Nivesh" w:id="19" w:date="2026-09-25T10:03:37Z"/>
                  </w:sdtContent>
                </w:sdt>
              </w:ins>
              <w:sdt>
                <w:sdtPr>
                  <w:id w:val="-413454964"/>
                  <w:tag w:val="goog_rdk_24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64696402"/>
        <w:tag w:val="goog_rdk_2490"/>
      </w:sdtPr>
      <w:sdtContent>
        <w:p w:rsidR="00000000" w:rsidDel="00000000" w:rsidP="00000000" w:rsidRDefault="00000000" w:rsidRPr="00000000" w14:paraId="000002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47026"/>
              <w:tag w:val="goog_rdk_2487"/>
            </w:sdtPr>
            <w:sdtContent>
              <w:ins w:author="Rossi Rossi" w:id="102" w:date="2026-09-22T06:56:59Z">
                <w:sdt>
                  <w:sdtPr>
                    <w:id w:val="-447112769"/>
                    <w:tag w:val="goog_rdk_2488"/>
                  </w:sdtPr>
                  <w:sdtContent>
                    <w:del w:author="Nivesh" w:id="19" w:date="2026-09-25T10:03:37Z"/>
                  </w:sdtContent>
                </w:sdt>
              </w:ins>
              <w:sdt>
                <w:sdtPr>
                  <w:id w:val="775534284"/>
                  <w:tag w:val="goog_rdk_2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725455739"/>
        <w:tag w:val="goog_rdk_2494"/>
      </w:sdtPr>
      <w:sdtContent>
        <w:p w:rsidR="00000000" w:rsidDel="00000000" w:rsidP="00000000" w:rsidRDefault="00000000" w:rsidRPr="00000000" w14:paraId="000002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4201966"/>
              <w:tag w:val="goog_rdk_2491"/>
            </w:sdtPr>
            <w:sdtContent>
              <w:ins w:author="Rossi Rossi" w:id="102" w:date="2026-09-22T06:56:59Z">
                <w:sdt>
                  <w:sdtPr>
                    <w:id w:val="287010043"/>
                    <w:tag w:val="goog_rdk_2492"/>
                  </w:sdtPr>
                  <w:sdtContent>
                    <w:del w:author="Nivesh" w:id="19" w:date="2026-09-25T10:03:37Z"/>
                  </w:sdtContent>
                </w:sdt>
              </w:ins>
              <w:sdt>
                <w:sdtPr>
                  <w:id w:val="1435259130"/>
                  <w:tag w:val="goog_rdk_2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02" w:date="2026-09-22T06:56:59Z">
                <w:del w:author="Nivesh" w:id="19" w:date="2026-09-25T10:03:37Z"/>
              </w:ins>
            </w:sdtContent>
          </w:sdt>
        </w:p>
      </w:sdtContent>
    </w:sdt>
    <w:sdt>
      <w:sdtPr>
        <w:id w:val="846666553"/>
        <w:tag w:val="goog_rdk_2498"/>
      </w:sdtPr>
      <w:sdtContent>
        <w:p w:rsidR="00000000" w:rsidDel="00000000" w:rsidP="00000000" w:rsidRDefault="00000000" w:rsidRPr="00000000" w14:paraId="000002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5723050"/>
              <w:tag w:val="goog_rdk_2495"/>
            </w:sdtPr>
            <w:sdtContent>
              <w:ins w:author="Rossi Rossi" w:id="102" w:date="2026-09-22T06:56:59Z">
                <w:sdt>
                  <w:sdtPr>
                    <w:id w:val="768343690"/>
                    <w:tag w:val="goog_rdk_2496"/>
                  </w:sdtPr>
                  <w:sdtContent>
                    <w:del w:author="Nivesh" w:id="19" w:date="2026-09-25T10:03:37Z"/>
                  </w:sdtContent>
                </w:sdt>
              </w:ins>
              <w:sdt>
                <w:sdtPr>
                  <w:id w:val="903601220"/>
                  <w:tag w:val="goog_rdk_24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33573443"/>
        <w:tag w:val="goog_rdk_2502"/>
      </w:sdtPr>
      <w:sdtContent>
        <w:p w:rsidR="00000000" w:rsidDel="00000000" w:rsidP="00000000" w:rsidRDefault="00000000" w:rsidRPr="00000000" w14:paraId="000002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3029290"/>
              <w:tag w:val="goog_rdk_2499"/>
            </w:sdtPr>
            <w:sdtContent>
              <w:ins w:author="Rossi Rossi" w:id="102" w:date="2026-09-22T06:56:59Z">
                <w:sdt>
                  <w:sdtPr>
                    <w:id w:val="1875795403"/>
                    <w:tag w:val="goog_rdk_2500"/>
                  </w:sdtPr>
                  <w:sdtContent>
                    <w:del w:author="Nivesh" w:id="19" w:date="2026-09-25T10:03:37Z"/>
                  </w:sdtContent>
                </w:sdt>
              </w:ins>
              <w:sdt>
                <w:sdtPr>
                  <w:id w:val="-644686740"/>
                  <w:tag w:val="goog_rdk_2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02" w:date="2026-09-22T06:56:59Z">
                <w:del w:author="Nivesh" w:id="19" w:date="2026-09-25T10:03:37Z"/>
              </w:ins>
            </w:sdtContent>
          </w:sdt>
        </w:p>
      </w:sdtContent>
    </w:sdt>
    <w:sdt>
      <w:sdtPr>
        <w:id w:val="483187904"/>
        <w:tag w:val="goog_rdk_2506"/>
      </w:sdtPr>
      <w:sdtContent>
        <w:p w:rsidR="00000000" w:rsidDel="00000000" w:rsidP="00000000" w:rsidRDefault="00000000" w:rsidRPr="00000000" w14:paraId="000002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0448664"/>
              <w:tag w:val="goog_rdk_2503"/>
            </w:sdtPr>
            <w:sdtContent>
              <w:ins w:author="Rossi Rossi" w:id="102" w:date="2026-09-22T06:56:59Z">
                <w:sdt>
                  <w:sdtPr>
                    <w:id w:val="977449735"/>
                    <w:tag w:val="goog_rdk_2504"/>
                  </w:sdtPr>
                  <w:sdtContent>
                    <w:del w:author="Nivesh" w:id="19" w:date="2026-09-25T10:03:37Z"/>
                  </w:sdtContent>
                </w:sdt>
              </w:ins>
              <w:sdt>
                <w:sdtPr>
                  <w:id w:val="-68535918"/>
                  <w:tag w:val="goog_rdk_25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6524484"/>
        <w:tag w:val="goog_rdk_2510"/>
      </w:sdtPr>
      <w:sdtContent>
        <w:p w:rsidR="00000000" w:rsidDel="00000000" w:rsidP="00000000" w:rsidRDefault="00000000" w:rsidRPr="00000000" w14:paraId="000002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759089"/>
              <w:tag w:val="goog_rdk_2507"/>
            </w:sdtPr>
            <w:sdtContent>
              <w:ins w:author="Rossi Rossi" w:id="102" w:date="2026-09-22T06:56:59Z">
                <w:sdt>
                  <w:sdtPr>
                    <w:id w:val="-58207491"/>
                    <w:tag w:val="goog_rdk_2508"/>
                  </w:sdtPr>
                  <w:sdtContent>
                    <w:del w:author="Nivesh" w:id="19" w:date="2026-09-25T10:03:37Z"/>
                  </w:sdtContent>
                </w:sdt>
              </w:ins>
              <w:sdt>
                <w:sdtPr>
                  <w:id w:val="-583816478"/>
                  <w:tag w:val="goog_rdk_25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1347785166"/>
        <w:tag w:val="goog_rdk_2514"/>
      </w:sdtPr>
      <w:sdtContent>
        <w:p w:rsidR="00000000" w:rsidDel="00000000" w:rsidP="00000000" w:rsidRDefault="00000000" w:rsidRPr="00000000" w14:paraId="000002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48790071"/>
              <w:tag w:val="goog_rdk_2511"/>
            </w:sdtPr>
            <w:sdtContent>
              <w:ins w:author="Rossi Rossi" w:id="102" w:date="2026-09-22T06:56:59Z">
                <w:sdt>
                  <w:sdtPr>
                    <w:id w:val="-1616467668"/>
                    <w:tag w:val="goog_rdk_2512"/>
                  </w:sdtPr>
                  <w:sdtContent>
                    <w:del w:author="Nivesh" w:id="19" w:date="2026-09-25T10:03:37Z"/>
                  </w:sdtContent>
                </w:sdt>
              </w:ins>
              <w:sdt>
                <w:sdtPr>
                  <w:id w:val="951344100"/>
                  <w:tag w:val="goog_rdk_2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775452705"/>
        <w:tag w:val="goog_rdk_2519"/>
      </w:sdtPr>
      <w:sdtContent>
        <w:p w:rsidR="00000000" w:rsidDel="00000000" w:rsidP="00000000" w:rsidRDefault="00000000" w:rsidRPr="00000000" w14:paraId="000002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7831784"/>
              <w:tag w:val="goog_rdk_2515"/>
            </w:sdtPr>
            <w:sdtContent>
              <w:ins w:author="Rossi Rossi" w:id="102" w:date="2026-09-22T06:56:59Z">
                <w:sdt>
                  <w:sdtPr>
                    <w:id w:val="-381353375"/>
                    <w:tag w:val="goog_rdk_2516"/>
                  </w:sdtPr>
                  <w:sdtContent>
                    <w:del w:author="Nivesh" w:id="19" w:date="2026-09-25T10:03:37Z"/>
                  </w:sdtContent>
                </w:sdt>
              </w:ins>
              <w:sdt>
                <w:sdtPr>
                  <w:id w:val="-1333808876"/>
                  <w:tag w:val="goog_rdk_25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w:delText>
                      </w:r>
                    </w:del>
                  </w:ins>
                </w:sdtContent>
              </w:sdt>
              <w:ins w:author="Rossi Rossi" w:id="102" w:date="2026-09-22T06:56:59Z">
                <w:del w:author="Nivesh" w:id="19" w:date="2026-09-25T10:03:37Z">
                  <w:sdt>
                    <w:sdtPr>
                      <w:id w:val="866556652"/>
                      <w:tag w:val="goog_rdk_2518"/>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restrictions are applied.**</w:delText>
                      </w:r>
                    </w:sdtContent>
                  </w:sdt>
                </w:del>
              </w:ins>
            </w:sdtContent>
          </w:sdt>
        </w:p>
      </w:sdtContent>
    </w:sdt>
    <w:sdt>
      <w:sdtPr>
        <w:id w:val="-265659579"/>
        <w:tag w:val="goog_rdk_2525"/>
      </w:sdtPr>
      <w:sdtContent>
        <w:p w:rsidR="00000000" w:rsidDel="00000000" w:rsidP="00000000" w:rsidRDefault="00000000" w:rsidRPr="00000000" w14:paraId="0000020D">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910801659"/>
              <w:tag w:val="goog_rdk_2522"/>
            </w:sdtPr>
            <w:sdtContent>
              <w:ins w:author="Abinaya Saravanan" w:id="123" w:date="2026-09-23T05:21:37Z">
                <w:sdt>
                  <w:sdtPr>
                    <w:id w:val="246978411"/>
                    <w:tag w:val="goog_rdk_2523"/>
                  </w:sdtPr>
                  <w:sdtContent>
                    <w:del w:author="Nivesh" w:id="19" w:date="2026-09-25T10:03:37Z"/>
                  </w:sdtContent>
                </w:sdt>
              </w:ins>
              <w:sdt>
                <w:sdtPr>
                  <w:id w:val="397885319"/>
                  <w:tag w:val="goog_rdk_252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816786676"/>
        <w:tag w:val="goog_rdk_2529"/>
      </w:sdtPr>
      <w:sdtContent>
        <w:p w:rsidR="00000000" w:rsidDel="00000000" w:rsidP="00000000" w:rsidRDefault="00000000" w:rsidRPr="00000000" w14:paraId="0000020E">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628414818"/>
              <w:tag w:val="goog_rdk_2526"/>
            </w:sdtPr>
            <w:sdtContent>
              <w:ins w:author="Abinaya Saravanan" w:id="123" w:date="2026-09-23T05:21:37Z">
                <w:sdt>
                  <w:sdtPr>
                    <w:id w:val="-552548911"/>
                    <w:tag w:val="goog_rdk_2527"/>
                  </w:sdtPr>
                  <w:sdtContent>
                    <w:del w:author="Nivesh" w:id="19" w:date="2026-09-25T10:03:37Z"/>
                  </w:sdtContent>
                </w:sdt>
              </w:ins>
              <w:sdt>
                <w:sdtPr>
                  <w:id w:val="665766320"/>
                  <w:tag w:val="goog_rdk_252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1825982529"/>
        <w:tag w:val="goog_rdk_2533"/>
      </w:sdtPr>
      <w:sdtContent>
        <w:p w:rsidR="00000000" w:rsidDel="00000000" w:rsidP="00000000" w:rsidRDefault="00000000" w:rsidRPr="00000000" w14:paraId="0000020F">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89946859"/>
              <w:tag w:val="goog_rdk_2530"/>
            </w:sdtPr>
            <w:sdtContent>
              <w:ins w:author="Abinaya Saravanan" w:id="123" w:date="2026-09-23T05:21:37Z">
                <w:sdt>
                  <w:sdtPr>
                    <w:id w:val="660670999"/>
                    <w:tag w:val="goog_rdk_2531"/>
                  </w:sdtPr>
                  <w:sdtContent>
                    <w:del w:author="Nivesh" w:id="19" w:date="2026-09-25T10:03:37Z"/>
                  </w:sdtContent>
                </w:sdt>
              </w:ins>
              <w:sdt>
                <w:sdtPr>
                  <w:id w:val="534539101"/>
                  <w:tag w:val="goog_rdk_253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1041779394"/>
        <w:tag w:val="goog_rdk_2537"/>
      </w:sdtPr>
      <w:sdtContent>
        <w:p w:rsidR="00000000" w:rsidDel="00000000" w:rsidP="00000000" w:rsidRDefault="00000000" w:rsidRPr="00000000" w14:paraId="00000210">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940605384"/>
              <w:tag w:val="goog_rdk_2534"/>
            </w:sdtPr>
            <w:sdtContent>
              <w:ins w:author="Abinaya Saravanan" w:id="123" w:date="2026-09-23T05:21:37Z">
                <w:sdt>
                  <w:sdtPr>
                    <w:id w:val="-812786648"/>
                    <w:tag w:val="goog_rdk_2535"/>
                  </w:sdtPr>
                  <w:sdtContent>
                    <w:del w:author="Nivesh" w:id="19" w:date="2026-09-25T10:03:37Z"/>
                  </w:sdtContent>
                </w:sdt>
              </w:ins>
              <w:sdt>
                <w:sdtPr>
                  <w:id w:val="-1125423835"/>
                  <w:tag w:val="goog_rdk_253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1168011594"/>
        <w:tag w:val="goog_rdk_2541"/>
      </w:sdtPr>
      <w:sdtContent>
        <w:p w:rsidR="00000000" w:rsidDel="00000000" w:rsidP="00000000" w:rsidRDefault="00000000" w:rsidRPr="00000000" w14:paraId="00000211">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218932177"/>
              <w:tag w:val="goog_rdk_2538"/>
            </w:sdtPr>
            <w:sdtContent>
              <w:ins w:author="Abinaya Saravanan" w:id="123" w:date="2026-09-23T05:21:37Z">
                <w:sdt>
                  <w:sdtPr>
                    <w:id w:val="1060697858"/>
                    <w:tag w:val="goog_rdk_2539"/>
                  </w:sdtPr>
                  <w:sdtContent>
                    <w:del w:author="Nivesh" w:id="19" w:date="2026-09-25T10:03:37Z"/>
                  </w:sdtContent>
                </w:sdt>
              </w:ins>
              <w:sdt>
                <w:sdtPr>
                  <w:id w:val="691917253"/>
                  <w:tag w:val="goog_rdk_254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2001028203"/>
        <w:tag w:val="goog_rdk_2545"/>
      </w:sdtPr>
      <w:sdtContent>
        <w:p w:rsidR="00000000" w:rsidDel="00000000" w:rsidP="00000000" w:rsidRDefault="00000000" w:rsidRPr="00000000" w14:paraId="00000212">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215447167"/>
              <w:tag w:val="goog_rdk_2542"/>
            </w:sdtPr>
            <w:sdtContent>
              <w:ins w:author="Abinaya Saravanan" w:id="123" w:date="2026-09-23T05:21:37Z">
                <w:sdt>
                  <w:sdtPr>
                    <w:id w:val="-944017531"/>
                    <w:tag w:val="goog_rdk_2543"/>
                  </w:sdtPr>
                  <w:sdtContent>
                    <w:del w:author="Nivesh" w:id="19" w:date="2026-09-25T10:03:37Z"/>
                  </w:sdtContent>
                </w:sdt>
              </w:ins>
              <w:sdt>
                <w:sdtPr>
                  <w:id w:val="-1881609425"/>
                  <w:tag w:val="goog_rdk_254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1539203749"/>
        <w:tag w:val="goog_rdk_2549"/>
      </w:sdtPr>
      <w:sdtContent>
        <w:p w:rsidR="00000000" w:rsidDel="00000000" w:rsidP="00000000" w:rsidRDefault="00000000" w:rsidRPr="00000000" w14:paraId="00000213">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685220587"/>
              <w:tag w:val="goog_rdk_2546"/>
            </w:sdtPr>
            <w:sdtContent>
              <w:ins w:author="Abinaya Saravanan" w:id="123" w:date="2026-09-23T05:21:37Z">
                <w:sdt>
                  <w:sdtPr>
                    <w:id w:val="-3368139"/>
                    <w:tag w:val="goog_rdk_2547"/>
                  </w:sdtPr>
                  <w:sdtContent>
                    <w:del w:author="Nivesh" w:id="19" w:date="2026-09-25T10:03:37Z"/>
                  </w:sdtContent>
                </w:sdt>
              </w:ins>
              <w:sdt>
                <w:sdtPr>
                  <w:id w:val="-948670871"/>
                  <w:tag w:val="goog_rdk_254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154647143"/>
        <w:tag w:val="goog_rdk_2553"/>
      </w:sdtPr>
      <w:sdtContent>
        <w:p w:rsidR="00000000" w:rsidDel="00000000" w:rsidP="00000000" w:rsidRDefault="00000000" w:rsidRPr="00000000" w14:paraId="00000214">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731596252"/>
              <w:tag w:val="goog_rdk_2550"/>
            </w:sdtPr>
            <w:sdtContent>
              <w:ins w:author="Abinaya Saravanan" w:id="123" w:date="2026-09-23T05:21:37Z">
                <w:sdt>
                  <w:sdtPr>
                    <w:id w:val="48327109"/>
                    <w:tag w:val="goog_rdk_2551"/>
                  </w:sdtPr>
                  <w:sdtContent>
                    <w:del w:author="Nivesh" w:id="19" w:date="2026-09-25T10:03:37Z"/>
                  </w:sdtContent>
                </w:sdt>
              </w:ins>
              <w:sdt>
                <w:sdtPr>
                  <w:id w:val="1351100029"/>
                  <w:tag w:val="goog_rdk_255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282481913"/>
        <w:tag w:val="goog_rdk_2557"/>
      </w:sdtPr>
      <w:sdtContent>
        <w:p w:rsidR="00000000" w:rsidDel="00000000" w:rsidP="00000000" w:rsidRDefault="00000000" w:rsidRPr="00000000" w14:paraId="00000215">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294624972"/>
              <w:tag w:val="goog_rdk_2554"/>
            </w:sdtPr>
            <w:sdtContent>
              <w:ins w:author="Abinaya Saravanan" w:id="123" w:date="2026-09-23T05:21:37Z">
                <w:sdt>
                  <w:sdtPr>
                    <w:id w:val="2000488711"/>
                    <w:tag w:val="goog_rdk_2555"/>
                  </w:sdtPr>
                  <w:sdtContent>
                    <w:del w:author="Nivesh" w:id="19" w:date="2026-09-25T10:03:37Z"/>
                  </w:sdtContent>
                </w:sdt>
              </w:ins>
              <w:sdt>
                <w:sdtPr>
                  <w:id w:val="-150875655"/>
                  <w:tag w:val="goog_rdk_255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1118648386"/>
        <w:tag w:val="goog_rdk_2561"/>
      </w:sdtPr>
      <w:sdtContent>
        <w:p w:rsidR="00000000" w:rsidDel="00000000" w:rsidP="00000000" w:rsidRDefault="00000000" w:rsidRPr="00000000" w14:paraId="00000216">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477934190"/>
              <w:tag w:val="goog_rdk_2558"/>
            </w:sdtPr>
            <w:sdtContent>
              <w:ins w:author="Abinaya Saravanan" w:id="123" w:date="2026-09-23T05:21:37Z">
                <w:sdt>
                  <w:sdtPr>
                    <w:id w:val="521465455"/>
                    <w:tag w:val="goog_rdk_2559"/>
                  </w:sdtPr>
                  <w:sdtContent>
                    <w:del w:author="Nivesh" w:id="19" w:date="2026-09-25T10:03:37Z"/>
                  </w:sdtContent>
                </w:sdt>
              </w:ins>
              <w:sdt>
                <w:sdtPr>
                  <w:id w:val="-117907144"/>
                  <w:tag w:val="goog_rdk_256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895295710"/>
        <w:tag w:val="goog_rdk_2565"/>
      </w:sdtPr>
      <w:sdtContent>
        <w:p w:rsidR="00000000" w:rsidDel="00000000" w:rsidP="00000000" w:rsidRDefault="00000000" w:rsidRPr="00000000" w14:paraId="00000217">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30608938"/>
              <w:tag w:val="goog_rdk_2562"/>
            </w:sdtPr>
            <w:sdtContent>
              <w:ins w:author="Abinaya Saravanan" w:id="123" w:date="2026-09-23T05:21:37Z">
                <w:sdt>
                  <w:sdtPr>
                    <w:id w:val="1649386870"/>
                    <w:tag w:val="goog_rdk_2563"/>
                  </w:sdtPr>
                  <w:sdtContent>
                    <w:del w:author="Nivesh" w:id="19" w:date="2026-09-25T10:03:37Z"/>
                  </w:sdtContent>
                </w:sdt>
              </w:ins>
              <w:sdt>
                <w:sdtPr>
                  <w:id w:val="1753009048"/>
                  <w:tag w:val="goog_rdk_256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2898654"/>
        <w:tag w:val="goog_rdk_2569"/>
      </w:sdtPr>
      <w:sdtContent>
        <w:p w:rsidR="00000000" w:rsidDel="00000000" w:rsidP="00000000" w:rsidRDefault="00000000" w:rsidRPr="00000000" w14:paraId="00000218">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259805572"/>
              <w:tag w:val="goog_rdk_2566"/>
            </w:sdtPr>
            <w:sdtContent>
              <w:ins w:author="Abinaya Saravanan" w:id="123" w:date="2026-09-23T05:21:37Z">
                <w:sdt>
                  <w:sdtPr>
                    <w:id w:val="-494469815"/>
                    <w:tag w:val="goog_rdk_2567"/>
                  </w:sdtPr>
                  <w:sdtContent>
                    <w:del w:author="Nivesh" w:id="19" w:date="2026-09-25T10:03:37Z"/>
                  </w:sdtContent>
                </w:sdt>
              </w:ins>
              <w:sdt>
                <w:sdtPr>
                  <w:id w:val="482211025"/>
                  <w:tag w:val="goog_rdk_256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519620923"/>
        <w:tag w:val="goog_rdk_2573"/>
      </w:sdtPr>
      <w:sdtContent>
        <w:p w:rsidR="00000000" w:rsidDel="00000000" w:rsidP="00000000" w:rsidRDefault="00000000" w:rsidRPr="00000000" w14:paraId="00000219">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933876114"/>
              <w:tag w:val="goog_rdk_2570"/>
            </w:sdtPr>
            <w:sdtContent>
              <w:ins w:author="Abinaya Saravanan" w:id="123" w:date="2026-09-23T05:21:37Z">
                <w:sdt>
                  <w:sdtPr>
                    <w:id w:val="-1722584673"/>
                    <w:tag w:val="goog_rdk_2571"/>
                  </w:sdtPr>
                  <w:sdtContent>
                    <w:del w:author="Nivesh" w:id="19" w:date="2026-09-25T10:03:37Z"/>
                  </w:sdtContent>
                </w:sdt>
              </w:ins>
              <w:sdt>
                <w:sdtPr>
                  <w:id w:val="1871732700"/>
                  <w:tag w:val="goog_rdk_257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797771323"/>
        <w:tag w:val="goog_rdk_2577"/>
      </w:sdtPr>
      <w:sdtContent>
        <w:p w:rsidR="00000000" w:rsidDel="00000000" w:rsidP="00000000" w:rsidRDefault="00000000" w:rsidRPr="00000000" w14:paraId="0000021A">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351787770"/>
              <w:tag w:val="goog_rdk_2574"/>
            </w:sdtPr>
            <w:sdtContent>
              <w:ins w:author="Abinaya Saravanan" w:id="123" w:date="2026-09-23T05:21:37Z">
                <w:sdt>
                  <w:sdtPr>
                    <w:id w:val="-457185137"/>
                    <w:tag w:val="goog_rdk_2575"/>
                  </w:sdtPr>
                  <w:sdtContent>
                    <w:del w:author="Nivesh" w:id="19" w:date="2026-09-25T10:03:37Z"/>
                  </w:sdtContent>
                </w:sdt>
              </w:ins>
              <w:sdt>
                <w:sdtPr>
                  <w:id w:val="-186471766"/>
                  <w:tag w:val="goog_rdk_257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1222147500"/>
        <w:tag w:val="goog_rdk_2581"/>
      </w:sdtPr>
      <w:sdtContent>
        <w:p w:rsidR="00000000" w:rsidDel="00000000" w:rsidP="00000000" w:rsidRDefault="00000000" w:rsidRPr="00000000" w14:paraId="0000021B">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2055364236"/>
              <w:tag w:val="goog_rdk_2578"/>
            </w:sdtPr>
            <w:sdtContent>
              <w:ins w:author="Abinaya Saravanan" w:id="123" w:date="2026-09-23T05:21:37Z">
                <w:sdt>
                  <w:sdtPr>
                    <w:id w:val="106571738"/>
                    <w:tag w:val="goog_rdk_2579"/>
                  </w:sdtPr>
                  <w:sdtContent>
                    <w:del w:author="Nivesh" w:id="19" w:date="2026-09-25T10:03:37Z"/>
                  </w:sdtContent>
                </w:sdt>
              </w:ins>
              <w:sdt>
                <w:sdtPr>
                  <w:id w:val="-1954869283"/>
                  <w:tag w:val="goog_rdk_258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1737869923"/>
        <w:tag w:val="goog_rdk_2585"/>
      </w:sdtPr>
      <w:sdtContent>
        <w:p w:rsidR="00000000" w:rsidDel="00000000" w:rsidP="00000000" w:rsidRDefault="00000000" w:rsidRPr="00000000" w14:paraId="0000021C">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029159687"/>
              <w:tag w:val="goog_rdk_2582"/>
            </w:sdtPr>
            <w:sdtContent>
              <w:ins w:author="Abinaya Saravanan" w:id="123" w:date="2026-09-23T05:21:37Z">
                <w:sdt>
                  <w:sdtPr>
                    <w:id w:val="434476456"/>
                    <w:tag w:val="goog_rdk_2583"/>
                  </w:sdtPr>
                  <w:sdtContent>
                    <w:del w:author="Nivesh" w:id="19" w:date="2026-09-25T10:03:37Z"/>
                  </w:sdtContent>
                </w:sdt>
              </w:ins>
              <w:sdt>
                <w:sdtPr>
                  <w:id w:val="-1906349674"/>
                  <w:tag w:val="goog_rdk_258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765428161"/>
        <w:tag w:val="goog_rdk_2589"/>
      </w:sdtPr>
      <w:sdtContent>
        <w:p w:rsidR="00000000" w:rsidDel="00000000" w:rsidP="00000000" w:rsidRDefault="00000000" w:rsidRPr="00000000" w14:paraId="0000021D">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274111838"/>
              <w:tag w:val="goog_rdk_2586"/>
            </w:sdtPr>
            <w:sdtContent>
              <w:ins w:author="Abinaya Saravanan" w:id="123" w:date="2026-09-23T05:21:37Z">
                <w:sdt>
                  <w:sdtPr>
                    <w:id w:val="679683676"/>
                    <w:tag w:val="goog_rdk_2587"/>
                  </w:sdtPr>
                  <w:sdtContent>
                    <w:del w:author="Nivesh" w:id="19" w:date="2026-09-25T10:03:37Z"/>
                  </w:sdtContent>
                </w:sdt>
              </w:ins>
              <w:sdt>
                <w:sdtPr>
                  <w:id w:val="2113695919"/>
                  <w:tag w:val="goog_rdk_258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1461153106"/>
        <w:tag w:val="goog_rdk_2593"/>
      </w:sdtPr>
      <w:sdtContent>
        <w:p w:rsidR="00000000" w:rsidDel="00000000" w:rsidP="00000000" w:rsidRDefault="00000000" w:rsidRPr="00000000" w14:paraId="0000021E">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990795521"/>
              <w:tag w:val="goog_rdk_2590"/>
            </w:sdtPr>
            <w:sdtContent>
              <w:ins w:author="Abinaya Saravanan" w:id="123" w:date="2026-09-23T05:21:37Z">
                <w:sdt>
                  <w:sdtPr>
                    <w:id w:val="1466601941"/>
                    <w:tag w:val="goog_rdk_2591"/>
                  </w:sdtPr>
                  <w:sdtContent>
                    <w:del w:author="Nivesh" w:id="19" w:date="2026-09-25T10:03:37Z"/>
                  </w:sdtContent>
                </w:sdt>
              </w:ins>
              <w:sdt>
                <w:sdtPr>
                  <w:id w:val="1554757293"/>
                  <w:tag w:val="goog_rdk_259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1786383752"/>
        <w:tag w:val="goog_rdk_2597"/>
      </w:sdtPr>
      <w:sdtContent>
        <w:p w:rsidR="00000000" w:rsidDel="00000000" w:rsidP="00000000" w:rsidRDefault="00000000" w:rsidRPr="00000000" w14:paraId="0000021F">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592065998"/>
              <w:tag w:val="goog_rdk_2594"/>
            </w:sdtPr>
            <w:sdtContent>
              <w:ins w:author="Abinaya Saravanan" w:id="123" w:date="2026-09-23T05:21:37Z">
                <w:sdt>
                  <w:sdtPr>
                    <w:id w:val="-44684646"/>
                    <w:tag w:val="goog_rdk_2595"/>
                  </w:sdtPr>
                  <w:sdtContent>
                    <w:del w:author="Nivesh" w:id="19" w:date="2026-09-25T10:03:37Z"/>
                  </w:sdtContent>
                </w:sdt>
              </w:ins>
              <w:sdt>
                <w:sdtPr>
                  <w:id w:val="-589360379"/>
                  <w:tag w:val="goog_rdk_259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931217927"/>
        <w:tag w:val="goog_rdk_2601"/>
      </w:sdtPr>
      <w:sdtContent>
        <w:p w:rsidR="00000000" w:rsidDel="00000000" w:rsidP="00000000" w:rsidRDefault="00000000" w:rsidRPr="00000000" w14:paraId="00000220">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218520577"/>
              <w:tag w:val="goog_rdk_2598"/>
            </w:sdtPr>
            <w:sdtContent>
              <w:ins w:author="Abinaya Saravanan" w:id="123" w:date="2026-09-23T05:21:37Z">
                <w:sdt>
                  <w:sdtPr>
                    <w:id w:val="-1161562589"/>
                    <w:tag w:val="goog_rdk_2599"/>
                  </w:sdtPr>
                  <w:sdtContent>
                    <w:del w:author="Nivesh" w:id="19" w:date="2026-09-25T10:03:37Z"/>
                  </w:sdtContent>
                </w:sdt>
              </w:ins>
              <w:sdt>
                <w:sdtPr>
                  <w:id w:val="-985955226"/>
                  <w:tag w:val="goog_rdk_260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1577404886"/>
        <w:tag w:val="goog_rdk_2605"/>
      </w:sdtPr>
      <w:sdtContent>
        <w:p w:rsidR="00000000" w:rsidDel="00000000" w:rsidP="00000000" w:rsidRDefault="00000000" w:rsidRPr="00000000" w14:paraId="00000221">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600721811"/>
              <w:tag w:val="goog_rdk_2602"/>
            </w:sdtPr>
            <w:sdtContent>
              <w:ins w:author="Abinaya Saravanan" w:id="123" w:date="2026-09-23T05:21:37Z">
                <w:sdt>
                  <w:sdtPr>
                    <w:id w:val="913038848"/>
                    <w:tag w:val="goog_rdk_2603"/>
                  </w:sdtPr>
                  <w:sdtContent>
                    <w:del w:author="Nivesh" w:id="19" w:date="2026-09-25T10:03:37Z"/>
                  </w:sdtContent>
                </w:sdt>
              </w:ins>
              <w:sdt>
                <w:sdtPr>
                  <w:id w:val="-108217517"/>
                  <w:tag w:val="goog_rdk_260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631052788"/>
        <w:tag w:val="goog_rdk_2609"/>
      </w:sdtPr>
      <w:sdtContent>
        <w:p w:rsidR="00000000" w:rsidDel="00000000" w:rsidP="00000000" w:rsidRDefault="00000000" w:rsidRPr="00000000" w14:paraId="00000222">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015231206"/>
              <w:tag w:val="goog_rdk_2606"/>
            </w:sdtPr>
            <w:sdtContent>
              <w:ins w:author="Abinaya Saravanan" w:id="123" w:date="2026-09-23T05:21:37Z">
                <w:sdt>
                  <w:sdtPr>
                    <w:id w:val="1677990562"/>
                    <w:tag w:val="goog_rdk_2607"/>
                  </w:sdtPr>
                  <w:sdtContent>
                    <w:del w:author="Nivesh" w:id="19" w:date="2026-09-25T10:03:37Z"/>
                  </w:sdtContent>
                </w:sdt>
              </w:ins>
              <w:sdt>
                <w:sdtPr>
                  <w:id w:val="66441909"/>
                  <w:tag w:val="goog_rdk_260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1857029106"/>
        <w:tag w:val="goog_rdk_2613"/>
      </w:sdtPr>
      <w:sdtContent>
        <w:p w:rsidR="00000000" w:rsidDel="00000000" w:rsidP="00000000" w:rsidRDefault="00000000" w:rsidRPr="00000000" w14:paraId="00000223">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558009139"/>
              <w:tag w:val="goog_rdk_2610"/>
            </w:sdtPr>
            <w:sdtContent>
              <w:ins w:author="Abinaya Saravanan" w:id="123" w:date="2026-09-23T05:21:37Z">
                <w:sdt>
                  <w:sdtPr>
                    <w:id w:val="-421384275"/>
                    <w:tag w:val="goog_rdk_2611"/>
                  </w:sdtPr>
                  <w:sdtContent>
                    <w:del w:author="Nivesh" w:id="19" w:date="2026-09-25T10:03:37Z"/>
                  </w:sdtContent>
                </w:sdt>
              </w:ins>
              <w:sdt>
                <w:sdtPr>
                  <w:id w:val="-514135978"/>
                  <w:tag w:val="goog_rdk_261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432641046"/>
        <w:tag w:val="goog_rdk_2617"/>
      </w:sdtPr>
      <w:sdtContent>
        <w:p w:rsidR="00000000" w:rsidDel="00000000" w:rsidP="00000000" w:rsidRDefault="00000000" w:rsidRPr="00000000" w14:paraId="00000224">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99352992"/>
              <w:tag w:val="goog_rdk_2614"/>
            </w:sdtPr>
            <w:sdtContent>
              <w:ins w:author="Abinaya Saravanan" w:id="123" w:date="2026-09-23T05:21:37Z">
                <w:sdt>
                  <w:sdtPr>
                    <w:id w:val="930617539"/>
                    <w:tag w:val="goog_rdk_2615"/>
                  </w:sdtPr>
                  <w:sdtContent>
                    <w:del w:author="Nivesh" w:id="19" w:date="2026-09-25T10:03:37Z"/>
                  </w:sdtContent>
                </w:sdt>
              </w:ins>
              <w:sdt>
                <w:sdtPr>
                  <w:id w:val="200449265"/>
                  <w:tag w:val="goog_rdk_261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1539881960"/>
        <w:tag w:val="goog_rdk_2621"/>
      </w:sdtPr>
      <w:sdtContent>
        <w:p w:rsidR="00000000" w:rsidDel="00000000" w:rsidP="00000000" w:rsidRDefault="00000000" w:rsidRPr="00000000" w14:paraId="00000225">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707287358"/>
              <w:tag w:val="goog_rdk_2618"/>
            </w:sdtPr>
            <w:sdtContent>
              <w:ins w:author="Abinaya Saravanan" w:id="123" w:date="2026-09-23T05:21:37Z">
                <w:sdt>
                  <w:sdtPr>
                    <w:id w:val="1364885740"/>
                    <w:tag w:val="goog_rdk_2619"/>
                  </w:sdtPr>
                  <w:sdtContent>
                    <w:del w:author="Nivesh" w:id="19" w:date="2026-09-25T10:03:37Z"/>
                  </w:sdtContent>
                </w:sdt>
              </w:ins>
              <w:sdt>
                <w:sdtPr>
                  <w:id w:val="410888994"/>
                  <w:tag w:val="goog_rdk_262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1259090950"/>
        <w:tag w:val="goog_rdk_2625"/>
      </w:sdtPr>
      <w:sdtContent>
        <w:p w:rsidR="00000000" w:rsidDel="00000000" w:rsidP="00000000" w:rsidRDefault="00000000" w:rsidRPr="00000000" w14:paraId="00000226">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44469891"/>
              <w:tag w:val="goog_rdk_2622"/>
            </w:sdtPr>
            <w:sdtContent>
              <w:ins w:author="Abinaya Saravanan" w:id="123" w:date="2026-09-23T05:21:37Z">
                <w:sdt>
                  <w:sdtPr>
                    <w:id w:val="1386619096"/>
                    <w:tag w:val="goog_rdk_2623"/>
                  </w:sdtPr>
                  <w:sdtContent>
                    <w:del w:author="Nivesh" w:id="19" w:date="2026-09-25T10:03:37Z"/>
                  </w:sdtContent>
                </w:sdt>
              </w:ins>
              <w:sdt>
                <w:sdtPr>
                  <w:id w:val="-1022485619"/>
                  <w:tag w:val="goog_rdk_262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1413224987"/>
        <w:tag w:val="goog_rdk_2629"/>
      </w:sdtPr>
      <w:sdtContent>
        <w:p w:rsidR="00000000" w:rsidDel="00000000" w:rsidP="00000000" w:rsidRDefault="00000000" w:rsidRPr="00000000" w14:paraId="00000227">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524696138"/>
              <w:tag w:val="goog_rdk_2626"/>
            </w:sdtPr>
            <w:sdtContent>
              <w:ins w:author="Abinaya Saravanan" w:id="123" w:date="2026-09-23T05:21:37Z">
                <w:sdt>
                  <w:sdtPr>
                    <w:id w:val="880779579"/>
                    <w:tag w:val="goog_rdk_2627"/>
                  </w:sdtPr>
                  <w:sdtContent>
                    <w:del w:author="Nivesh" w:id="19" w:date="2026-09-25T10:03:37Z"/>
                  </w:sdtContent>
                </w:sdt>
              </w:ins>
              <w:sdt>
                <w:sdtPr>
                  <w:id w:val="-1999712784"/>
                  <w:tag w:val="goog_rdk_262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1623551294"/>
        <w:tag w:val="goog_rdk_2633"/>
      </w:sdtPr>
      <w:sdtContent>
        <w:p w:rsidR="00000000" w:rsidDel="00000000" w:rsidP="00000000" w:rsidRDefault="00000000" w:rsidRPr="00000000" w14:paraId="00000228">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2028122606"/>
              <w:tag w:val="goog_rdk_2630"/>
            </w:sdtPr>
            <w:sdtContent>
              <w:ins w:author="Abinaya Saravanan" w:id="123" w:date="2026-09-23T05:21:37Z">
                <w:sdt>
                  <w:sdtPr>
                    <w:id w:val="-1840604182"/>
                    <w:tag w:val="goog_rdk_2631"/>
                  </w:sdtPr>
                  <w:sdtContent>
                    <w:del w:author="Nivesh" w:id="19" w:date="2026-09-25T10:03:37Z"/>
                  </w:sdtContent>
                </w:sdt>
              </w:ins>
              <w:sdt>
                <w:sdtPr>
                  <w:id w:val="706695608"/>
                  <w:tag w:val="goog_rdk_263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28668471"/>
        <w:tag w:val="goog_rdk_2637"/>
      </w:sdtPr>
      <w:sdtContent>
        <w:p w:rsidR="00000000" w:rsidDel="00000000" w:rsidP="00000000" w:rsidRDefault="00000000" w:rsidRPr="00000000" w14:paraId="00000229">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819650396"/>
              <w:tag w:val="goog_rdk_2634"/>
            </w:sdtPr>
            <w:sdtContent>
              <w:ins w:author="Abinaya Saravanan" w:id="123" w:date="2026-09-23T05:21:37Z">
                <w:sdt>
                  <w:sdtPr>
                    <w:id w:val="-514746295"/>
                    <w:tag w:val="goog_rdk_2635"/>
                  </w:sdtPr>
                  <w:sdtContent>
                    <w:del w:author="Nivesh" w:id="19" w:date="2026-09-25T10:03:37Z"/>
                  </w:sdtContent>
                </w:sdt>
              </w:ins>
              <w:sdt>
                <w:sdtPr>
                  <w:id w:val="-321434338"/>
                  <w:tag w:val="goog_rdk_263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2021234163"/>
        <w:tag w:val="goog_rdk_2641"/>
      </w:sdtPr>
      <w:sdtContent>
        <w:p w:rsidR="00000000" w:rsidDel="00000000" w:rsidP="00000000" w:rsidRDefault="00000000" w:rsidRPr="00000000" w14:paraId="0000022A">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428581341"/>
              <w:tag w:val="goog_rdk_2638"/>
            </w:sdtPr>
            <w:sdtContent>
              <w:ins w:author="Abinaya Saravanan" w:id="123" w:date="2026-09-23T05:21:37Z">
                <w:sdt>
                  <w:sdtPr>
                    <w:id w:val="-265150527"/>
                    <w:tag w:val="goog_rdk_2639"/>
                  </w:sdtPr>
                  <w:sdtContent>
                    <w:del w:author="Nivesh" w:id="19" w:date="2026-09-25T10:03:37Z"/>
                  </w:sdtContent>
                </w:sdt>
              </w:ins>
              <w:sdt>
                <w:sdtPr>
                  <w:id w:val="-1361056268"/>
                  <w:tag w:val="goog_rdk_264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1592904904"/>
        <w:tag w:val="goog_rdk_2647"/>
      </w:sdtPr>
      <w:sdtContent>
        <w:p w:rsidR="00000000" w:rsidDel="00000000" w:rsidP="00000000" w:rsidRDefault="00000000" w:rsidRPr="00000000" w14:paraId="000002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9898276"/>
              <w:tag w:val="goog_rdk_2644"/>
            </w:sdtPr>
            <w:sdtContent>
              <w:ins w:author="Rossi Rossi" w:id="102" w:date="2026-09-22T06:56:59Z">
                <w:sdt>
                  <w:sdtPr>
                    <w:id w:val="1095915310"/>
                    <w:tag w:val="goog_rdk_2645"/>
                  </w:sdtPr>
                  <w:sdtContent>
                    <w:del w:author="Nivesh" w:id="19" w:date="2026-09-25T10:03:37Z"/>
                  </w:sdtContent>
                </w:sdt>
              </w:ins>
              <w:sdt>
                <w:sdtPr>
                  <w:id w:val="-73800648"/>
                  <w:tag w:val="goog_rdk_26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59904555"/>
        <w:tag w:val="goog_rdk_2651"/>
      </w:sdtPr>
      <w:sdtContent>
        <w:p w:rsidR="00000000" w:rsidDel="00000000" w:rsidP="00000000" w:rsidRDefault="00000000" w:rsidRPr="00000000" w14:paraId="000002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299472"/>
              <w:tag w:val="goog_rdk_2648"/>
            </w:sdtPr>
            <w:sdtContent>
              <w:ins w:author="Rossi Rossi" w:id="102" w:date="2026-09-22T06:56:59Z">
                <w:sdt>
                  <w:sdtPr>
                    <w:id w:val="1303445475"/>
                    <w:tag w:val="goog_rdk_2649"/>
                  </w:sdtPr>
                  <w:sdtContent>
                    <w:del w:author="Nivesh" w:id="19" w:date="2026-09-25T10:03:37Z"/>
                  </w:sdtContent>
                </w:sdt>
              </w:ins>
              <w:sdt>
                <w:sdtPr>
                  <w:id w:val="-923363845"/>
                  <w:tag w:val="goog_rdk_26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281171493"/>
        <w:tag w:val="goog_rdk_2655"/>
      </w:sdtPr>
      <w:sdtContent>
        <w:p w:rsidR="00000000" w:rsidDel="00000000" w:rsidP="00000000" w:rsidRDefault="00000000" w:rsidRPr="00000000" w14:paraId="000002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2903987"/>
              <w:tag w:val="goog_rdk_2652"/>
            </w:sdtPr>
            <w:sdtContent>
              <w:ins w:author="Rossi Rossi" w:id="102" w:date="2026-09-22T06:56:59Z">
                <w:sdt>
                  <w:sdtPr>
                    <w:id w:val="-403925885"/>
                    <w:tag w:val="goog_rdk_2653"/>
                  </w:sdtPr>
                  <w:sdtContent>
                    <w:del w:author="Nivesh" w:id="19" w:date="2026-09-25T10:03:37Z"/>
                  </w:sdtContent>
                </w:sdt>
              </w:ins>
              <w:sdt>
                <w:sdtPr>
                  <w:id w:val="702338816"/>
                  <w:tag w:val="goog_rdk_26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1784306795"/>
        <w:tag w:val="goog_rdk_2659"/>
      </w:sdtPr>
      <w:sdtContent>
        <w:p w:rsidR="00000000" w:rsidDel="00000000" w:rsidP="00000000" w:rsidRDefault="00000000" w:rsidRPr="00000000" w14:paraId="000002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2852314"/>
              <w:tag w:val="goog_rdk_2656"/>
            </w:sdtPr>
            <w:sdtContent>
              <w:ins w:author="Rossi Rossi" w:id="102" w:date="2026-09-22T06:56:59Z">
                <w:sdt>
                  <w:sdtPr>
                    <w:id w:val="1848290843"/>
                    <w:tag w:val="goog_rdk_2657"/>
                  </w:sdtPr>
                  <w:sdtContent>
                    <w:del w:author="Nivesh" w:id="19" w:date="2026-09-25T10:03:37Z"/>
                  </w:sdtContent>
                </w:sdt>
              </w:ins>
              <w:sdt>
                <w:sdtPr>
                  <w:id w:val="858608101"/>
                  <w:tag w:val="goog_rdk_26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774497016"/>
        <w:tag w:val="goog_rdk_2665"/>
      </w:sdtPr>
      <w:sdtContent>
        <w:p w:rsidR="00000000" w:rsidDel="00000000" w:rsidP="00000000" w:rsidRDefault="00000000" w:rsidRPr="00000000" w14:paraId="000002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1499874"/>
              <w:tag w:val="goog_rdk_2660"/>
            </w:sdtPr>
            <w:sdtContent>
              <w:ins w:author="Rossi Rossi" w:id="102" w:date="2026-09-22T06:56:59Z">
                <w:sdt>
                  <w:sdtPr>
                    <w:id w:val="843837079"/>
                    <w:tag w:val="goog_rdk_2661"/>
                  </w:sdtPr>
                  <w:sdtContent>
                    <w:del w:author="Nivesh" w:id="19" w:date="2026-09-25T10:03:37Z"/>
                  </w:sdtContent>
                </w:sdt>
              </w:ins>
              <w:sdt>
                <w:sdtPr>
                  <w:id w:val="-1362251586"/>
                  <w:tag w:val="goog_rdk_26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sdt>
                    <w:sdtPr>
                      <w:id w:val="1336187321"/>
                      <w:tag w:val="goog_rdk_266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sdtContent>
                  </w:sdt>
                  <w:sdt>
                    <w:sdtPr>
                      <w:id w:val="201361687"/>
                      <w:tag w:val="goog_rdk_2664"/>
                    </w:sdtPr>
                    <w:sdtContent>
                      <w:r w:rsidDel="00000000" w:rsidR="00000000" w:rsidRPr="00000000">
                        <w:rPr>
                          <w:rtl w:val="0"/>
                        </w:rPr>
                      </w:r>
                    </w:sdtContent>
                  </w:sdt>
                </w:del>
              </w:ins>
            </w:sdtContent>
          </w:sdt>
        </w:p>
      </w:sdtContent>
    </w:sdt>
    <w:sdt>
      <w:sdtPr>
        <w:id w:val="-1828964747"/>
        <w:tag w:val="goog_rdk_2669"/>
      </w:sdtPr>
      <w:sdtContent>
        <w:p w:rsidR="00000000" w:rsidDel="00000000" w:rsidP="00000000" w:rsidRDefault="00000000" w:rsidRPr="00000000" w14:paraId="000002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3334851"/>
              <w:tag w:val="goog_rdk_2666"/>
            </w:sdtPr>
            <w:sdtContent>
              <w:ins w:author="Rossi Rossi" w:id="102" w:date="2026-09-22T06:56:59Z">
                <w:sdt>
                  <w:sdtPr>
                    <w:id w:val="-1058563006"/>
                    <w:tag w:val="goog_rdk_2667"/>
                  </w:sdtPr>
                  <w:sdtContent>
                    <w:del w:author="Nivesh" w:id="19" w:date="2026-09-25T10:03:37Z"/>
                  </w:sdtContent>
                </w:sdt>
              </w:ins>
              <w:sdt>
                <w:sdtPr>
                  <w:id w:val="1061754524"/>
                  <w:tag w:val="goog_rdk_26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02" w:date="2026-09-22T06:56:59Z">
                <w:del w:author="Nivesh" w:id="19" w:date="2026-09-25T10:03:37Z"/>
              </w:ins>
            </w:sdtContent>
          </w:sdt>
        </w:p>
      </w:sdtContent>
    </w:sdt>
    <w:sdt>
      <w:sdtPr>
        <w:id w:val="-1851256952"/>
        <w:tag w:val="goog_rdk_2673"/>
      </w:sdtPr>
      <w:sdtContent>
        <w:p w:rsidR="00000000" w:rsidDel="00000000" w:rsidP="00000000" w:rsidRDefault="00000000" w:rsidRPr="00000000" w14:paraId="000002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7757493"/>
              <w:tag w:val="goog_rdk_2670"/>
            </w:sdtPr>
            <w:sdtContent>
              <w:ins w:author="Rossi Rossi" w:id="102" w:date="2026-09-22T06:56:59Z">
                <w:sdt>
                  <w:sdtPr>
                    <w:id w:val="1680963937"/>
                    <w:tag w:val="goog_rdk_2671"/>
                  </w:sdtPr>
                  <w:sdtContent>
                    <w:del w:author="Nivesh" w:id="19" w:date="2026-09-25T10:03:37Z"/>
                  </w:sdtContent>
                </w:sdt>
              </w:ins>
              <w:sdt>
                <w:sdtPr>
                  <w:id w:val="890538513"/>
                  <w:tag w:val="goog_rdk_267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56590541"/>
        <w:tag w:val="goog_rdk_2677"/>
      </w:sdtPr>
      <w:sdtContent>
        <w:p w:rsidR="00000000" w:rsidDel="00000000" w:rsidP="00000000" w:rsidRDefault="00000000" w:rsidRPr="00000000" w14:paraId="000002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9429408"/>
              <w:tag w:val="goog_rdk_2674"/>
            </w:sdtPr>
            <w:sdtContent>
              <w:ins w:author="Rossi Rossi" w:id="102" w:date="2026-09-22T06:56:59Z">
                <w:sdt>
                  <w:sdtPr>
                    <w:id w:val="-1555909797"/>
                    <w:tag w:val="goog_rdk_2675"/>
                  </w:sdtPr>
                  <w:sdtContent>
                    <w:del w:author="Nivesh" w:id="19" w:date="2026-09-25T10:03:37Z"/>
                  </w:sdtContent>
                </w:sdt>
              </w:ins>
              <w:sdt>
                <w:sdtPr>
                  <w:id w:val="2146597966"/>
                  <w:tag w:val="goog_rdk_26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Blocked dormant keys</w:delText>
                      </w:r>
                    </w:del>
                  </w:ins>
                </w:sdtContent>
              </w:sdt>
              <w:ins w:author="Rossi Rossi" w:id="102" w:date="2026-09-22T06:56:59Z">
                <w:del w:author="Nivesh" w:id="19" w:date="2026-09-25T10:03:37Z"/>
              </w:ins>
            </w:sdtContent>
          </w:sdt>
        </w:p>
      </w:sdtContent>
    </w:sdt>
    <w:sdt>
      <w:sdtPr>
        <w:id w:val="1882051987"/>
        <w:tag w:val="goog_rdk_2681"/>
      </w:sdtPr>
      <w:sdtContent>
        <w:p w:rsidR="00000000" w:rsidDel="00000000" w:rsidP="00000000" w:rsidRDefault="00000000" w:rsidRPr="00000000" w14:paraId="000002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6459519"/>
              <w:tag w:val="goog_rdk_2678"/>
            </w:sdtPr>
            <w:sdtContent>
              <w:ins w:author="Rossi Rossi" w:id="102" w:date="2026-09-22T06:56:59Z">
                <w:sdt>
                  <w:sdtPr>
                    <w:id w:val="173002906"/>
                    <w:tag w:val="goog_rdk_2679"/>
                  </w:sdtPr>
                  <w:sdtContent>
                    <w:del w:author="Nivesh" w:id="19" w:date="2026-09-25T10:03:37Z"/>
                  </w:sdtContent>
                </w:sdt>
              </w:ins>
              <w:sdt>
                <w:sdtPr>
                  <w:id w:val="-324413657"/>
                  <w:tag w:val="goog_rdk_268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83184938"/>
        <w:tag w:val="goog_rdk_2685"/>
      </w:sdtPr>
      <w:sdtContent>
        <w:p w:rsidR="00000000" w:rsidDel="00000000" w:rsidP="00000000" w:rsidRDefault="00000000" w:rsidRPr="00000000" w14:paraId="000002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55790584"/>
              <w:tag w:val="goog_rdk_2682"/>
            </w:sdtPr>
            <w:sdtContent>
              <w:ins w:author="Rossi Rossi" w:id="102" w:date="2026-09-22T06:56:59Z">
                <w:sdt>
                  <w:sdtPr>
                    <w:id w:val="-265705554"/>
                    <w:tag w:val="goog_rdk_2683"/>
                  </w:sdtPr>
                  <w:sdtContent>
                    <w:del w:author="Nivesh" w:id="19" w:date="2026-09-25T10:03:37Z"/>
                  </w:sdtContent>
                </w:sdt>
              </w:ins>
              <w:sdt>
                <w:sdtPr>
                  <w:id w:val="-1540014535"/>
                  <w:tag w:val="goog_rdk_26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02" w:date="2026-09-22T06:56:59Z">
                <w:del w:author="Nivesh" w:id="19" w:date="2026-09-25T10:03:37Z"/>
              </w:ins>
            </w:sdtContent>
          </w:sdt>
        </w:p>
      </w:sdtContent>
    </w:sdt>
    <w:sdt>
      <w:sdtPr>
        <w:id w:val="1750700398"/>
        <w:tag w:val="goog_rdk_2689"/>
      </w:sdtPr>
      <w:sdtContent>
        <w:p w:rsidR="00000000" w:rsidDel="00000000" w:rsidP="00000000" w:rsidRDefault="00000000" w:rsidRPr="00000000" w14:paraId="000002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48047088"/>
              <w:tag w:val="goog_rdk_2686"/>
            </w:sdtPr>
            <w:sdtContent>
              <w:ins w:author="Rossi Rossi" w:id="102" w:date="2026-09-22T06:56:59Z">
                <w:sdt>
                  <w:sdtPr>
                    <w:id w:val="345808285"/>
                    <w:tag w:val="goog_rdk_2687"/>
                  </w:sdtPr>
                  <w:sdtContent>
                    <w:del w:author="Nivesh" w:id="19" w:date="2026-09-25T10:03:37Z"/>
                  </w:sdtContent>
                </w:sdt>
              </w:ins>
              <w:sdt>
                <w:sdtPr>
                  <w:id w:val="-1479951339"/>
                  <w:tag w:val="goog_rdk_26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02" w:date="2026-09-22T06:56:59Z">
                <w:del w:author="Nivesh" w:id="19" w:date="2026-09-25T10:03:37Z"/>
              </w:ins>
            </w:sdtContent>
          </w:sdt>
        </w:p>
      </w:sdtContent>
    </w:sdt>
    <w:sdt>
      <w:sdtPr>
        <w:id w:val="-426772600"/>
        <w:tag w:val="goog_rdk_2693"/>
      </w:sdtPr>
      <w:sdtContent>
        <w:p w:rsidR="00000000" w:rsidDel="00000000" w:rsidP="00000000" w:rsidRDefault="00000000" w:rsidRPr="00000000" w14:paraId="000002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9367923"/>
              <w:tag w:val="goog_rdk_2690"/>
            </w:sdtPr>
            <w:sdtContent>
              <w:ins w:author="Rossi Rossi" w:id="102" w:date="2026-09-22T06:56:59Z">
                <w:sdt>
                  <w:sdtPr>
                    <w:id w:val="989361458"/>
                    <w:tag w:val="goog_rdk_2691"/>
                  </w:sdtPr>
                  <w:sdtContent>
                    <w:del w:author="Nivesh" w:id="19" w:date="2026-09-25T10:03:37Z"/>
                  </w:sdtContent>
                </w:sdt>
              </w:ins>
              <w:sdt>
                <w:sdtPr>
                  <w:id w:val="119058653"/>
                  <w:tag w:val="goog_rdk_269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02" w:date="2026-09-22T06:56:59Z">
                <w:del w:author="Nivesh" w:id="19" w:date="2026-09-25T10:03:37Z"/>
              </w:ins>
            </w:sdtContent>
          </w:sdt>
        </w:p>
      </w:sdtContent>
    </w:sdt>
    <w:sdt>
      <w:sdtPr>
        <w:id w:val="208778723"/>
        <w:tag w:val="goog_rdk_2697"/>
      </w:sdtPr>
      <w:sdtContent>
        <w:p w:rsidR="00000000" w:rsidDel="00000000" w:rsidP="00000000" w:rsidRDefault="00000000" w:rsidRPr="00000000" w14:paraId="000002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7301518"/>
              <w:tag w:val="goog_rdk_2694"/>
            </w:sdtPr>
            <w:sdtContent>
              <w:ins w:author="Rossi Rossi" w:id="102" w:date="2026-09-22T06:56:59Z">
                <w:sdt>
                  <w:sdtPr>
                    <w:id w:val="1388283718"/>
                    <w:tag w:val="goog_rdk_2695"/>
                  </w:sdtPr>
                  <w:sdtContent>
                    <w:del w:author="Nivesh" w:id="19" w:date="2026-09-25T10:03:37Z"/>
                  </w:sdtContent>
                </w:sdt>
              </w:ins>
              <w:sdt>
                <w:sdtPr>
                  <w:id w:val="653082100"/>
                  <w:tag w:val="goog_rdk_269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continue.</w:delText>
                      </w:r>
                    </w:del>
                  </w:ins>
                </w:sdtContent>
              </w:sdt>
              <w:ins w:author="Rossi Rossi" w:id="102" w:date="2026-09-22T06:56:59Z">
                <w:del w:author="Nivesh" w:id="19" w:date="2026-09-25T10:03:37Z"/>
              </w:ins>
            </w:sdtContent>
          </w:sdt>
        </w:p>
      </w:sdtContent>
    </w:sdt>
    <w:sdt>
      <w:sdtPr>
        <w:id w:val="737719355"/>
        <w:tag w:val="goog_rdk_2701"/>
      </w:sdtPr>
      <w:sdtContent>
        <w:p w:rsidR="00000000" w:rsidDel="00000000" w:rsidP="00000000" w:rsidRDefault="00000000" w:rsidRPr="00000000" w14:paraId="000002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2483763"/>
              <w:tag w:val="goog_rdk_2698"/>
            </w:sdtPr>
            <w:sdtContent>
              <w:ins w:author="Rossi Rossi" w:id="102" w:date="2026-09-22T06:56:59Z">
                <w:sdt>
                  <w:sdtPr>
                    <w:id w:val="1392870417"/>
                    <w:tag w:val="goog_rdk_2699"/>
                  </w:sdtPr>
                  <w:sdtContent>
                    <w:del w:author="Nivesh" w:id="19" w:date="2026-09-25T10:03:37Z"/>
                  </w:sdtContent>
                </w:sdt>
              </w:ins>
              <w:sdt>
                <w:sdtPr>
                  <w:id w:val="-451892484"/>
                  <w:tag w:val="goog_rdk_270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63748655"/>
        <w:tag w:val="goog_rdk_2705"/>
      </w:sdtPr>
      <w:sdtContent>
        <w:p w:rsidR="00000000" w:rsidDel="00000000" w:rsidP="00000000" w:rsidRDefault="00000000" w:rsidRPr="00000000" w14:paraId="000002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3987025"/>
              <w:tag w:val="goog_rdk_2702"/>
            </w:sdtPr>
            <w:sdtContent>
              <w:ins w:author="Rossi Rossi" w:id="102" w:date="2026-09-22T06:56:59Z">
                <w:sdt>
                  <w:sdtPr>
                    <w:id w:val="2102073227"/>
                    <w:tag w:val="goog_rdk_2703"/>
                  </w:sdtPr>
                  <w:sdtContent>
                    <w:del w:author="Nivesh" w:id="19" w:date="2026-09-25T10:03:37Z"/>
                  </w:sdtContent>
                </w:sdt>
              </w:ins>
              <w:sdt>
                <w:sdtPr>
                  <w:id w:val="1195933833"/>
                  <w:tag w:val="goog_rdk_270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Migrate to an auth key</w:delText>
                      </w:r>
                    </w:del>
                  </w:ins>
                </w:sdtContent>
              </w:sdt>
              <w:ins w:author="Rossi Rossi" w:id="102" w:date="2026-09-22T06:56:59Z">
                <w:del w:author="Nivesh" w:id="19" w:date="2026-09-25T10:03:37Z"/>
              </w:ins>
            </w:sdtContent>
          </w:sdt>
        </w:p>
      </w:sdtContent>
    </w:sdt>
    <w:sdt>
      <w:sdtPr>
        <w:id w:val="-1344114679"/>
        <w:tag w:val="goog_rdk_2709"/>
      </w:sdtPr>
      <w:sdtContent>
        <w:p w:rsidR="00000000" w:rsidDel="00000000" w:rsidP="00000000" w:rsidRDefault="00000000" w:rsidRPr="00000000" w14:paraId="000002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41728852"/>
              <w:tag w:val="goog_rdk_2706"/>
            </w:sdtPr>
            <w:sdtContent>
              <w:ins w:author="Rossi Rossi" w:id="102" w:date="2026-09-22T06:56:59Z">
                <w:sdt>
                  <w:sdtPr>
                    <w:id w:val="-1645933676"/>
                    <w:tag w:val="goog_rdk_2707"/>
                  </w:sdtPr>
                  <w:sdtContent>
                    <w:del w:author="Nivesh" w:id="19" w:date="2026-09-25T10:03:37Z"/>
                  </w:sdtContent>
                </w:sdt>
              </w:ins>
              <w:sdt>
                <w:sdtPr>
                  <w:id w:val="1401181241"/>
                  <w:tag w:val="goog_rdk_270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78973755"/>
        <w:tag w:val="goog_rdk_2713"/>
      </w:sdtPr>
      <w:sdtContent>
        <w:p w:rsidR="00000000" w:rsidDel="00000000" w:rsidP="00000000" w:rsidRDefault="00000000" w:rsidRPr="00000000" w14:paraId="000002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1936458"/>
              <w:tag w:val="goog_rdk_2710"/>
            </w:sdtPr>
            <w:sdtContent>
              <w:ins w:author="Rossi Rossi" w:id="102" w:date="2026-09-22T06:56:59Z">
                <w:sdt>
                  <w:sdtPr>
                    <w:id w:val="24823741"/>
                    <w:tag w:val="goog_rdk_2711"/>
                  </w:sdtPr>
                  <w:sdtContent>
                    <w:del w:author="Nivesh" w:id="19" w:date="2026-09-25T10:03:37Z"/>
                  </w:sdtContent>
                </w:sdt>
              </w:ins>
              <w:sdt>
                <w:sdtPr>
                  <w:id w:val="1345355746"/>
                  <w:tag w:val="goog_rdk_271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02" w:date="2026-09-22T06:56:59Z">
                <w:del w:author="Nivesh" w:id="19" w:date="2026-09-25T10:03:37Z"/>
              </w:ins>
            </w:sdtContent>
          </w:sdt>
        </w:p>
      </w:sdtContent>
    </w:sdt>
    <w:sdt>
      <w:sdtPr>
        <w:id w:val="53502013"/>
        <w:tag w:val="goog_rdk_2717"/>
      </w:sdtPr>
      <w:sdtContent>
        <w:p w:rsidR="00000000" w:rsidDel="00000000" w:rsidP="00000000" w:rsidRDefault="00000000" w:rsidRPr="00000000" w14:paraId="000002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0010161"/>
              <w:tag w:val="goog_rdk_2714"/>
            </w:sdtPr>
            <w:sdtContent>
              <w:ins w:author="Rossi Rossi" w:id="102" w:date="2026-09-22T06:56:59Z">
                <w:sdt>
                  <w:sdtPr>
                    <w:id w:val="69289419"/>
                    <w:tag w:val="goog_rdk_2715"/>
                  </w:sdtPr>
                  <w:sdtContent>
                    <w:del w:author="Nivesh" w:id="19" w:date="2026-09-25T10:03:37Z"/>
                  </w:sdtContent>
                </w:sdt>
              </w:ins>
              <w:sdt>
                <w:sdtPr>
                  <w:id w:val="-631355994"/>
                  <w:tag w:val="goog_rdk_27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54592748"/>
        <w:tag w:val="goog_rdk_2721"/>
      </w:sdtPr>
      <w:sdtContent>
        <w:p w:rsidR="00000000" w:rsidDel="00000000" w:rsidP="00000000" w:rsidRDefault="00000000" w:rsidRPr="00000000" w14:paraId="000002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620377"/>
              <w:tag w:val="goog_rdk_2718"/>
            </w:sdtPr>
            <w:sdtContent>
              <w:ins w:author="Rossi Rossi" w:id="102" w:date="2026-09-22T06:56:59Z">
                <w:sdt>
                  <w:sdtPr>
                    <w:id w:val="1045224366"/>
                    <w:tag w:val="goog_rdk_2719"/>
                  </w:sdtPr>
                  <w:sdtContent>
                    <w:del w:author="Nivesh" w:id="19" w:date="2026-09-25T10:03:37Z"/>
                  </w:sdtContent>
                </w:sdt>
              </w:ins>
              <w:sdt>
                <w:sdtPr>
                  <w:id w:val="1430853150"/>
                  <w:tag w:val="goog_rdk_27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02" w:date="2026-09-22T06:56:59Z">
                <w:del w:author="Nivesh" w:id="19" w:date="2026-09-25T10:03:37Z"/>
              </w:ins>
            </w:sdtContent>
          </w:sdt>
        </w:p>
      </w:sdtContent>
    </w:sdt>
    <w:sdt>
      <w:sdtPr>
        <w:id w:val="-751192705"/>
        <w:tag w:val="goog_rdk_2725"/>
      </w:sdtPr>
      <w:sdtContent>
        <w:p w:rsidR="00000000" w:rsidDel="00000000" w:rsidP="00000000" w:rsidRDefault="00000000" w:rsidRPr="00000000" w14:paraId="000002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32977873"/>
              <w:tag w:val="goog_rdk_2722"/>
            </w:sdtPr>
            <w:sdtContent>
              <w:ins w:author="Rossi Rossi" w:id="102" w:date="2026-09-22T06:56:59Z">
                <w:sdt>
                  <w:sdtPr>
                    <w:id w:val="-1450872088"/>
                    <w:tag w:val="goog_rdk_2723"/>
                  </w:sdtPr>
                  <w:sdtContent>
                    <w:del w:author="Nivesh" w:id="19" w:date="2026-09-25T10:03:37Z"/>
                  </w:sdtContent>
                </w:sdt>
              </w:ins>
              <w:sdt>
                <w:sdtPr>
                  <w:id w:val="1223948484"/>
                  <w:tag w:val="goog_rdk_272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02" w:date="2026-09-22T06:56:59Z">
                <w:del w:author="Nivesh" w:id="19" w:date="2026-09-25T10:03:37Z"/>
              </w:ins>
            </w:sdtContent>
          </w:sdt>
        </w:p>
      </w:sdtContent>
    </w:sdt>
    <w:sdt>
      <w:sdtPr>
        <w:id w:val="-289492443"/>
        <w:tag w:val="goog_rdk_2729"/>
      </w:sdtPr>
      <w:sdtContent>
        <w:p w:rsidR="00000000" w:rsidDel="00000000" w:rsidP="00000000" w:rsidRDefault="00000000" w:rsidRPr="00000000" w14:paraId="000002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8567166"/>
              <w:tag w:val="goog_rdk_2726"/>
            </w:sdtPr>
            <w:sdtContent>
              <w:ins w:author="Rossi Rossi" w:id="102" w:date="2026-09-22T06:56:59Z">
                <w:sdt>
                  <w:sdtPr>
                    <w:id w:val="-2118775604"/>
                    <w:tag w:val="goog_rdk_2727"/>
                  </w:sdtPr>
                  <w:sdtContent>
                    <w:del w:author="Nivesh" w:id="19" w:date="2026-09-25T10:03:37Z"/>
                  </w:sdtContent>
                </w:sdt>
              </w:ins>
              <w:sdt>
                <w:sdtPr>
                  <w:id w:val="1701401372"/>
                  <w:tag w:val="goog_rdk_27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02" w:date="2026-09-22T06:56:59Z">
                <w:del w:author="Nivesh" w:id="19" w:date="2026-09-25T10:03:37Z"/>
              </w:ins>
            </w:sdtContent>
          </w:sdt>
        </w:p>
      </w:sdtContent>
    </w:sdt>
    <w:sdt>
      <w:sdtPr>
        <w:id w:val="-514039205"/>
        <w:tag w:val="goog_rdk_2733"/>
      </w:sdtPr>
      <w:sdtContent>
        <w:p w:rsidR="00000000" w:rsidDel="00000000" w:rsidP="00000000" w:rsidRDefault="00000000" w:rsidRPr="00000000" w14:paraId="000002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5479779"/>
              <w:tag w:val="goog_rdk_2730"/>
            </w:sdtPr>
            <w:sdtContent>
              <w:ins w:author="Rossi Rossi" w:id="102" w:date="2026-09-22T06:56:59Z">
                <w:sdt>
                  <w:sdtPr>
                    <w:id w:val="-480662196"/>
                    <w:tag w:val="goog_rdk_2731"/>
                  </w:sdtPr>
                  <w:sdtContent>
                    <w:del w:author="Nivesh" w:id="19" w:date="2026-09-25T10:03:37Z"/>
                  </w:sdtContent>
                </w:sdt>
              </w:ins>
              <w:sdt>
                <w:sdtPr>
                  <w:id w:val="1523746439"/>
                  <w:tag w:val="goog_rdk_273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Copy the new auth API key.</w:delText>
                      </w:r>
                    </w:del>
                  </w:ins>
                </w:sdtContent>
              </w:sdt>
              <w:ins w:author="Rossi Rossi" w:id="102" w:date="2026-09-22T06:56:59Z">
                <w:del w:author="Nivesh" w:id="19" w:date="2026-09-25T10:03:37Z"/>
              </w:ins>
            </w:sdtContent>
          </w:sdt>
        </w:p>
      </w:sdtContent>
    </w:sdt>
    <w:sdt>
      <w:sdtPr>
        <w:id w:val="1044519074"/>
        <w:tag w:val="goog_rdk_2737"/>
      </w:sdtPr>
      <w:sdtContent>
        <w:p w:rsidR="00000000" w:rsidDel="00000000" w:rsidP="00000000" w:rsidRDefault="00000000" w:rsidRPr="00000000" w14:paraId="000002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54652555"/>
              <w:tag w:val="goog_rdk_2734"/>
            </w:sdtPr>
            <w:sdtContent>
              <w:ins w:author="Rossi Rossi" w:id="102" w:date="2026-09-22T06:56:59Z">
                <w:sdt>
                  <w:sdtPr>
                    <w:id w:val="166528866"/>
                    <w:tag w:val="goog_rdk_2735"/>
                  </w:sdtPr>
                  <w:sdtContent>
                    <w:del w:author="Nivesh" w:id="19" w:date="2026-09-25T10:03:37Z"/>
                  </w:sdtContent>
                </w:sdt>
              </w:ins>
              <w:sdt>
                <w:sdtPr>
                  <w:id w:val="1432626497"/>
                  <w:tag w:val="goog_rdk_273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02" w:date="2026-09-22T06:56:59Z">
                <w:del w:author="Nivesh" w:id="19" w:date="2026-09-25T10:03:37Z"/>
              </w:ins>
            </w:sdtContent>
          </w:sdt>
        </w:p>
      </w:sdtContent>
    </w:sdt>
    <w:sdt>
      <w:sdtPr>
        <w:id w:val="-1859605378"/>
        <w:tag w:val="goog_rdk_2741"/>
      </w:sdtPr>
      <w:sdtContent>
        <w:p w:rsidR="00000000" w:rsidDel="00000000" w:rsidP="00000000" w:rsidRDefault="00000000" w:rsidRPr="00000000" w14:paraId="000002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5599063"/>
              <w:tag w:val="goog_rdk_2738"/>
            </w:sdtPr>
            <w:sdtContent>
              <w:ins w:author="Rossi Rossi" w:id="102" w:date="2026-09-22T06:56:59Z">
                <w:sdt>
                  <w:sdtPr>
                    <w:id w:val="-802321296"/>
                    <w:tag w:val="goog_rdk_2739"/>
                  </w:sdtPr>
                  <w:sdtContent>
                    <w:del w:author="Nivesh" w:id="19" w:date="2026-09-25T10:03:37Z"/>
                  </w:sdtContent>
                </w:sdt>
              </w:ins>
              <w:sdt>
                <w:sdtPr>
                  <w:id w:val="876525592"/>
                  <w:tag w:val="goog_rdk_27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02" w:date="2026-09-22T06:56:59Z">
                <w:del w:author="Nivesh" w:id="19" w:date="2026-09-25T10:03:37Z"/>
              </w:ins>
            </w:sdtContent>
          </w:sdt>
        </w:p>
      </w:sdtContent>
    </w:sdt>
    <w:sdt>
      <w:sdtPr>
        <w:id w:val="-1585522855"/>
        <w:tag w:val="goog_rdk_2745"/>
      </w:sdtPr>
      <w:sdtContent>
        <w:p w:rsidR="00000000" w:rsidDel="00000000" w:rsidP="00000000" w:rsidRDefault="00000000" w:rsidRPr="00000000" w14:paraId="000002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187796"/>
              <w:tag w:val="goog_rdk_2742"/>
            </w:sdtPr>
            <w:sdtContent>
              <w:ins w:author="Rossi Rossi" w:id="102" w:date="2026-09-22T06:56:59Z">
                <w:sdt>
                  <w:sdtPr>
                    <w:id w:val="2081141614"/>
                    <w:tag w:val="goog_rdk_2743"/>
                  </w:sdtPr>
                  <w:sdtContent>
                    <w:del w:author="Nivesh" w:id="19" w:date="2026-09-25T10:03:37Z"/>
                  </w:sdtContent>
                </w:sdt>
              </w:ins>
              <w:sdt>
                <w:sdtPr>
                  <w:id w:val="86200362"/>
                  <w:tag w:val="goog_rdk_274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02" w:date="2026-09-22T06:56:59Z">
                <w:del w:author="Nivesh" w:id="19" w:date="2026-09-25T10:03:37Z"/>
              </w:ins>
            </w:sdtContent>
          </w:sdt>
        </w:p>
      </w:sdtContent>
    </w:sdt>
    <w:sdt>
      <w:sdtPr>
        <w:id w:val="-1748791202"/>
        <w:tag w:val="goog_rdk_2749"/>
      </w:sdtPr>
      <w:sdtContent>
        <w:p w:rsidR="00000000" w:rsidDel="00000000" w:rsidP="00000000" w:rsidRDefault="00000000" w:rsidRPr="00000000" w14:paraId="000002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44236609"/>
              <w:tag w:val="goog_rdk_2746"/>
            </w:sdtPr>
            <w:sdtContent>
              <w:ins w:author="Rossi Rossi" w:id="102" w:date="2026-09-22T06:56:59Z">
                <w:sdt>
                  <w:sdtPr>
                    <w:id w:val="-1643144978"/>
                    <w:tag w:val="goog_rdk_2747"/>
                  </w:sdtPr>
                  <w:sdtContent>
                    <w:del w:author="Nivesh" w:id="19" w:date="2026-09-25T10:03:37Z"/>
                  </w:sdtContent>
                </w:sdt>
              </w:ins>
              <w:sdt>
                <w:sdtPr>
                  <w:id w:val="-1451858710"/>
                  <w:tag w:val="goog_rdk_274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59084670"/>
        <w:tag w:val="goog_rdk_2753"/>
      </w:sdtPr>
      <w:sdtContent>
        <w:p w:rsidR="00000000" w:rsidDel="00000000" w:rsidP="00000000" w:rsidRDefault="00000000" w:rsidRPr="00000000" w14:paraId="000002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6532949"/>
              <w:tag w:val="goog_rdk_2750"/>
            </w:sdtPr>
            <w:sdtContent>
              <w:ins w:author="Rossi Rossi" w:id="102" w:date="2026-09-22T06:56:59Z">
                <w:sdt>
                  <w:sdtPr>
                    <w:id w:val="-1501277656"/>
                    <w:tag w:val="goog_rdk_2751"/>
                  </w:sdtPr>
                  <w:sdtContent>
                    <w:del w:author="Nivesh" w:id="19" w:date="2026-09-25T10:03:37Z"/>
                  </w:sdtContent>
                </w:sdt>
              </w:ins>
              <w:sdt>
                <w:sdtPr>
                  <w:id w:val="79868824"/>
                  <w:tag w:val="goog_rdk_275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1604454810"/>
        <w:tag w:val="goog_rdk_2757"/>
      </w:sdtPr>
      <w:sdtContent>
        <w:p w:rsidR="00000000" w:rsidDel="00000000" w:rsidP="00000000" w:rsidRDefault="00000000" w:rsidRPr="00000000" w14:paraId="000002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8836781"/>
              <w:tag w:val="goog_rdk_2754"/>
            </w:sdtPr>
            <w:sdtContent>
              <w:ins w:author="Rossi Rossi" w:id="102" w:date="2026-09-22T06:56:59Z">
                <w:sdt>
                  <w:sdtPr>
                    <w:id w:val="-313553102"/>
                    <w:tag w:val="goog_rdk_2755"/>
                  </w:sdtPr>
                  <w:sdtContent>
                    <w:del w:author="Nivesh" w:id="19" w:date="2026-09-25T10:03:37Z"/>
                  </w:sdtContent>
                </w:sdt>
              </w:ins>
              <w:sdt>
                <w:sdtPr>
                  <w:id w:val="-1493097700"/>
                  <w:tag w:val="goog_rdk_27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02" w:date="2026-09-22T06:56:59Z">
                <w:del w:author="Nivesh" w:id="19" w:date="2026-09-25T10:03:37Z"/>
              </w:ins>
            </w:sdtContent>
          </w:sdt>
        </w:p>
      </w:sdtContent>
    </w:sdt>
    <w:sdt>
      <w:sdtPr>
        <w:id w:val="1393417315"/>
        <w:tag w:val="goog_rdk_2761"/>
      </w:sdtPr>
      <w:sdtContent>
        <w:p w:rsidR="00000000" w:rsidDel="00000000" w:rsidP="00000000" w:rsidRDefault="00000000" w:rsidRPr="00000000" w14:paraId="000002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409719"/>
              <w:tag w:val="goog_rdk_2758"/>
            </w:sdtPr>
            <w:sdtContent>
              <w:ins w:author="Rossi Rossi" w:id="102" w:date="2026-09-22T06:56:59Z">
                <w:sdt>
                  <w:sdtPr>
                    <w:id w:val="52979884"/>
                    <w:tag w:val="goog_rdk_2759"/>
                  </w:sdtPr>
                  <w:sdtContent>
                    <w:del w:author="Nivesh" w:id="19" w:date="2026-09-25T10:03:37Z"/>
                  </w:sdtContent>
                </w:sdt>
              </w:ins>
              <w:sdt>
                <w:sdtPr>
                  <w:id w:val="2124014512"/>
                  <w:tag w:val="goog_rdk_276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59809928"/>
        <w:tag w:val="goog_rdk_2765"/>
      </w:sdtPr>
      <w:sdtContent>
        <w:p w:rsidR="00000000" w:rsidDel="00000000" w:rsidP="00000000" w:rsidRDefault="00000000" w:rsidRPr="00000000" w14:paraId="000002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2270900"/>
              <w:tag w:val="goog_rdk_2762"/>
            </w:sdtPr>
            <w:sdtContent>
              <w:ins w:author="Rossi Rossi" w:id="102" w:date="2026-09-22T06:56:59Z">
                <w:sdt>
                  <w:sdtPr>
                    <w:id w:val="-685149218"/>
                    <w:tag w:val="goog_rdk_2763"/>
                  </w:sdtPr>
                  <w:sdtContent>
                    <w:del w:author="Nivesh" w:id="19" w:date="2026-09-25T10:03:37Z"/>
                  </w:sdtContent>
                </w:sdt>
              </w:ins>
              <w:sdt>
                <w:sdtPr>
                  <w:id w:val="-325171396"/>
                  <w:tag w:val="goog_rdk_27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Limitations</w:delText>
                      </w:r>
                    </w:del>
                  </w:ins>
                </w:sdtContent>
              </w:sdt>
              <w:ins w:author="Rossi Rossi" w:id="102" w:date="2026-09-22T06:56:59Z">
                <w:del w:author="Nivesh" w:id="19" w:date="2026-09-25T10:03:37Z"/>
              </w:ins>
            </w:sdtContent>
          </w:sdt>
        </w:p>
      </w:sdtContent>
    </w:sdt>
    <w:sdt>
      <w:sdtPr>
        <w:id w:val="1549405130"/>
        <w:tag w:val="goog_rdk_2769"/>
      </w:sdtPr>
      <w:sdtContent>
        <w:p w:rsidR="00000000" w:rsidDel="00000000" w:rsidP="00000000" w:rsidRDefault="00000000" w:rsidRPr="00000000" w14:paraId="000002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622816"/>
              <w:tag w:val="goog_rdk_2766"/>
            </w:sdtPr>
            <w:sdtContent>
              <w:ins w:author="Rossi Rossi" w:id="102" w:date="2026-09-22T06:56:59Z">
                <w:sdt>
                  <w:sdtPr>
                    <w:id w:val="1103068124"/>
                    <w:tag w:val="goog_rdk_2767"/>
                  </w:sdtPr>
                  <w:sdtContent>
                    <w:del w:author="Nivesh" w:id="19" w:date="2026-09-25T10:03:37Z"/>
                  </w:sdtContent>
                </w:sdt>
              </w:ins>
              <w:sdt>
                <w:sdtPr>
                  <w:id w:val="1113722887"/>
                  <w:tag w:val="goog_rdk_276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89128279"/>
        <w:tag w:val="goog_rdk_2773"/>
      </w:sdtPr>
      <w:sdtContent>
        <w:p w:rsidR="00000000" w:rsidDel="00000000" w:rsidP="00000000" w:rsidRDefault="00000000" w:rsidRPr="00000000" w14:paraId="000002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4533923"/>
              <w:tag w:val="goog_rdk_2770"/>
            </w:sdtPr>
            <w:sdtContent>
              <w:ins w:author="Rossi Rossi" w:id="102" w:date="2026-09-22T06:56:59Z">
                <w:sdt>
                  <w:sdtPr>
                    <w:id w:val="-252217597"/>
                    <w:tag w:val="goog_rdk_2771"/>
                  </w:sdtPr>
                  <w:sdtContent>
                    <w:del w:author="Nivesh" w:id="19" w:date="2026-09-25T10:03:37Z"/>
                  </w:sdtContent>
                </w:sdt>
              </w:ins>
              <w:sdt>
                <w:sdtPr>
                  <w:id w:val="-1617022401"/>
                  <w:tag w:val="goog_rdk_27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02" w:date="2026-09-22T06:56:59Z">
                <w:del w:author="Nivesh" w:id="19" w:date="2026-09-25T10:03:37Z"/>
              </w:ins>
            </w:sdtContent>
          </w:sdt>
        </w:p>
      </w:sdtContent>
    </w:sdt>
    <w:sdt>
      <w:sdtPr>
        <w:id w:val="919637249"/>
        <w:tag w:val="goog_rdk_2777"/>
      </w:sdtPr>
      <w:sdtContent>
        <w:p w:rsidR="00000000" w:rsidDel="00000000" w:rsidP="00000000" w:rsidRDefault="00000000" w:rsidRPr="00000000" w14:paraId="000002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0457337"/>
              <w:tag w:val="goog_rdk_2774"/>
            </w:sdtPr>
            <w:sdtContent>
              <w:ins w:author="Rossi Rossi" w:id="102" w:date="2026-09-22T06:56:59Z">
                <w:sdt>
                  <w:sdtPr>
                    <w:id w:val="829135782"/>
                    <w:tag w:val="goog_rdk_2775"/>
                  </w:sdtPr>
                  <w:sdtContent>
                    <w:del w:author="Nivesh" w:id="19" w:date="2026-09-25T10:03:37Z"/>
                  </w:sdtContent>
                </w:sdt>
              </w:ins>
              <w:sdt>
                <w:sdtPr>
                  <w:id w:val="-1125761891"/>
                  <w:tag w:val="goog_rdk_277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15592881"/>
        <w:tag w:val="goog_rdk_2781"/>
      </w:sdtPr>
      <w:sdtContent>
        <w:p w:rsidR="00000000" w:rsidDel="00000000" w:rsidP="00000000" w:rsidRDefault="00000000" w:rsidRPr="00000000" w14:paraId="000002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1721503"/>
              <w:tag w:val="goog_rdk_2778"/>
            </w:sdtPr>
            <w:sdtContent>
              <w:ins w:author="Rossi Rossi" w:id="102" w:date="2026-09-22T06:56:59Z">
                <w:sdt>
                  <w:sdtPr>
                    <w:id w:val="768124763"/>
                    <w:tag w:val="goog_rdk_2779"/>
                  </w:sdtPr>
                  <w:sdtContent>
                    <w:del w:author="Nivesh" w:id="19" w:date="2026-09-25T10:03:37Z"/>
                  </w:sdtContent>
                </w:sdt>
              </w:ins>
              <w:sdt>
                <w:sdtPr>
                  <w:id w:val="78967508"/>
                  <w:tag w:val="goog_rdk_27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02" w:date="2026-09-22T06:56:59Z">
                <w:del w:author="Nivesh" w:id="19" w:date="2026-09-25T10:03:37Z"/>
              </w:ins>
            </w:sdtContent>
          </w:sdt>
        </w:p>
      </w:sdtContent>
    </w:sdt>
    <w:sdt>
      <w:sdtPr>
        <w:id w:val="-1018379774"/>
        <w:tag w:val="goog_rdk_2785"/>
      </w:sdtPr>
      <w:sdtContent>
        <w:p w:rsidR="00000000" w:rsidDel="00000000" w:rsidP="00000000" w:rsidRDefault="00000000" w:rsidRPr="00000000" w14:paraId="000002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7002661"/>
              <w:tag w:val="goog_rdk_2782"/>
            </w:sdtPr>
            <w:sdtContent>
              <w:ins w:author="Rossi Rossi" w:id="102" w:date="2026-09-22T06:56:59Z">
                <w:sdt>
                  <w:sdtPr>
                    <w:id w:val="-1537622471"/>
                    <w:tag w:val="goog_rdk_2783"/>
                  </w:sdtPr>
                  <w:sdtContent>
                    <w:del w:author="Nivesh" w:id="19" w:date="2026-09-25T10:03:37Z"/>
                  </w:sdtContent>
                </w:sdt>
              </w:ins>
              <w:sdt>
                <w:sdtPr>
                  <w:id w:val="-1897150879"/>
                  <w:tag w:val="goog_rdk_27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02" w:date="2026-09-22T06:56:59Z">
                <w:del w:author="Nivesh" w:id="19" w:date="2026-09-25T10:03:37Z"/>
              </w:ins>
            </w:sdtContent>
          </w:sdt>
        </w:p>
      </w:sdtContent>
    </w:sdt>
    <w:sdt>
      <w:sdtPr>
        <w:id w:val="-445817697"/>
        <w:tag w:val="goog_rdk_2789"/>
      </w:sdtPr>
      <w:sdtContent>
        <w:p w:rsidR="00000000" w:rsidDel="00000000" w:rsidP="00000000" w:rsidRDefault="00000000" w:rsidRPr="00000000" w14:paraId="0000024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8354988"/>
              <w:tag w:val="goog_rdk_2786"/>
            </w:sdtPr>
            <w:sdtContent>
              <w:ins w:author="Rossi Rossi" w:id="102" w:date="2026-09-22T06:56:59Z">
                <w:sdt>
                  <w:sdtPr>
                    <w:id w:val="-1048939128"/>
                    <w:tag w:val="goog_rdk_2787"/>
                  </w:sdtPr>
                  <w:sdtContent>
                    <w:del w:author="Nivesh" w:id="19" w:date="2026-09-25T10:03:37Z"/>
                  </w:sdtContent>
                </w:sdt>
              </w:ins>
              <w:sdt>
                <w:sdtPr>
                  <w:id w:val="-191613926"/>
                  <w:tag w:val="goog_rdk_27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02" w:date="2026-09-22T06:56:59Z">
                <w:del w:author="Nivesh" w:id="19" w:date="2026-09-25T10:03:37Z"/>
              </w:ins>
            </w:sdtContent>
          </w:sdt>
        </w:p>
      </w:sdtContent>
    </w:sdt>
    <w:sdt>
      <w:sdtPr>
        <w:id w:val="748018950"/>
        <w:tag w:val="goog_rdk_2798"/>
      </w:sdtPr>
      <w:sdtContent>
        <w:p w:rsidR="00000000" w:rsidDel="00000000" w:rsidP="00000000" w:rsidRDefault="00000000" w:rsidRPr="00000000" w14:paraId="0000024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30339008"/>
              <w:tag w:val="goog_rdk_2792"/>
            </w:sdtPr>
            <w:sdtContent>
              <w:ins w:author="Jagadeshwaran V" w:id="124" w:date="2026-09-24T04:38:23Z">
                <w:sdt>
                  <w:sdtPr>
                    <w:id w:val="1768693686"/>
                    <w:tag w:val="goog_rdk_2793"/>
                  </w:sdtPr>
                  <w:sdtContent>
                    <w:del w:author="Nivesh" w:id="19" w:date="2026-09-25T10:03:37Z"/>
                  </w:sdtContent>
                </w:sdt>
              </w:ins>
              <w:sdt>
                <w:sdtPr>
                  <w:id w:val="-1972294290"/>
                  <w:tag w:val="goog_rdk_2794"/>
                </w:sdtPr>
                <w:sdtContent>
                  <w:ins w:author="Jagadeshwaran V" w:id="124" w:date="2026-09-24T04:38:2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Jagadeshwaran V" w:id="124" w:date="2026-09-24T04:38:23Z">
                <w:del w:author="Nivesh" w:id="19" w:date="2026-09-25T10:03:37Z"/>
              </w:ins>
            </w:sdtContent>
          </w:sdt>
          <w:sdt>
            <w:sdtPr>
              <w:id w:val="-2077241800"/>
              <w:tag w:val="goog_rdk_2795"/>
            </w:sdtPr>
            <w:sdtContent>
              <w:ins w:author="Rossi Rossi" w:id="102" w:date="2026-09-22T06:56:59Z">
                <w:sdt>
                  <w:sdtPr>
                    <w:id w:val="-902353876"/>
                    <w:tag w:val="goog_rdk_2796"/>
                  </w:sdtPr>
                  <w:sdtContent>
                    <w:del w:author="Nivesh" w:id="19" w:date="2026-09-25T10:03:37Z"/>
                  </w:sdtContent>
                </w:sdt>
              </w:ins>
              <w:sdt>
                <w:sdtPr>
                  <w:id w:val="565381266"/>
                  <w:tag w:val="goog_rdk_27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64517232"/>
        <w:tag w:val="goog_rdk_2802"/>
      </w:sdtPr>
      <w:sdtContent>
        <w:p w:rsidR="00000000" w:rsidDel="00000000" w:rsidP="00000000" w:rsidRDefault="00000000" w:rsidRPr="00000000" w14:paraId="0000025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2783829"/>
              <w:tag w:val="goog_rdk_2799"/>
            </w:sdtPr>
            <w:sdtContent>
              <w:ins w:author="Rossi Rossi" w:id="102" w:date="2026-09-22T06:56:59Z">
                <w:sdt>
                  <w:sdtPr>
                    <w:id w:val="1184200494"/>
                    <w:tag w:val="goog_rdk_2800"/>
                  </w:sdtPr>
                  <w:sdtContent>
                    <w:del w:author="Nivesh" w:id="19" w:date="2026-09-25T10:03:37Z"/>
                  </w:sdtContent>
                </w:sdt>
              </w:ins>
              <w:sdt>
                <w:sdtPr>
                  <w:id w:val="357252076"/>
                  <w:tag w:val="goog_rdk_28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02" w:date="2026-09-22T06:56:59Z">
                <w:del w:author="Nivesh" w:id="19" w:date="2026-09-25T10:03:37Z"/>
              </w:ins>
            </w:sdtContent>
          </w:sdt>
        </w:p>
      </w:sdtContent>
    </w:sdt>
    <w:sdt>
      <w:sdtPr>
        <w:id w:val="370340630"/>
        <w:tag w:val="goog_rdk_2806"/>
      </w:sdtPr>
      <w:sdtContent>
        <w:p w:rsidR="00000000" w:rsidDel="00000000" w:rsidP="00000000" w:rsidRDefault="00000000" w:rsidRPr="00000000" w14:paraId="0000025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8712880"/>
              <w:tag w:val="goog_rdk_2803"/>
            </w:sdtPr>
            <w:sdtContent>
              <w:ins w:author="Rossi Rossi" w:id="102" w:date="2026-09-22T06:56:59Z">
                <w:sdt>
                  <w:sdtPr>
                    <w:id w:val="1667899564"/>
                    <w:tag w:val="goog_rdk_2804"/>
                  </w:sdtPr>
                  <w:sdtContent>
                    <w:del w:author="Nivesh" w:id="19" w:date="2026-09-25T10:03:37Z"/>
                  </w:sdtContent>
                </w:sdt>
              </w:ins>
              <w:sdt>
                <w:sdtPr>
                  <w:id w:val="-228957934"/>
                  <w:tag w:val="goog_rdk_28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778925590"/>
        <w:tag w:val="goog_rdk_2810"/>
      </w:sdtPr>
      <w:sdtContent>
        <w:p w:rsidR="00000000" w:rsidDel="00000000" w:rsidP="00000000" w:rsidRDefault="00000000" w:rsidRPr="00000000" w14:paraId="0000025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0444344"/>
              <w:tag w:val="goog_rdk_2807"/>
            </w:sdtPr>
            <w:sdtContent>
              <w:ins w:author="Rossi Rossi" w:id="102" w:date="2026-09-22T06:56:59Z">
                <w:sdt>
                  <w:sdtPr>
                    <w:id w:val="952844957"/>
                    <w:tag w:val="goog_rdk_2808"/>
                  </w:sdtPr>
                  <w:sdtContent>
                    <w:del w:author="Nivesh" w:id="19" w:date="2026-09-25T10:03:37Z"/>
                  </w:sdtContent>
                </w:sdt>
              </w:ins>
              <w:sdt>
                <w:sdtPr>
                  <w:id w:val="-1815110606"/>
                  <w:tag w:val="goog_rdk_28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use the Gemini API, you must authenticate your requests. You can</w:delText>
                      </w:r>
                    </w:del>
                  </w:ins>
                </w:sdtContent>
              </w:sdt>
              <w:ins w:author="Rossi Rossi" w:id="102" w:date="2026-09-22T06:56:59Z">
                <w:del w:author="Nivesh" w:id="19" w:date="2026-09-25T10:03:37Z"/>
              </w:ins>
            </w:sdtContent>
          </w:sdt>
        </w:p>
      </w:sdtContent>
    </w:sdt>
    <w:sdt>
      <w:sdtPr>
        <w:id w:val="1361483871"/>
        <w:tag w:val="goog_rdk_2814"/>
      </w:sdtPr>
      <w:sdtContent>
        <w:p w:rsidR="00000000" w:rsidDel="00000000" w:rsidP="00000000" w:rsidRDefault="00000000" w:rsidRPr="00000000" w14:paraId="0000025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3040035"/>
              <w:tag w:val="goog_rdk_2811"/>
            </w:sdtPr>
            <w:sdtContent>
              <w:ins w:author="Rossi Rossi" w:id="102" w:date="2026-09-22T06:56:59Z">
                <w:sdt>
                  <w:sdtPr>
                    <w:id w:val="249852484"/>
                    <w:tag w:val="goog_rdk_2812"/>
                  </w:sdtPr>
                  <w:sdtContent>
                    <w:del w:author="Nivesh" w:id="19" w:date="2026-09-25T10:03:37Z"/>
                  </w:sdtContent>
                </w:sdt>
              </w:ins>
              <w:sdt>
                <w:sdtPr>
                  <w:id w:val="342903705"/>
                  <w:tag w:val="goog_rdk_28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02" w:date="2026-09-22T06:56:59Z">
                <w:del w:author="Nivesh" w:id="19" w:date="2026-09-25T10:03:37Z"/>
              </w:ins>
            </w:sdtContent>
          </w:sdt>
        </w:p>
      </w:sdtContent>
    </w:sdt>
    <w:sdt>
      <w:sdtPr>
        <w:id w:val="1691687093"/>
        <w:tag w:val="goog_rdk_2818"/>
      </w:sdtPr>
      <w:sdtContent>
        <w:p w:rsidR="00000000" w:rsidDel="00000000" w:rsidP="00000000" w:rsidRDefault="00000000" w:rsidRPr="00000000" w14:paraId="000002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14724736"/>
              <w:tag w:val="goog_rdk_2815"/>
            </w:sdtPr>
            <w:sdtContent>
              <w:ins w:author="Rossi Rossi" w:id="102" w:date="2026-09-22T06:56:59Z">
                <w:sdt>
                  <w:sdtPr>
                    <w:id w:val="-130844513"/>
                    <w:tag w:val="goog_rdk_2816"/>
                  </w:sdtPr>
                  <w:sdtContent>
                    <w:del w:author="Nivesh" w:id="19" w:date="2026-09-25T10:03:37Z"/>
                  </w:sdtContent>
                </w:sdt>
              </w:ins>
              <w:sdt>
                <w:sdtPr>
                  <w:id w:val="-76844879"/>
                  <w:tag w:val="goog_rdk_28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18012427"/>
        <w:tag w:val="goog_rdk_2822"/>
      </w:sdtPr>
      <w:sdtContent>
        <w:p w:rsidR="00000000" w:rsidDel="00000000" w:rsidP="00000000" w:rsidRDefault="00000000" w:rsidRPr="00000000" w14:paraId="000002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18002735"/>
              <w:tag w:val="goog_rdk_2819"/>
            </w:sdtPr>
            <w:sdtContent>
              <w:ins w:author="Rossi Rossi" w:id="102" w:date="2026-09-22T06:56:59Z">
                <w:sdt>
                  <w:sdtPr>
                    <w:id w:val="-160025483"/>
                    <w:tag w:val="goog_rdk_2820"/>
                  </w:sdtPr>
                  <w:sdtContent>
                    <w:del w:author="Nivesh" w:id="19" w:date="2026-09-25T10:03:37Z"/>
                  </w:sdtContent>
                </w:sdt>
              </w:ins>
              <w:sdt>
                <w:sdtPr>
                  <w:id w:val="794633558"/>
                  <w:tag w:val="goog_rdk_28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02" w:date="2026-09-22T06:56:59Z">
                <w:del w:author="Nivesh" w:id="19" w:date="2026-09-25T10:03:37Z"/>
              </w:ins>
            </w:sdtContent>
          </w:sdt>
        </w:p>
      </w:sdtContent>
    </w:sdt>
    <w:sdt>
      <w:sdtPr>
        <w:id w:val="-1010571227"/>
        <w:tag w:val="goog_rdk_2826"/>
      </w:sdtPr>
      <w:sdtContent>
        <w:p w:rsidR="00000000" w:rsidDel="00000000" w:rsidP="00000000" w:rsidRDefault="00000000" w:rsidRPr="00000000" w14:paraId="000002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3150072"/>
              <w:tag w:val="goog_rdk_2823"/>
            </w:sdtPr>
            <w:sdtContent>
              <w:ins w:author="Rossi Rossi" w:id="102" w:date="2026-09-22T06:56:59Z">
                <w:sdt>
                  <w:sdtPr>
                    <w:id w:val="-2042221636"/>
                    <w:tag w:val="goog_rdk_2824"/>
                  </w:sdtPr>
                  <w:sdtContent>
                    <w:del w:author="Nivesh" w:id="19" w:date="2026-09-25T10:03:37Z"/>
                  </w:sdtContent>
                </w:sdt>
              </w:ins>
              <w:sdt>
                <w:sdtPr>
                  <w:id w:val="1193868716"/>
                  <w:tag w:val="goog_rdk_28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69994149"/>
        <w:tag w:val="goog_rdk_2830"/>
      </w:sdtPr>
      <w:sdtContent>
        <w:p w:rsidR="00000000" w:rsidDel="00000000" w:rsidP="00000000" w:rsidRDefault="00000000" w:rsidRPr="00000000" w14:paraId="000002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6723982"/>
              <w:tag w:val="goog_rdk_2827"/>
            </w:sdtPr>
            <w:sdtContent>
              <w:ins w:author="Rossi Rossi" w:id="102" w:date="2026-09-22T06:56:59Z">
                <w:sdt>
                  <w:sdtPr>
                    <w:id w:val="-243958663"/>
                    <w:tag w:val="goog_rdk_2828"/>
                  </w:sdtPr>
                  <w:sdtContent>
                    <w:del w:author="Nivesh" w:id="19" w:date="2026-09-25T10:03:37Z"/>
                  </w:sdtContent>
                </w:sdt>
              </w:ins>
              <w:sdt>
                <w:sdtPr>
                  <w:id w:val="-434409465"/>
                  <w:tag w:val="goog_rdk_28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02" w:date="2026-09-22T06:56:59Z">
                <w:del w:author="Nivesh" w:id="19" w:date="2026-09-25T10:03:37Z"/>
              </w:ins>
            </w:sdtContent>
          </w:sdt>
        </w:p>
      </w:sdtContent>
    </w:sdt>
    <w:sdt>
      <w:sdtPr>
        <w:id w:val="631969692"/>
        <w:tag w:val="goog_rdk_2834"/>
      </w:sdtPr>
      <w:sdtContent>
        <w:p w:rsidR="00000000" w:rsidDel="00000000" w:rsidP="00000000" w:rsidRDefault="00000000" w:rsidRPr="00000000" w14:paraId="000002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5101397"/>
              <w:tag w:val="goog_rdk_2831"/>
            </w:sdtPr>
            <w:sdtContent>
              <w:ins w:author="Rossi Rossi" w:id="102" w:date="2026-09-22T06:56:59Z">
                <w:sdt>
                  <w:sdtPr>
                    <w:id w:val="-189517145"/>
                    <w:tag w:val="goog_rdk_2832"/>
                  </w:sdtPr>
                  <w:sdtContent>
                    <w:del w:author="Nivesh" w:id="19" w:date="2026-09-25T10:03:37Z"/>
                  </w:sdtContent>
                </w:sdt>
              </w:ins>
              <w:sdt>
                <w:sdtPr>
                  <w:id w:val="-1937268105"/>
                  <w:tag w:val="goog_rdk_28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20311665"/>
        <w:tag w:val="goog_rdk_2838"/>
      </w:sdtPr>
      <w:sdtContent>
        <w:p w:rsidR="00000000" w:rsidDel="00000000" w:rsidP="00000000" w:rsidRDefault="00000000" w:rsidRPr="00000000" w14:paraId="000002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9307239"/>
              <w:tag w:val="goog_rdk_2835"/>
            </w:sdtPr>
            <w:sdtContent>
              <w:ins w:author="Rossi Rossi" w:id="102" w:date="2026-09-22T06:56:59Z">
                <w:sdt>
                  <w:sdtPr>
                    <w:id w:val="1796487609"/>
                    <w:tag w:val="goog_rdk_2836"/>
                  </w:sdtPr>
                  <w:sdtContent>
                    <w:del w:author="Nivesh" w:id="19" w:date="2026-09-25T10:03:37Z"/>
                  </w:sdtContent>
                </w:sdt>
              </w:ins>
              <w:sdt>
                <w:sdtPr>
                  <w:id w:val="2060989399"/>
                  <w:tag w:val="goog_rdk_28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02" w:date="2026-09-22T06:56:59Z">
                <w:del w:author="Nivesh" w:id="19" w:date="2026-09-25T10:03:37Z"/>
              </w:ins>
            </w:sdtContent>
          </w:sdt>
        </w:p>
      </w:sdtContent>
    </w:sdt>
    <w:sdt>
      <w:sdtPr>
        <w:id w:val="-986786581"/>
        <w:tag w:val="goog_rdk_2842"/>
      </w:sdtPr>
      <w:sdtContent>
        <w:p w:rsidR="00000000" w:rsidDel="00000000" w:rsidP="00000000" w:rsidRDefault="00000000" w:rsidRPr="00000000" w14:paraId="0000025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10294140"/>
              <w:tag w:val="goog_rdk_2839"/>
            </w:sdtPr>
            <w:sdtContent>
              <w:ins w:author="Rossi Rossi" w:id="102" w:date="2026-09-22T06:56:59Z">
                <w:sdt>
                  <w:sdtPr>
                    <w:id w:val="1592616915"/>
                    <w:tag w:val="goog_rdk_2840"/>
                  </w:sdtPr>
                  <w:sdtContent>
                    <w:del w:author="Nivesh" w:id="19" w:date="2026-09-25T10:03:37Z"/>
                  </w:sdtContent>
                </w:sdt>
              </w:ins>
              <w:sdt>
                <w:sdtPr>
                  <w:id w:val="1644618999"/>
                  <w:tag w:val="goog_rdk_28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02" w:date="2026-09-22T06:56:59Z">
                <w:del w:author="Nivesh" w:id="19" w:date="2026-09-25T10:03:37Z"/>
              </w:ins>
            </w:sdtContent>
          </w:sdt>
        </w:p>
      </w:sdtContent>
    </w:sdt>
    <w:sdt>
      <w:sdtPr>
        <w:id w:val="2067709578"/>
        <w:tag w:val="goog_rdk_2846"/>
      </w:sdtPr>
      <w:sdtContent>
        <w:p w:rsidR="00000000" w:rsidDel="00000000" w:rsidP="00000000" w:rsidRDefault="00000000" w:rsidRPr="00000000" w14:paraId="0000025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53985"/>
              <w:tag w:val="goog_rdk_2843"/>
            </w:sdtPr>
            <w:sdtContent>
              <w:ins w:author="Rossi Rossi" w:id="102" w:date="2026-09-22T06:56:59Z">
                <w:sdt>
                  <w:sdtPr>
                    <w:id w:val="480927270"/>
                    <w:tag w:val="goog_rdk_2844"/>
                  </w:sdtPr>
                  <w:sdtContent>
                    <w:del w:author="Nivesh" w:id="19" w:date="2026-09-25T10:03:37Z"/>
                  </w:sdtContent>
                </w:sdt>
              </w:ins>
              <w:sdt>
                <w:sdtPr>
                  <w:id w:val="-320326642"/>
                  <w:tag w:val="goog_rdk_28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keys to improve security:</w:delText>
                      </w:r>
                    </w:del>
                  </w:ins>
                </w:sdtContent>
              </w:sdt>
              <w:ins w:author="Rossi Rossi" w:id="102" w:date="2026-09-22T06:56:59Z">
                <w:del w:author="Nivesh" w:id="19" w:date="2026-09-25T10:03:37Z"/>
              </w:ins>
            </w:sdtContent>
          </w:sdt>
        </w:p>
      </w:sdtContent>
    </w:sdt>
    <w:sdt>
      <w:sdtPr>
        <w:id w:val="-479765646"/>
        <w:tag w:val="goog_rdk_2850"/>
      </w:sdtPr>
      <w:sdtContent>
        <w:p w:rsidR="00000000" w:rsidDel="00000000" w:rsidP="00000000" w:rsidRDefault="00000000" w:rsidRPr="00000000" w14:paraId="0000025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6848749"/>
              <w:tag w:val="goog_rdk_2847"/>
            </w:sdtPr>
            <w:sdtContent>
              <w:ins w:author="Rossi Rossi" w:id="102" w:date="2026-09-22T06:56:59Z">
                <w:sdt>
                  <w:sdtPr>
                    <w:id w:val="1986673150"/>
                    <w:tag w:val="goog_rdk_2848"/>
                  </w:sdtPr>
                  <w:sdtContent>
                    <w:del w:author="Nivesh" w:id="19" w:date="2026-09-25T10:03:37Z"/>
                  </w:sdtContent>
                </w:sdt>
              </w:ins>
              <w:sdt>
                <w:sdtPr>
                  <w:id w:val="418205409"/>
                  <w:tag w:val="goog_rdk_28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6047915"/>
        <w:tag w:val="goog_rdk_2854"/>
      </w:sdtPr>
      <w:sdtContent>
        <w:p w:rsidR="00000000" w:rsidDel="00000000" w:rsidP="00000000" w:rsidRDefault="00000000" w:rsidRPr="00000000" w14:paraId="0000025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7848"/>
              <w:tag w:val="goog_rdk_2851"/>
            </w:sdtPr>
            <w:sdtContent>
              <w:ins w:author="Rossi Rossi" w:id="102" w:date="2026-09-22T06:56:59Z">
                <w:sdt>
                  <w:sdtPr>
                    <w:id w:val="274879492"/>
                    <w:tag w:val="goog_rdk_2852"/>
                  </w:sdtPr>
                  <w:sdtContent>
                    <w:del w:author="Nivesh" w:id="19" w:date="2026-09-25T10:03:37Z"/>
                  </w:sdtContent>
                </w:sdt>
              </w:ins>
              <w:sdt>
                <w:sdtPr>
                  <w:id w:val="-1641024954"/>
                  <w:tag w:val="goog_rdk_28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02" w:date="2026-09-22T06:56:59Z">
                <w:del w:author="Nivesh" w:id="19" w:date="2026-09-25T10:03:37Z"/>
              </w:ins>
            </w:sdtContent>
          </w:sdt>
        </w:p>
      </w:sdtContent>
    </w:sdt>
    <w:sdt>
      <w:sdtPr>
        <w:id w:val="296240232"/>
        <w:tag w:val="goog_rdk_2858"/>
      </w:sdtPr>
      <w:sdtContent>
        <w:p w:rsidR="00000000" w:rsidDel="00000000" w:rsidP="00000000" w:rsidRDefault="00000000" w:rsidRPr="00000000" w14:paraId="0000025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8345172"/>
              <w:tag w:val="goog_rdk_2855"/>
            </w:sdtPr>
            <w:sdtContent>
              <w:ins w:author="Rossi Rossi" w:id="102" w:date="2026-09-22T06:56:59Z">
                <w:sdt>
                  <w:sdtPr>
                    <w:id w:val="1254525247"/>
                    <w:tag w:val="goog_rdk_2856"/>
                  </w:sdtPr>
                  <w:sdtContent>
                    <w:del w:author="Nivesh" w:id="19" w:date="2026-09-25T10:03:37Z"/>
                  </w:sdtContent>
                </w:sdt>
              </w:ins>
              <w:sdt>
                <w:sdtPr>
                  <w:id w:val="-1391913161"/>
                  <w:tag w:val="goog_rdk_28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02" w:date="2026-09-22T06:56:59Z">
                <w:del w:author="Nivesh" w:id="19" w:date="2026-09-25T10:03:37Z"/>
              </w:ins>
            </w:sdtContent>
          </w:sdt>
        </w:p>
      </w:sdtContent>
    </w:sdt>
    <w:sdt>
      <w:sdtPr>
        <w:id w:val="879246629"/>
        <w:tag w:val="goog_rdk_2862"/>
      </w:sdtPr>
      <w:sdtContent>
        <w:p w:rsidR="00000000" w:rsidDel="00000000" w:rsidP="00000000" w:rsidRDefault="00000000" w:rsidRPr="00000000" w14:paraId="0000025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11315448"/>
              <w:tag w:val="goog_rdk_2859"/>
            </w:sdtPr>
            <w:sdtContent>
              <w:ins w:author="Rossi Rossi" w:id="102" w:date="2026-09-22T06:56:59Z">
                <w:sdt>
                  <w:sdtPr>
                    <w:id w:val="-1477064955"/>
                    <w:tag w:val="goog_rdk_2860"/>
                  </w:sdtPr>
                  <w:sdtContent>
                    <w:del w:author="Nivesh" w:id="19" w:date="2026-09-25T10:03:37Z"/>
                  </w:sdtContent>
                </w:sdt>
              </w:ins>
              <w:sdt>
                <w:sdtPr>
                  <w:id w:val="1180467803"/>
                  <w:tag w:val="goog_rdk_28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7847303"/>
        <w:tag w:val="goog_rdk_2866"/>
      </w:sdtPr>
      <w:sdtContent>
        <w:p w:rsidR="00000000" w:rsidDel="00000000" w:rsidP="00000000" w:rsidRDefault="00000000" w:rsidRPr="00000000" w14:paraId="0000026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82281659"/>
              <w:tag w:val="goog_rdk_2863"/>
            </w:sdtPr>
            <w:sdtContent>
              <w:ins w:author="Rossi Rossi" w:id="102" w:date="2026-09-22T06:56:59Z">
                <w:sdt>
                  <w:sdtPr>
                    <w:id w:val="-1711547806"/>
                    <w:tag w:val="goog_rdk_2864"/>
                  </w:sdtPr>
                  <w:sdtContent>
                    <w:del w:author="Nivesh" w:id="19" w:date="2026-09-25T10:03:37Z"/>
                  </w:sdtContent>
                </w:sdt>
              </w:ins>
              <w:sdt>
                <w:sdtPr>
                  <w:id w:val="-1033331079"/>
                  <w:tag w:val="goog_rdk_28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02" w:date="2026-09-22T06:56:59Z">
                <w:del w:author="Nivesh" w:id="19" w:date="2026-09-25T10:03:37Z"/>
              </w:ins>
            </w:sdtContent>
          </w:sdt>
        </w:p>
      </w:sdtContent>
    </w:sdt>
    <w:sdt>
      <w:sdtPr>
        <w:id w:val="1094498488"/>
        <w:tag w:val="goog_rdk_2870"/>
      </w:sdtPr>
      <w:sdtContent>
        <w:p w:rsidR="00000000" w:rsidDel="00000000" w:rsidP="00000000" w:rsidRDefault="00000000" w:rsidRPr="00000000" w14:paraId="0000026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4257977"/>
              <w:tag w:val="goog_rdk_2867"/>
            </w:sdtPr>
            <w:sdtContent>
              <w:ins w:author="Rossi Rossi" w:id="102" w:date="2026-09-22T06:56:59Z">
                <w:sdt>
                  <w:sdtPr>
                    <w:id w:val="-1570194730"/>
                    <w:tag w:val="goog_rdk_2868"/>
                  </w:sdtPr>
                  <w:sdtContent>
                    <w:del w:author="Nivesh" w:id="19" w:date="2026-09-25T10:03:37Z"/>
                  </w:sdtContent>
                </w:sdt>
              </w:ins>
              <w:sdt>
                <w:sdtPr>
                  <w:id w:val="1804283101"/>
                  <w:tag w:val="goog_rdk_28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80891692"/>
        <w:tag w:val="goog_rdk_2874"/>
      </w:sdtPr>
      <w:sdtContent>
        <w:p w:rsidR="00000000" w:rsidDel="00000000" w:rsidP="00000000" w:rsidRDefault="00000000" w:rsidRPr="00000000" w14:paraId="0000026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2388937"/>
              <w:tag w:val="goog_rdk_2871"/>
            </w:sdtPr>
            <w:sdtContent>
              <w:ins w:author="Rossi Rossi" w:id="102" w:date="2026-09-22T06:56:59Z">
                <w:sdt>
                  <w:sdtPr>
                    <w:id w:val="273207751"/>
                    <w:tag w:val="goog_rdk_2872"/>
                  </w:sdtPr>
                  <w:sdtContent>
                    <w:del w:author="Nivesh" w:id="19" w:date="2026-09-25T10:03:37Z"/>
                  </w:sdtContent>
                </w:sdt>
              </w:ins>
              <w:sdt>
                <w:sdtPr>
                  <w:id w:val="-1236747680"/>
                  <w:tag w:val="goog_rdk_28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02" w:date="2026-09-22T06:56:59Z">
                <w:del w:author="Nivesh" w:id="19" w:date="2026-09-25T10:03:37Z"/>
              </w:ins>
            </w:sdtContent>
          </w:sdt>
        </w:p>
      </w:sdtContent>
    </w:sdt>
    <w:sdt>
      <w:sdtPr>
        <w:id w:val="-1136835132"/>
        <w:tag w:val="goog_rdk_2878"/>
      </w:sdtPr>
      <w:sdtContent>
        <w:p w:rsidR="00000000" w:rsidDel="00000000" w:rsidP="00000000" w:rsidRDefault="00000000" w:rsidRPr="00000000" w14:paraId="0000026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687684"/>
              <w:tag w:val="goog_rdk_2875"/>
            </w:sdtPr>
            <w:sdtContent>
              <w:ins w:author="Rossi Rossi" w:id="102" w:date="2026-09-22T06:56:59Z">
                <w:sdt>
                  <w:sdtPr>
                    <w:id w:val="1391522444"/>
                    <w:tag w:val="goog_rdk_2876"/>
                  </w:sdtPr>
                  <w:sdtContent>
                    <w:del w:author="Nivesh" w:id="19" w:date="2026-09-25T10:03:37Z"/>
                  </w:sdtContent>
                </w:sdt>
              </w:ins>
              <w:sdt>
                <w:sdtPr>
                  <w:id w:val="-1052908697"/>
                  <w:tag w:val="goog_rdk_28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02" w:date="2026-09-22T06:56:59Z">
                <w:del w:author="Nivesh" w:id="19" w:date="2026-09-25T10:03:37Z"/>
              </w:ins>
            </w:sdtContent>
          </w:sdt>
        </w:p>
      </w:sdtContent>
    </w:sdt>
    <w:sdt>
      <w:sdtPr>
        <w:id w:val="480905066"/>
        <w:tag w:val="goog_rdk_2882"/>
      </w:sdtPr>
      <w:sdtContent>
        <w:p w:rsidR="00000000" w:rsidDel="00000000" w:rsidP="00000000" w:rsidRDefault="00000000" w:rsidRPr="00000000" w14:paraId="0000026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720949"/>
              <w:tag w:val="goog_rdk_2879"/>
            </w:sdtPr>
            <w:sdtContent>
              <w:ins w:author="Rossi Rossi" w:id="102" w:date="2026-09-22T06:56:59Z">
                <w:sdt>
                  <w:sdtPr>
                    <w:id w:val="1922303804"/>
                    <w:tag w:val="goog_rdk_2880"/>
                  </w:sdtPr>
                  <w:sdtContent>
                    <w:del w:author="Nivesh" w:id="19" w:date="2026-09-25T10:03:37Z"/>
                  </w:sdtContent>
                </w:sdt>
              </w:ins>
              <w:sdt>
                <w:sdtPr>
                  <w:id w:val="-1380527766"/>
                  <w:tag w:val="goog_rdk_28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02" w:date="2026-09-22T06:56:59Z">
                <w:del w:author="Nivesh" w:id="19" w:date="2026-09-25T10:03:37Z"/>
              </w:ins>
            </w:sdtContent>
          </w:sdt>
        </w:p>
      </w:sdtContent>
    </w:sdt>
    <w:sdt>
      <w:sdtPr>
        <w:id w:val="1375362547"/>
        <w:tag w:val="goog_rdk_2886"/>
      </w:sdtPr>
      <w:sdtContent>
        <w:p w:rsidR="00000000" w:rsidDel="00000000" w:rsidP="00000000" w:rsidRDefault="00000000" w:rsidRPr="00000000" w14:paraId="0000026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9428960"/>
              <w:tag w:val="goog_rdk_2883"/>
            </w:sdtPr>
            <w:sdtContent>
              <w:ins w:author="Rossi Rossi" w:id="102" w:date="2026-09-22T06:56:59Z">
                <w:sdt>
                  <w:sdtPr>
                    <w:id w:val="1786226886"/>
                    <w:tag w:val="goog_rdk_2884"/>
                  </w:sdtPr>
                  <w:sdtContent>
                    <w:del w:author="Nivesh" w:id="19" w:date="2026-09-25T10:03:37Z"/>
                  </w:sdtContent>
                </w:sdt>
              </w:ins>
              <w:sdt>
                <w:sdtPr>
                  <w:id w:val="-1346731010"/>
                  <w:tag w:val="goog_rdk_28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02" w:date="2026-09-22T06:56:59Z">
                <w:del w:author="Nivesh" w:id="19" w:date="2026-09-25T10:03:37Z"/>
              </w:ins>
            </w:sdtContent>
          </w:sdt>
        </w:p>
      </w:sdtContent>
    </w:sdt>
    <w:sdt>
      <w:sdtPr>
        <w:id w:val="1514479633"/>
        <w:tag w:val="goog_rdk_2890"/>
      </w:sdtPr>
      <w:sdtContent>
        <w:p w:rsidR="00000000" w:rsidDel="00000000" w:rsidP="00000000" w:rsidRDefault="00000000" w:rsidRPr="00000000" w14:paraId="0000026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3618599"/>
              <w:tag w:val="goog_rdk_2887"/>
            </w:sdtPr>
            <w:sdtContent>
              <w:ins w:author="Rossi Rossi" w:id="102" w:date="2026-09-22T06:56:59Z">
                <w:sdt>
                  <w:sdtPr>
                    <w:id w:val="-1185406439"/>
                    <w:tag w:val="goog_rdk_2888"/>
                  </w:sdtPr>
                  <w:sdtContent>
                    <w:del w:author="Nivesh" w:id="19" w:date="2026-09-25T10:03:37Z"/>
                  </w:sdtContent>
                </w:sdt>
              </w:ins>
              <w:sdt>
                <w:sdtPr>
                  <w:id w:val="-1448819075"/>
                  <w:tag w:val="goog_rdk_28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23801325"/>
        <w:tag w:val="goog_rdk_2894"/>
      </w:sdtPr>
      <w:sdtContent>
        <w:p w:rsidR="00000000" w:rsidDel="00000000" w:rsidP="00000000" w:rsidRDefault="00000000" w:rsidRPr="00000000" w14:paraId="0000026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1626561"/>
              <w:tag w:val="goog_rdk_2891"/>
            </w:sdtPr>
            <w:sdtContent>
              <w:ins w:author="Rossi Rossi" w:id="102" w:date="2026-09-22T06:56:59Z">
                <w:sdt>
                  <w:sdtPr>
                    <w:id w:val="-597453153"/>
                    <w:tag w:val="goog_rdk_2892"/>
                  </w:sdtPr>
                  <w:sdtContent>
                    <w:del w:author="Nivesh" w:id="19" w:date="2026-09-25T10:03:37Z"/>
                  </w:sdtContent>
                </w:sdt>
              </w:ins>
              <w:sdt>
                <w:sdtPr>
                  <w:id w:val="-550310809"/>
                  <w:tag w:val="goog_rdk_28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50385105"/>
        <w:tag w:val="goog_rdk_2898"/>
      </w:sdtPr>
      <w:sdtContent>
        <w:p w:rsidR="00000000" w:rsidDel="00000000" w:rsidP="00000000" w:rsidRDefault="00000000" w:rsidRPr="00000000" w14:paraId="0000026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2329314"/>
              <w:tag w:val="goog_rdk_2895"/>
            </w:sdtPr>
            <w:sdtContent>
              <w:ins w:author="Rossi Rossi" w:id="102" w:date="2026-09-22T06:56:59Z">
                <w:sdt>
                  <w:sdtPr>
                    <w:id w:val="-1519957266"/>
                    <w:tag w:val="goog_rdk_2896"/>
                  </w:sdtPr>
                  <w:sdtContent>
                    <w:del w:author="Nivesh" w:id="19" w:date="2026-09-25T10:03:37Z"/>
                  </w:sdtContent>
                </w:sdt>
              </w:ins>
              <w:sdt>
                <w:sdtPr>
                  <w:id w:val="-43208046"/>
                  <w:tag w:val="goog_rdk_28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02" w:date="2026-09-22T06:56:59Z">
                <w:del w:author="Nivesh" w:id="19" w:date="2026-09-25T10:03:37Z"/>
              </w:ins>
            </w:sdtContent>
          </w:sdt>
        </w:p>
      </w:sdtContent>
    </w:sdt>
    <w:sdt>
      <w:sdtPr>
        <w:id w:val="-1556119525"/>
        <w:tag w:val="goog_rdk_2902"/>
      </w:sdtPr>
      <w:sdtContent>
        <w:p w:rsidR="00000000" w:rsidDel="00000000" w:rsidP="00000000" w:rsidRDefault="00000000" w:rsidRPr="00000000" w14:paraId="0000026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32933326"/>
              <w:tag w:val="goog_rdk_2899"/>
            </w:sdtPr>
            <w:sdtContent>
              <w:ins w:author="Rossi Rossi" w:id="102" w:date="2026-09-22T06:56:59Z">
                <w:sdt>
                  <w:sdtPr>
                    <w:id w:val="-2036774069"/>
                    <w:tag w:val="goog_rdk_2900"/>
                  </w:sdtPr>
                  <w:sdtContent>
                    <w:del w:author="Nivesh" w:id="19" w:date="2026-09-25T10:03:37Z"/>
                  </w:sdtContent>
                </w:sdt>
              </w:ins>
              <w:sdt>
                <w:sdtPr>
                  <w:id w:val="-212607585"/>
                  <w:tag w:val="goog_rdk_29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3745439"/>
        <w:tag w:val="goog_rdk_2906"/>
      </w:sdtPr>
      <w:sdtContent>
        <w:p w:rsidR="00000000" w:rsidDel="00000000" w:rsidP="00000000" w:rsidRDefault="00000000" w:rsidRPr="00000000" w14:paraId="0000026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726150"/>
              <w:tag w:val="goog_rdk_2903"/>
            </w:sdtPr>
            <w:sdtContent>
              <w:ins w:author="Rossi Rossi" w:id="102" w:date="2026-09-22T06:56:59Z">
                <w:sdt>
                  <w:sdtPr>
                    <w:id w:val="1393814013"/>
                    <w:tag w:val="goog_rdk_2904"/>
                  </w:sdtPr>
                  <w:sdtContent>
                    <w:del w:author="Nivesh" w:id="19" w:date="2026-09-25T10:03:37Z"/>
                  </w:sdtContent>
                </w:sdt>
              </w:ins>
              <w:sdt>
                <w:sdtPr>
                  <w:id w:val="302150597"/>
                  <w:tag w:val="goog_rdk_29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02" w:date="2026-09-22T06:56:59Z">
                <w:del w:author="Nivesh" w:id="19" w:date="2026-09-25T10:03:37Z"/>
              </w:ins>
            </w:sdtContent>
          </w:sdt>
        </w:p>
      </w:sdtContent>
    </w:sdt>
    <w:sdt>
      <w:sdtPr>
        <w:id w:val="-1819963120"/>
        <w:tag w:val="goog_rdk_2910"/>
      </w:sdtPr>
      <w:sdtContent>
        <w:p w:rsidR="00000000" w:rsidDel="00000000" w:rsidP="00000000" w:rsidRDefault="00000000" w:rsidRPr="00000000" w14:paraId="0000026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0550174"/>
              <w:tag w:val="goog_rdk_2907"/>
            </w:sdtPr>
            <w:sdtContent>
              <w:ins w:author="Rossi Rossi" w:id="102" w:date="2026-09-22T06:56:59Z">
                <w:sdt>
                  <w:sdtPr>
                    <w:id w:val="1541395480"/>
                    <w:tag w:val="goog_rdk_2908"/>
                  </w:sdtPr>
                  <w:sdtContent>
                    <w:del w:author="Nivesh" w:id="19" w:date="2026-09-25T10:03:37Z"/>
                  </w:sdtContent>
                </w:sdt>
              </w:ins>
              <w:sdt>
                <w:sdtPr>
                  <w:id w:val="-1390891039"/>
                  <w:tag w:val="goog_rdk_29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6155449"/>
        <w:tag w:val="goog_rdk_2914"/>
      </w:sdtPr>
      <w:sdtContent>
        <w:p w:rsidR="00000000" w:rsidDel="00000000" w:rsidP="00000000" w:rsidRDefault="00000000" w:rsidRPr="00000000" w14:paraId="0000026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4079920"/>
              <w:tag w:val="goog_rdk_2911"/>
            </w:sdtPr>
            <w:sdtContent>
              <w:ins w:author="Rossi Rossi" w:id="102" w:date="2026-09-22T06:56:59Z">
                <w:sdt>
                  <w:sdtPr>
                    <w:id w:val="-1014188261"/>
                    <w:tag w:val="goog_rdk_2912"/>
                  </w:sdtPr>
                  <w:sdtContent>
                    <w:del w:author="Nivesh" w:id="19" w:date="2026-09-25T10:03:37Z"/>
                  </w:sdtContent>
                </w:sdt>
              </w:ins>
              <w:sdt>
                <w:sdtPr>
                  <w:id w:val="626066818"/>
                  <w:tag w:val="goog_rdk_29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02" w:date="2026-09-22T06:56:59Z">
                <w:del w:author="Nivesh" w:id="19" w:date="2026-09-25T10:03:37Z"/>
              </w:ins>
            </w:sdtContent>
          </w:sdt>
        </w:p>
      </w:sdtContent>
    </w:sdt>
    <w:sdt>
      <w:sdtPr>
        <w:id w:val="64272530"/>
        <w:tag w:val="goog_rdk_2918"/>
      </w:sdtPr>
      <w:sdtContent>
        <w:p w:rsidR="00000000" w:rsidDel="00000000" w:rsidP="00000000" w:rsidRDefault="00000000" w:rsidRPr="00000000" w14:paraId="0000026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8461811"/>
              <w:tag w:val="goog_rdk_2915"/>
            </w:sdtPr>
            <w:sdtContent>
              <w:ins w:author="Rossi Rossi" w:id="102" w:date="2026-09-22T06:56:59Z">
                <w:sdt>
                  <w:sdtPr>
                    <w:id w:val="-552094862"/>
                    <w:tag w:val="goog_rdk_2916"/>
                  </w:sdtPr>
                  <w:sdtContent>
                    <w:del w:author="Nivesh" w:id="19" w:date="2026-09-25T10:03:37Z"/>
                  </w:sdtContent>
                </w:sdt>
              </w:ins>
              <w:sdt>
                <w:sdtPr>
                  <w:id w:val="1778505084"/>
                  <w:tag w:val="goog_rdk_29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62939231"/>
        <w:tag w:val="goog_rdk_2922"/>
      </w:sdtPr>
      <w:sdtContent>
        <w:p w:rsidR="00000000" w:rsidDel="00000000" w:rsidP="00000000" w:rsidRDefault="00000000" w:rsidRPr="00000000" w14:paraId="0000026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9690846"/>
              <w:tag w:val="goog_rdk_2919"/>
            </w:sdtPr>
            <w:sdtContent>
              <w:ins w:author="Rossi Rossi" w:id="102" w:date="2026-09-22T06:56:59Z">
                <w:sdt>
                  <w:sdtPr>
                    <w:id w:val="1064966394"/>
                    <w:tag w:val="goog_rdk_2920"/>
                  </w:sdtPr>
                  <w:sdtContent>
                    <w:del w:author="Nivesh" w:id="19" w:date="2026-09-25T10:03:37Z"/>
                  </w:sdtContent>
                </w:sdt>
              </w:ins>
              <w:sdt>
                <w:sdtPr>
                  <w:id w:val="-1300124324"/>
                  <w:tag w:val="goog_rdk_29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Google Cloud projects</w:delText>
                      </w:r>
                    </w:del>
                  </w:ins>
                </w:sdtContent>
              </w:sdt>
              <w:ins w:author="Rossi Rossi" w:id="102" w:date="2026-09-22T06:56:59Z">
                <w:del w:author="Nivesh" w:id="19" w:date="2026-09-25T10:03:37Z"/>
              </w:ins>
            </w:sdtContent>
          </w:sdt>
        </w:p>
      </w:sdtContent>
    </w:sdt>
    <w:sdt>
      <w:sdtPr>
        <w:id w:val="-77070063"/>
        <w:tag w:val="goog_rdk_2926"/>
      </w:sdtPr>
      <w:sdtContent>
        <w:p w:rsidR="00000000" w:rsidDel="00000000" w:rsidP="00000000" w:rsidRDefault="00000000" w:rsidRPr="00000000" w14:paraId="0000026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3398560"/>
              <w:tag w:val="goog_rdk_2923"/>
            </w:sdtPr>
            <w:sdtContent>
              <w:ins w:author="Rossi Rossi" w:id="102" w:date="2026-09-22T06:56:59Z">
                <w:sdt>
                  <w:sdtPr>
                    <w:id w:val="-990763028"/>
                    <w:tag w:val="goog_rdk_2924"/>
                  </w:sdtPr>
                  <w:sdtContent>
                    <w:del w:author="Nivesh" w:id="19" w:date="2026-09-25T10:03:37Z"/>
                  </w:sdtContent>
                </w:sdt>
              </w:ins>
              <w:sdt>
                <w:sdtPr>
                  <w:id w:val="1896623641"/>
                  <w:tag w:val="goog_rdk_29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5541029"/>
        <w:tag w:val="goog_rdk_2930"/>
      </w:sdtPr>
      <w:sdtContent>
        <w:p w:rsidR="00000000" w:rsidDel="00000000" w:rsidP="00000000" w:rsidRDefault="00000000" w:rsidRPr="00000000" w14:paraId="0000027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34907358"/>
              <w:tag w:val="goog_rdk_2927"/>
            </w:sdtPr>
            <w:sdtContent>
              <w:ins w:author="Rossi Rossi" w:id="102" w:date="2026-09-22T06:56:59Z">
                <w:sdt>
                  <w:sdtPr>
                    <w:id w:val="-651504488"/>
                    <w:tag w:val="goog_rdk_2928"/>
                  </w:sdtPr>
                  <w:sdtContent>
                    <w:del w:author="Nivesh" w:id="19" w:date="2026-09-25T10:03:37Z"/>
                  </w:sdtContent>
                </w:sdt>
              </w:ins>
              <w:sdt>
                <w:sdtPr>
                  <w:id w:val="1697314488"/>
                  <w:tag w:val="goog_rdk_29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02" w:date="2026-09-22T06:56:59Z">
                <w:del w:author="Nivesh" w:id="19" w:date="2026-09-25T10:03:37Z"/>
              </w:ins>
            </w:sdtContent>
          </w:sdt>
        </w:p>
      </w:sdtContent>
    </w:sdt>
    <w:sdt>
      <w:sdtPr>
        <w:id w:val="-1525965938"/>
        <w:tag w:val="goog_rdk_2934"/>
      </w:sdtPr>
      <w:sdtContent>
        <w:p w:rsidR="00000000" w:rsidDel="00000000" w:rsidP="00000000" w:rsidRDefault="00000000" w:rsidRPr="00000000" w14:paraId="0000027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178151"/>
              <w:tag w:val="goog_rdk_2931"/>
            </w:sdtPr>
            <w:sdtContent>
              <w:ins w:author="Rossi Rossi" w:id="102" w:date="2026-09-22T06:56:59Z">
                <w:sdt>
                  <w:sdtPr>
                    <w:id w:val="-1860778709"/>
                    <w:tag w:val="goog_rdk_2932"/>
                  </w:sdtPr>
                  <w:sdtContent>
                    <w:del w:author="Nivesh" w:id="19" w:date="2026-09-25T10:03:37Z"/>
                  </w:sdtContent>
                </w:sdt>
              </w:ins>
              <w:sdt>
                <w:sdtPr>
                  <w:id w:val="-1358484606"/>
                  <w:tag w:val="goog_rdk_29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02" w:date="2026-09-22T06:56:59Z">
                <w:del w:author="Nivesh" w:id="19" w:date="2026-09-25T10:03:37Z"/>
              </w:ins>
            </w:sdtContent>
          </w:sdt>
        </w:p>
      </w:sdtContent>
    </w:sdt>
    <w:sdt>
      <w:sdtPr>
        <w:id w:val="1018877522"/>
        <w:tag w:val="goog_rdk_2938"/>
      </w:sdtPr>
      <w:sdtContent>
        <w:p w:rsidR="00000000" w:rsidDel="00000000" w:rsidP="00000000" w:rsidRDefault="00000000" w:rsidRPr="00000000" w14:paraId="0000027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2215528"/>
              <w:tag w:val="goog_rdk_2935"/>
            </w:sdtPr>
            <w:sdtContent>
              <w:ins w:author="Rossi Rossi" w:id="102" w:date="2026-09-22T06:56:59Z">
                <w:sdt>
                  <w:sdtPr>
                    <w:id w:val="803081524"/>
                    <w:tag w:val="goog_rdk_2936"/>
                  </w:sdtPr>
                  <w:sdtContent>
                    <w:del w:author="Nivesh" w:id="19" w:date="2026-09-25T10:03:37Z"/>
                  </w:sdtContent>
                </w:sdt>
              </w:ins>
              <w:sdt>
                <w:sdtPr>
                  <w:id w:val="-425361951"/>
                  <w:tag w:val="goog_rdk_29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02" w:date="2026-09-22T06:56:59Z">
                <w:del w:author="Nivesh" w:id="19" w:date="2026-09-25T10:03:37Z"/>
              </w:ins>
            </w:sdtContent>
          </w:sdt>
        </w:p>
      </w:sdtContent>
    </w:sdt>
    <w:sdt>
      <w:sdtPr>
        <w:id w:val="-1335609619"/>
        <w:tag w:val="goog_rdk_2942"/>
      </w:sdtPr>
      <w:sdtContent>
        <w:p w:rsidR="00000000" w:rsidDel="00000000" w:rsidP="00000000" w:rsidRDefault="00000000" w:rsidRPr="00000000" w14:paraId="0000027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6382455"/>
              <w:tag w:val="goog_rdk_2939"/>
            </w:sdtPr>
            <w:sdtContent>
              <w:ins w:author="Rossi Rossi" w:id="102" w:date="2026-09-22T06:56:59Z">
                <w:sdt>
                  <w:sdtPr>
                    <w:id w:val="-85632450"/>
                    <w:tag w:val="goog_rdk_2940"/>
                  </w:sdtPr>
                  <w:sdtContent>
                    <w:del w:author="Nivesh" w:id="19" w:date="2026-09-25T10:03:37Z"/>
                  </w:sdtContent>
                </w:sdt>
              </w:ins>
              <w:sdt>
                <w:sdtPr>
                  <w:id w:val="1831322675"/>
                  <w:tag w:val="goog_rdk_29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57831345"/>
        <w:tag w:val="goog_rdk_2946"/>
      </w:sdtPr>
      <w:sdtContent>
        <w:p w:rsidR="00000000" w:rsidDel="00000000" w:rsidP="00000000" w:rsidRDefault="00000000" w:rsidRPr="00000000" w14:paraId="0000027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8680525"/>
              <w:tag w:val="goog_rdk_2943"/>
            </w:sdtPr>
            <w:sdtContent>
              <w:ins w:author="Rossi Rossi" w:id="102" w:date="2026-09-22T06:56:59Z">
                <w:sdt>
                  <w:sdtPr>
                    <w:id w:val="-386362540"/>
                    <w:tag w:val="goog_rdk_2944"/>
                  </w:sdtPr>
                  <w:sdtContent>
                    <w:del w:author="Nivesh" w:id="19" w:date="2026-09-25T10:03:37Z"/>
                  </w:sdtContent>
                </w:sdt>
              </w:ins>
              <w:sdt>
                <w:sdtPr>
                  <w:id w:val="2047118334"/>
                  <w:tag w:val="goog_rdk_29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02" w:date="2026-09-22T06:56:59Z">
                <w:del w:author="Nivesh" w:id="19" w:date="2026-09-25T10:03:37Z"/>
              </w:ins>
            </w:sdtContent>
          </w:sdt>
        </w:p>
      </w:sdtContent>
    </w:sdt>
    <w:sdt>
      <w:sdtPr>
        <w:id w:val="-1891981294"/>
        <w:tag w:val="goog_rdk_2950"/>
      </w:sdtPr>
      <w:sdtContent>
        <w:p w:rsidR="00000000" w:rsidDel="00000000" w:rsidP="00000000" w:rsidRDefault="00000000" w:rsidRPr="00000000" w14:paraId="0000027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0068251"/>
              <w:tag w:val="goog_rdk_2947"/>
            </w:sdtPr>
            <w:sdtContent>
              <w:ins w:author="Rossi Rossi" w:id="102" w:date="2026-09-22T06:56:59Z">
                <w:sdt>
                  <w:sdtPr>
                    <w:id w:val="-717084557"/>
                    <w:tag w:val="goog_rdk_2948"/>
                  </w:sdtPr>
                  <w:sdtContent>
                    <w:del w:author="Nivesh" w:id="19" w:date="2026-09-25T10:03:37Z"/>
                  </w:sdtContent>
                </w:sdt>
              </w:ins>
              <w:sdt>
                <w:sdtPr>
                  <w:id w:val="771110498"/>
                  <w:tag w:val="goog_rdk_29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02" w:date="2026-09-22T06:56:59Z">
                <w:del w:author="Nivesh" w:id="19" w:date="2026-09-25T10:03:37Z"/>
              </w:ins>
            </w:sdtContent>
          </w:sdt>
        </w:p>
      </w:sdtContent>
    </w:sdt>
    <w:sdt>
      <w:sdtPr>
        <w:id w:val="-1020783811"/>
        <w:tag w:val="goog_rdk_2954"/>
      </w:sdtPr>
      <w:sdtContent>
        <w:p w:rsidR="00000000" w:rsidDel="00000000" w:rsidP="00000000" w:rsidRDefault="00000000" w:rsidRPr="00000000" w14:paraId="0000027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1371512"/>
              <w:tag w:val="goog_rdk_2951"/>
            </w:sdtPr>
            <w:sdtContent>
              <w:ins w:author="Rossi Rossi" w:id="102" w:date="2026-09-22T06:56:59Z">
                <w:sdt>
                  <w:sdtPr>
                    <w:id w:val="523470019"/>
                    <w:tag w:val="goog_rdk_2952"/>
                  </w:sdtPr>
                  <w:sdtContent>
                    <w:del w:author="Nivesh" w:id="19" w:date="2026-09-25T10:03:37Z"/>
                  </w:sdtContent>
                </w:sdt>
              </w:ins>
              <w:sdt>
                <w:sdtPr>
                  <w:id w:val="946897452"/>
                  <w:tag w:val="goog_rdk_29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4260062"/>
        <w:tag w:val="goog_rdk_2958"/>
      </w:sdtPr>
      <w:sdtContent>
        <w:p w:rsidR="00000000" w:rsidDel="00000000" w:rsidP="00000000" w:rsidRDefault="00000000" w:rsidRPr="00000000" w14:paraId="0000027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15638772"/>
              <w:tag w:val="goog_rdk_2955"/>
            </w:sdtPr>
            <w:sdtContent>
              <w:ins w:author="Rossi Rossi" w:id="102" w:date="2026-09-22T06:56:59Z">
                <w:sdt>
                  <w:sdtPr>
                    <w:id w:val="471493960"/>
                    <w:tag w:val="goog_rdk_2956"/>
                  </w:sdtPr>
                  <w:sdtContent>
                    <w:del w:author="Nivesh" w:id="19" w:date="2026-09-25T10:03:37Z"/>
                  </w:sdtContent>
                </w:sdt>
              </w:ins>
              <w:sdt>
                <w:sdtPr>
                  <w:id w:val="905223267"/>
                  <w:tag w:val="goog_rdk_29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Importing projects</w:delText>
                      </w:r>
                    </w:del>
                  </w:ins>
                </w:sdtContent>
              </w:sdt>
              <w:ins w:author="Rossi Rossi" w:id="102" w:date="2026-09-22T06:56:59Z">
                <w:del w:author="Nivesh" w:id="19" w:date="2026-09-25T10:03:37Z"/>
              </w:ins>
            </w:sdtContent>
          </w:sdt>
        </w:p>
      </w:sdtContent>
    </w:sdt>
    <w:sdt>
      <w:sdtPr>
        <w:id w:val="1764978644"/>
        <w:tag w:val="goog_rdk_2962"/>
      </w:sdtPr>
      <w:sdtContent>
        <w:p w:rsidR="00000000" w:rsidDel="00000000" w:rsidP="00000000" w:rsidRDefault="00000000" w:rsidRPr="00000000" w14:paraId="0000027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8495585"/>
              <w:tag w:val="goog_rdk_2959"/>
            </w:sdtPr>
            <w:sdtContent>
              <w:ins w:author="Rossi Rossi" w:id="102" w:date="2026-09-22T06:56:59Z">
                <w:sdt>
                  <w:sdtPr>
                    <w:id w:val="1259486034"/>
                    <w:tag w:val="goog_rdk_2960"/>
                  </w:sdtPr>
                  <w:sdtContent>
                    <w:del w:author="Nivesh" w:id="19" w:date="2026-09-25T10:03:37Z"/>
                  </w:sdtContent>
                </w:sdt>
              </w:ins>
              <w:sdt>
                <w:sdtPr>
                  <w:id w:val="-723446584"/>
                  <w:tag w:val="goog_rdk_29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79722875"/>
        <w:tag w:val="goog_rdk_2966"/>
      </w:sdtPr>
      <w:sdtContent>
        <w:p w:rsidR="00000000" w:rsidDel="00000000" w:rsidP="00000000" w:rsidRDefault="00000000" w:rsidRPr="00000000" w14:paraId="0000027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1144121"/>
              <w:tag w:val="goog_rdk_2963"/>
            </w:sdtPr>
            <w:sdtContent>
              <w:ins w:author="Rossi Rossi" w:id="102" w:date="2026-09-22T06:56:59Z">
                <w:sdt>
                  <w:sdtPr>
                    <w:id w:val="-1450231934"/>
                    <w:tag w:val="goog_rdk_2964"/>
                  </w:sdtPr>
                  <w:sdtContent>
                    <w:del w:author="Nivesh" w:id="19" w:date="2026-09-25T10:03:37Z"/>
                  </w:sdtContent>
                </w:sdt>
              </w:ins>
              <w:sdt>
                <w:sdtPr>
                  <w:id w:val="1453084773"/>
                  <w:tag w:val="goog_rdk_29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02" w:date="2026-09-22T06:56:59Z">
                <w:del w:author="Nivesh" w:id="19" w:date="2026-09-25T10:03:37Z"/>
              </w:ins>
            </w:sdtContent>
          </w:sdt>
        </w:p>
      </w:sdtContent>
    </w:sdt>
    <w:sdt>
      <w:sdtPr>
        <w:id w:val="543984302"/>
        <w:tag w:val="goog_rdk_2970"/>
      </w:sdtPr>
      <w:sdtContent>
        <w:p w:rsidR="00000000" w:rsidDel="00000000" w:rsidP="00000000" w:rsidRDefault="00000000" w:rsidRPr="00000000" w14:paraId="0000027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2257238"/>
              <w:tag w:val="goog_rdk_2967"/>
            </w:sdtPr>
            <w:sdtContent>
              <w:ins w:author="Rossi Rossi" w:id="102" w:date="2026-09-22T06:56:59Z">
                <w:sdt>
                  <w:sdtPr>
                    <w:id w:val="-483554075"/>
                    <w:tag w:val="goog_rdk_2968"/>
                  </w:sdtPr>
                  <w:sdtContent>
                    <w:del w:author="Nivesh" w:id="19" w:date="2026-09-25T10:03:37Z"/>
                  </w:sdtContent>
                </w:sdt>
              </w:ins>
              <w:sdt>
                <w:sdtPr>
                  <w:id w:val="460675126"/>
                  <w:tag w:val="goog_rdk_29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02" w:date="2026-09-22T06:56:59Z">
                <w:del w:author="Nivesh" w:id="19" w:date="2026-09-25T10:03:37Z"/>
              </w:ins>
            </w:sdtContent>
          </w:sdt>
        </w:p>
      </w:sdtContent>
    </w:sdt>
    <w:sdt>
      <w:sdtPr>
        <w:id w:val="990708191"/>
        <w:tag w:val="goog_rdk_2974"/>
      </w:sdtPr>
      <w:sdtContent>
        <w:p w:rsidR="00000000" w:rsidDel="00000000" w:rsidP="00000000" w:rsidRDefault="00000000" w:rsidRPr="00000000" w14:paraId="000002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1692337"/>
              <w:tag w:val="goog_rdk_2971"/>
            </w:sdtPr>
            <w:sdtContent>
              <w:ins w:author="Rossi Rossi" w:id="102" w:date="2026-09-22T06:56:59Z">
                <w:sdt>
                  <w:sdtPr>
                    <w:id w:val="-336293845"/>
                    <w:tag w:val="goog_rdk_2972"/>
                  </w:sdtPr>
                  <w:sdtContent>
                    <w:del w:author="Nivesh" w:id="19" w:date="2026-09-25T10:03:37Z"/>
                  </w:sdtContent>
                </w:sdt>
              </w:ins>
              <w:sdt>
                <w:sdtPr>
                  <w:id w:val="1536171698"/>
                  <w:tag w:val="goog_rdk_29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35604761"/>
        <w:tag w:val="goog_rdk_2978"/>
      </w:sdtPr>
      <w:sdtContent>
        <w:p w:rsidR="00000000" w:rsidDel="00000000" w:rsidP="00000000" w:rsidRDefault="00000000" w:rsidRPr="00000000" w14:paraId="000002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3843926"/>
              <w:tag w:val="goog_rdk_2975"/>
            </w:sdtPr>
            <w:sdtContent>
              <w:ins w:author="Rossi Rossi" w:id="102" w:date="2026-09-22T06:56:59Z">
                <w:sdt>
                  <w:sdtPr>
                    <w:id w:val="639785623"/>
                    <w:tag w:val="goog_rdk_2976"/>
                  </w:sdtPr>
                  <w:sdtContent>
                    <w:del w:author="Nivesh" w:id="19" w:date="2026-09-25T10:03:37Z"/>
                  </w:sdtContent>
                </w:sdt>
              </w:ins>
              <w:sdt>
                <w:sdtPr>
                  <w:id w:val="-437806651"/>
                  <w:tag w:val="goog_rdk_29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02" w:date="2026-09-22T06:56:59Z">
                <w:del w:author="Nivesh" w:id="19" w:date="2026-09-25T10:03:37Z"/>
              </w:ins>
            </w:sdtContent>
          </w:sdt>
        </w:p>
      </w:sdtContent>
    </w:sdt>
    <w:sdt>
      <w:sdtPr>
        <w:id w:val="-1343786135"/>
        <w:tag w:val="goog_rdk_2982"/>
      </w:sdtPr>
      <w:sdtContent>
        <w:p w:rsidR="00000000" w:rsidDel="00000000" w:rsidP="00000000" w:rsidRDefault="00000000" w:rsidRPr="00000000" w14:paraId="000002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5094399"/>
              <w:tag w:val="goog_rdk_2979"/>
            </w:sdtPr>
            <w:sdtContent>
              <w:ins w:author="Rossi Rossi" w:id="102" w:date="2026-09-22T06:56:59Z">
                <w:sdt>
                  <w:sdtPr>
                    <w:id w:val="-988614496"/>
                    <w:tag w:val="goog_rdk_2980"/>
                  </w:sdtPr>
                  <w:sdtContent>
                    <w:del w:author="Nivesh" w:id="19" w:date="2026-09-25T10:03:37Z"/>
                  </w:sdtContent>
                </w:sdt>
              </w:ins>
              <w:sdt>
                <w:sdtPr>
                  <w:id w:val="-81704386"/>
                  <w:tag w:val="goog_rdk_29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02" w:date="2026-09-22T06:56:59Z">
                <w:del w:author="Nivesh" w:id="19" w:date="2026-09-25T10:03:37Z"/>
              </w:ins>
            </w:sdtContent>
          </w:sdt>
        </w:p>
      </w:sdtContent>
    </w:sdt>
    <w:sdt>
      <w:sdtPr>
        <w:id w:val="-96851233"/>
        <w:tag w:val="goog_rdk_2986"/>
      </w:sdtPr>
      <w:sdtContent>
        <w:p w:rsidR="00000000" w:rsidDel="00000000" w:rsidP="00000000" w:rsidRDefault="00000000" w:rsidRPr="00000000" w14:paraId="0000027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6524437"/>
              <w:tag w:val="goog_rdk_2983"/>
            </w:sdtPr>
            <w:sdtContent>
              <w:ins w:author="Rossi Rossi" w:id="102" w:date="2026-09-22T06:56:59Z">
                <w:sdt>
                  <w:sdtPr>
                    <w:id w:val="724660601"/>
                    <w:tag w:val="goog_rdk_2984"/>
                  </w:sdtPr>
                  <w:sdtContent>
                    <w:del w:author="Nivesh" w:id="19" w:date="2026-09-25T10:03:37Z"/>
                  </w:sdtContent>
                </w:sdt>
              </w:ins>
              <w:sdt>
                <w:sdtPr>
                  <w:id w:val="-69529922"/>
                  <w:tag w:val="goog_rdk_29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02" w:date="2026-09-22T06:56:59Z">
                <w:del w:author="Nivesh" w:id="19" w:date="2026-09-25T10:03:37Z"/>
              </w:ins>
            </w:sdtContent>
          </w:sdt>
        </w:p>
      </w:sdtContent>
    </w:sdt>
    <w:sdt>
      <w:sdtPr>
        <w:id w:val="2129911560"/>
        <w:tag w:val="goog_rdk_2990"/>
      </w:sdtPr>
      <w:sdtContent>
        <w:p w:rsidR="00000000" w:rsidDel="00000000" w:rsidP="00000000" w:rsidRDefault="00000000" w:rsidRPr="00000000" w14:paraId="0000027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0547545"/>
              <w:tag w:val="goog_rdk_2987"/>
            </w:sdtPr>
            <w:sdtContent>
              <w:ins w:author="Rossi Rossi" w:id="102" w:date="2026-09-22T06:56:59Z">
                <w:sdt>
                  <w:sdtPr>
                    <w:id w:val="-2108093407"/>
                    <w:tag w:val="goog_rdk_2988"/>
                  </w:sdtPr>
                  <w:sdtContent>
                    <w:del w:author="Nivesh" w:id="19" w:date="2026-09-25T10:03:37Z"/>
                  </w:sdtContent>
                </w:sdt>
              </w:ins>
              <w:sdt>
                <w:sdtPr>
                  <w:id w:val="1686462355"/>
                  <w:tag w:val="goog_rdk_29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02" w:date="2026-09-22T06:56:59Z">
                <w:del w:author="Nivesh" w:id="19" w:date="2026-09-25T10:03:37Z"/>
              </w:ins>
            </w:sdtContent>
          </w:sdt>
        </w:p>
      </w:sdtContent>
    </w:sdt>
    <w:sdt>
      <w:sdtPr>
        <w:id w:val="-1718845947"/>
        <w:tag w:val="goog_rdk_2994"/>
      </w:sdtPr>
      <w:sdtContent>
        <w:p w:rsidR="00000000" w:rsidDel="00000000" w:rsidP="00000000" w:rsidRDefault="00000000" w:rsidRPr="00000000" w14:paraId="0000028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2309237"/>
              <w:tag w:val="goog_rdk_2991"/>
            </w:sdtPr>
            <w:sdtContent>
              <w:ins w:author="Rossi Rossi" w:id="102" w:date="2026-09-22T06:56:59Z">
                <w:sdt>
                  <w:sdtPr>
                    <w:id w:val="2044639132"/>
                    <w:tag w:val="goog_rdk_2992"/>
                  </w:sdtPr>
                  <w:sdtContent>
                    <w:del w:author="Nivesh" w:id="19" w:date="2026-09-25T10:03:37Z"/>
                  </w:sdtContent>
                </w:sdt>
              </w:ins>
              <w:sdt>
                <w:sdtPr>
                  <w:id w:val="1258376325"/>
                  <w:tag w:val="goog_rdk_29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02" w:date="2026-09-22T06:56:59Z">
                <w:del w:author="Nivesh" w:id="19" w:date="2026-09-25T10:03:37Z"/>
              </w:ins>
            </w:sdtContent>
          </w:sdt>
        </w:p>
      </w:sdtContent>
    </w:sdt>
    <w:sdt>
      <w:sdtPr>
        <w:id w:val="-492947113"/>
        <w:tag w:val="goog_rdk_2998"/>
      </w:sdtPr>
      <w:sdtContent>
        <w:p w:rsidR="00000000" w:rsidDel="00000000" w:rsidP="00000000" w:rsidRDefault="00000000" w:rsidRPr="00000000" w14:paraId="0000028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3957476"/>
              <w:tag w:val="goog_rdk_2995"/>
            </w:sdtPr>
            <w:sdtContent>
              <w:ins w:author="Rossi Rossi" w:id="102" w:date="2026-09-22T06:56:59Z">
                <w:sdt>
                  <w:sdtPr>
                    <w:id w:val="-1662262009"/>
                    <w:tag w:val="goog_rdk_2996"/>
                  </w:sdtPr>
                  <w:sdtContent>
                    <w:del w:author="Nivesh" w:id="19" w:date="2026-09-25T10:03:37Z"/>
                  </w:sdtContent>
                </w:sdt>
              </w:ins>
              <w:sdt>
                <w:sdtPr>
                  <w:id w:val="2002442503"/>
                  <w:tag w:val="goog_rdk_29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12714072"/>
        <w:tag w:val="goog_rdk_3002"/>
      </w:sdtPr>
      <w:sdtContent>
        <w:p w:rsidR="00000000" w:rsidDel="00000000" w:rsidP="00000000" w:rsidRDefault="00000000" w:rsidRPr="00000000" w14:paraId="0000028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1333981"/>
              <w:tag w:val="goog_rdk_2999"/>
            </w:sdtPr>
            <w:sdtContent>
              <w:ins w:author="Rossi Rossi" w:id="102" w:date="2026-09-22T06:56:59Z">
                <w:sdt>
                  <w:sdtPr>
                    <w:id w:val="69053977"/>
                    <w:tag w:val="goog_rdk_3000"/>
                  </w:sdtPr>
                  <w:sdtContent>
                    <w:del w:author="Nivesh" w:id="19" w:date="2026-09-25T10:03:37Z"/>
                  </w:sdtContent>
                </w:sdt>
              </w:ins>
              <w:sdt>
                <w:sdtPr>
                  <w:id w:val="274044538"/>
                  <w:tag w:val="goog_rdk_30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02" w:date="2026-09-22T06:56:59Z">
                <w:del w:author="Nivesh" w:id="19" w:date="2026-09-25T10:03:37Z"/>
              </w:ins>
            </w:sdtContent>
          </w:sdt>
        </w:p>
      </w:sdtContent>
    </w:sdt>
    <w:sdt>
      <w:sdtPr>
        <w:id w:val="-1567035083"/>
        <w:tag w:val="goog_rdk_3006"/>
      </w:sdtPr>
      <w:sdtContent>
        <w:p w:rsidR="00000000" w:rsidDel="00000000" w:rsidP="00000000" w:rsidRDefault="00000000" w:rsidRPr="00000000" w14:paraId="0000028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76960832"/>
              <w:tag w:val="goog_rdk_3003"/>
            </w:sdtPr>
            <w:sdtContent>
              <w:ins w:author="Rossi Rossi" w:id="102" w:date="2026-09-22T06:56:59Z">
                <w:sdt>
                  <w:sdtPr>
                    <w:id w:val="-1480378849"/>
                    <w:tag w:val="goog_rdk_3004"/>
                  </w:sdtPr>
                  <w:sdtContent>
                    <w:del w:author="Nivesh" w:id="19" w:date="2026-09-25T10:03:37Z"/>
                  </w:sdtContent>
                </w:sdt>
              </w:ins>
              <w:sdt>
                <w:sdtPr>
                  <w:id w:val="1499107731"/>
                  <w:tag w:val="goog_rdk_30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86519569"/>
        <w:tag w:val="goog_rdk_3010"/>
      </w:sdtPr>
      <w:sdtContent>
        <w:p w:rsidR="00000000" w:rsidDel="00000000" w:rsidP="00000000" w:rsidRDefault="00000000" w:rsidRPr="00000000" w14:paraId="0000028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5682556"/>
              <w:tag w:val="goog_rdk_3007"/>
            </w:sdtPr>
            <w:sdtContent>
              <w:ins w:author="Rossi Rossi" w:id="102" w:date="2026-09-22T06:56:59Z">
                <w:sdt>
                  <w:sdtPr>
                    <w:id w:val="1910062826"/>
                    <w:tag w:val="goog_rdk_3008"/>
                  </w:sdtPr>
                  <w:sdtContent>
                    <w:del w:author="Nivesh" w:id="19" w:date="2026-09-25T10:03:37Z"/>
                  </w:sdtContent>
                </w:sdt>
              </w:ins>
              <w:sdt>
                <w:sdtPr>
                  <w:id w:val="-252970960"/>
                  <w:tag w:val="goog_rdk_30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02" w:date="2026-09-22T06:56:59Z">
                <w:del w:author="Nivesh" w:id="19" w:date="2026-09-25T10:03:37Z"/>
              </w:ins>
            </w:sdtContent>
          </w:sdt>
        </w:p>
      </w:sdtContent>
    </w:sdt>
    <w:sdt>
      <w:sdtPr>
        <w:id w:val="432215681"/>
        <w:tag w:val="goog_rdk_3014"/>
      </w:sdtPr>
      <w:sdtContent>
        <w:p w:rsidR="00000000" w:rsidDel="00000000" w:rsidP="00000000" w:rsidRDefault="00000000" w:rsidRPr="00000000" w14:paraId="0000028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5526422"/>
              <w:tag w:val="goog_rdk_3011"/>
            </w:sdtPr>
            <w:sdtContent>
              <w:ins w:author="Rossi Rossi" w:id="102" w:date="2026-09-22T06:56:59Z">
                <w:sdt>
                  <w:sdtPr>
                    <w:id w:val="-2126501616"/>
                    <w:tag w:val="goog_rdk_3012"/>
                  </w:sdtPr>
                  <w:sdtContent>
                    <w:del w:author="Nivesh" w:id="19" w:date="2026-09-25T10:03:37Z"/>
                  </w:sdtContent>
                </w:sdt>
              </w:ins>
              <w:sdt>
                <w:sdtPr>
                  <w:id w:val="-2141976475"/>
                  <w:tag w:val="goog_rdk_30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02" w:date="2026-09-22T06:56:59Z">
                <w:del w:author="Nivesh" w:id="19" w:date="2026-09-25T10:03:37Z"/>
              </w:ins>
            </w:sdtContent>
          </w:sdt>
        </w:p>
      </w:sdtContent>
    </w:sdt>
    <w:sdt>
      <w:sdtPr>
        <w:id w:val="1918419714"/>
        <w:tag w:val="goog_rdk_3018"/>
      </w:sdtPr>
      <w:sdtContent>
        <w:p w:rsidR="00000000" w:rsidDel="00000000" w:rsidP="00000000" w:rsidRDefault="00000000" w:rsidRPr="00000000" w14:paraId="000002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2493078"/>
              <w:tag w:val="goog_rdk_3015"/>
            </w:sdtPr>
            <w:sdtContent>
              <w:ins w:author="Rossi Rossi" w:id="102" w:date="2026-09-22T06:56:59Z">
                <w:sdt>
                  <w:sdtPr>
                    <w:id w:val="937745807"/>
                    <w:tag w:val="goog_rdk_3016"/>
                  </w:sdtPr>
                  <w:sdtContent>
                    <w:del w:author="Nivesh" w:id="19" w:date="2026-09-25T10:03:37Z"/>
                  </w:sdtContent>
                </w:sdt>
              </w:ins>
              <w:sdt>
                <w:sdtPr>
                  <w:id w:val="-1642975024"/>
                  <w:tag w:val="goog_rdk_30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required IAM permissions.</w:delText>
                      </w:r>
                    </w:del>
                  </w:ins>
                </w:sdtContent>
              </w:sdt>
              <w:ins w:author="Rossi Rossi" w:id="102" w:date="2026-09-22T06:56:59Z">
                <w:del w:author="Nivesh" w:id="19" w:date="2026-09-25T10:03:37Z"/>
              </w:ins>
            </w:sdtContent>
          </w:sdt>
        </w:p>
      </w:sdtContent>
    </w:sdt>
    <w:sdt>
      <w:sdtPr>
        <w:id w:val="-621751307"/>
        <w:tag w:val="goog_rdk_3022"/>
      </w:sdtPr>
      <w:sdtContent>
        <w:p w:rsidR="00000000" w:rsidDel="00000000" w:rsidP="00000000" w:rsidRDefault="00000000" w:rsidRPr="00000000" w14:paraId="000002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379448"/>
              <w:tag w:val="goog_rdk_3019"/>
            </w:sdtPr>
            <w:sdtContent>
              <w:ins w:author="Rossi Rossi" w:id="102" w:date="2026-09-22T06:56:59Z">
                <w:sdt>
                  <w:sdtPr>
                    <w:id w:val="-2064884210"/>
                    <w:tag w:val="goog_rdk_3020"/>
                  </w:sdtPr>
                  <w:sdtContent>
                    <w:del w:author="Nivesh" w:id="19" w:date="2026-09-25T10:03:37Z"/>
                  </w:sdtContent>
                </w:sdt>
              </w:ins>
              <w:sdt>
                <w:sdtPr>
                  <w:id w:val="1607627813"/>
                  <w:tag w:val="goog_rdk_30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35339372"/>
        <w:tag w:val="goog_rdk_3026"/>
      </w:sdtPr>
      <w:sdtContent>
        <w:p w:rsidR="00000000" w:rsidDel="00000000" w:rsidP="00000000" w:rsidRDefault="00000000" w:rsidRPr="00000000" w14:paraId="000002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1738289"/>
              <w:tag w:val="goog_rdk_3023"/>
            </w:sdtPr>
            <w:sdtContent>
              <w:ins w:author="Rossi Rossi" w:id="102" w:date="2026-09-22T06:56:59Z">
                <w:sdt>
                  <w:sdtPr>
                    <w:id w:val="-140184196"/>
                    <w:tag w:val="goog_rdk_3024"/>
                  </w:sdtPr>
                  <w:sdtContent>
                    <w:del w:author="Nivesh" w:id="19" w:date="2026-09-25T10:03:37Z"/>
                  </w:sdtContent>
                </w:sdt>
              </w:ins>
              <w:sdt>
                <w:sdtPr>
                  <w:id w:val="1975546044"/>
                  <w:tag w:val="goog_rdk_30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02" w:date="2026-09-22T06:56:59Z">
                <w:del w:author="Nivesh" w:id="19" w:date="2026-09-25T10:03:37Z"/>
              </w:ins>
            </w:sdtContent>
          </w:sdt>
        </w:p>
      </w:sdtContent>
    </w:sdt>
    <w:sdt>
      <w:sdtPr>
        <w:id w:val="-1606143169"/>
        <w:tag w:val="goog_rdk_3030"/>
      </w:sdtPr>
      <w:sdtContent>
        <w:p w:rsidR="00000000" w:rsidDel="00000000" w:rsidP="00000000" w:rsidRDefault="00000000" w:rsidRPr="00000000" w14:paraId="0000028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3914102"/>
              <w:tag w:val="goog_rdk_3027"/>
            </w:sdtPr>
            <w:sdtContent>
              <w:ins w:author="Rossi Rossi" w:id="102" w:date="2026-09-22T06:56:59Z">
                <w:sdt>
                  <w:sdtPr>
                    <w:id w:val="424625217"/>
                    <w:tag w:val="goog_rdk_3028"/>
                  </w:sdtPr>
                  <w:sdtContent>
                    <w:del w:author="Nivesh" w:id="19" w:date="2026-09-25T10:03:37Z"/>
                  </w:sdtContent>
                </w:sdt>
              </w:ins>
              <w:sdt>
                <w:sdtPr>
                  <w:id w:val="-1157060697"/>
                  <w:tag w:val="goog_rdk_30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02" w:date="2026-09-22T06:56:59Z">
                <w:del w:author="Nivesh" w:id="19" w:date="2026-09-25T10:03:37Z"/>
              </w:ins>
            </w:sdtContent>
          </w:sdt>
        </w:p>
      </w:sdtContent>
    </w:sdt>
    <w:sdt>
      <w:sdtPr>
        <w:id w:val="1201441716"/>
        <w:tag w:val="goog_rdk_3034"/>
      </w:sdtPr>
      <w:sdtContent>
        <w:p w:rsidR="00000000" w:rsidDel="00000000" w:rsidP="00000000" w:rsidRDefault="00000000" w:rsidRPr="00000000" w14:paraId="000002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0470664"/>
              <w:tag w:val="goog_rdk_3031"/>
            </w:sdtPr>
            <w:sdtContent>
              <w:ins w:author="Rossi Rossi" w:id="102" w:date="2026-09-22T06:56:59Z">
                <w:sdt>
                  <w:sdtPr>
                    <w:id w:val="536652292"/>
                    <w:tag w:val="goog_rdk_3032"/>
                  </w:sdtPr>
                  <w:sdtContent>
                    <w:del w:author="Nivesh" w:id="19" w:date="2026-09-25T10:03:37Z"/>
                  </w:sdtContent>
                </w:sdt>
              </w:ins>
              <w:sdt>
                <w:sdtPr>
                  <w:id w:val="-1650990843"/>
                  <w:tag w:val="goog_rdk_30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79324405"/>
        <w:tag w:val="goog_rdk_3038"/>
      </w:sdtPr>
      <w:sdtContent>
        <w:p w:rsidR="00000000" w:rsidDel="00000000" w:rsidP="00000000" w:rsidRDefault="00000000" w:rsidRPr="00000000" w14:paraId="000002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414587"/>
              <w:tag w:val="goog_rdk_3035"/>
            </w:sdtPr>
            <w:sdtContent>
              <w:ins w:author="Rossi Rossi" w:id="102" w:date="2026-09-22T06:56:59Z">
                <w:sdt>
                  <w:sdtPr>
                    <w:id w:val="-1928871942"/>
                    <w:tag w:val="goog_rdk_3036"/>
                  </w:sdtPr>
                  <w:sdtContent>
                    <w:del w:author="Nivesh" w:id="19" w:date="2026-09-25T10:03:37Z"/>
                  </w:sdtContent>
                </w:sdt>
              </w:ins>
              <w:sdt>
                <w:sdtPr>
                  <w:id w:val="618775510"/>
                  <w:tag w:val="goog_rdk_30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02" w:date="2026-09-22T06:56:59Z">
                <w:del w:author="Nivesh" w:id="19" w:date="2026-09-25T10:03:37Z"/>
              </w:ins>
            </w:sdtContent>
          </w:sdt>
        </w:p>
      </w:sdtContent>
    </w:sdt>
    <w:sdt>
      <w:sdtPr>
        <w:id w:val="808042229"/>
        <w:tag w:val="goog_rdk_3042"/>
      </w:sdtPr>
      <w:sdtContent>
        <w:p w:rsidR="00000000" w:rsidDel="00000000" w:rsidP="00000000" w:rsidRDefault="00000000" w:rsidRPr="00000000" w14:paraId="000002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4928956"/>
              <w:tag w:val="goog_rdk_3039"/>
            </w:sdtPr>
            <w:sdtContent>
              <w:ins w:author="Rossi Rossi" w:id="102" w:date="2026-09-22T06:56:59Z">
                <w:sdt>
                  <w:sdtPr>
                    <w:id w:val="-1152457057"/>
                    <w:tag w:val="goog_rdk_3040"/>
                  </w:sdtPr>
                  <w:sdtContent>
                    <w:del w:author="Nivesh" w:id="19" w:date="2026-09-25T10:03:37Z"/>
                  </w:sdtContent>
                </w:sdt>
              </w:ins>
              <w:sdt>
                <w:sdtPr>
                  <w:id w:val="1542259644"/>
                  <w:tag w:val="goog_rdk_30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02" w:date="2026-09-22T06:56:59Z">
                <w:del w:author="Nivesh" w:id="19" w:date="2026-09-25T10:03:37Z"/>
              </w:ins>
            </w:sdtContent>
          </w:sdt>
        </w:p>
      </w:sdtContent>
    </w:sdt>
    <w:sdt>
      <w:sdtPr>
        <w:id w:val="421544368"/>
        <w:tag w:val="goog_rdk_3046"/>
      </w:sdtPr>
      <w:sdtContent>
        <w:p w:rsidR="00000000" w:rsidDel="00000000" w:rsidP="00000000" w:rsidRDefault="00000000" w:rsidRPr="00000000" w14:paraId="000002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5817627"/>
              <w:tag w:val="goog_rdk_3043"/>
            </w:sdtPr>
            <w:sdtContent>
              <w:ins w:author="Rossi Rossi" w:id="102" w:date="2026-09-22T06:56:59Z">
                <w:sdt>
                  <w:sdtPr>
                    <w:id w:val="-979885545"/>
                    <w:tag w:val="goog_rdk_3044"/>
                  </w:sdtPr>
                  <w:sdtContent>
                    <w:del w:author="Nivesh" w:id="19" w:date="2026-09-25T10:03:37Z"/>
                  </w:sdtContent>
                </w:sdt>
              </w:ins>
              <w:sdt>
                <w:sdtPr>
                  <w:id w:val="2035596359"/>
                  <w:tag w:val="goog_rdk_30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02" w:date="2026-09-22T06:56:59Z">
                <w:del w:author="Nivesh" w:id="19" w:date="2026-09-25T10:03:37Z"/>
              </w:ins>
            </w:sdtContent>
          </w:sdt>
        </w:p>
      </w:sdtContent>
    </w:sdt>
    <w:sdt>
      <w:sdtPr>
        <w:id w:val="-1503855094"/>
        <w:tag w:val="goog_rdk_3050"/>
      </w:sdtPr>
      <w:sdtContent>
        <w:p w:rsidR="00000000" w:rsidDel="00000000" w:rsidP="00000000" w:rsidRDefault="00000000" w:rsidRPr="00000000" w14:paraId="000002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1665400"/>
              <w:tag w:val="goog_rdk_3047"/>
            </w:sdtPr>
            <w:sdtContent>
              <w:ins w:author="Rossi Rossi" w:id="102" w:date="2026-09-22T06:56:59Z">
                <w:sdt>
                  <w:sdtPr>
                    <w:id w:val="-1046430506"/>
                    <w:tag w:val="goog_rdk_3048"/>
                  </w:sdtPr>
                  <w:sdtContent>
                    <w:del w:author="Nivesh" w:id="19" w:date="2026-09-25T10:03:37Z"/>
                  </w:sdtContent>
                </w:sdt>
              </w:ins>
              <w:sdt>
                <w:sdtPr>
                  <w:id w:val="-274998540"/>
                  <w:tag w:val="goog_rdk_30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02" w:date="2026-09-22T06:56:59Z">
                <w:del w:author="Nivesh" w:id="19" w:date="2026-09-25T10:03:37Z"/>
              </w:ins>
            </w:sdtContent>
          </w:sdt>
        </w:p>
      </w:sdtContent>
    </w:sdt>
    <w:sdt>
      <w:sdtPr>
        <w:id w:val="1489882176"/>
        <w:tag w:val="goog_rdk_3054"/>
      </w:sdtPr>
      <w:sdtContent>
        <w:p w:rsidR="00000000" w:rsidDel="00000000" w:rsidP="00000000" w:rsidRDefault="00000000" w:rsidRPr="00000000" w14:paraId="000002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3018938"/>
              <w:tag w:val="goog_rdk_3051"/>
            </w:sdtPr>
            <w:sdtContent>
              <w:ins w:author="Rossi Rossi" w:id="102" w:date="2026-09-22T06:56:59Z">
                <w:sdt>
                  <w:sdtPr>
                    <w:id w:val="-913149582"/>
                    <w:tag w:val="goog_rdk_3052"/>
                  </w:sdtPr>
                  <w:sdtContent>
                    <w:del w:author="Nivesh" w:id="19" w:date="2026-09-25T10:03:37Z"/>
                  </w:sdtContent>
                </w:sdt>
              </w:ins>
              <w:sdt>
                <w:sdtPr>
                  <w:id w:val="341355165"/>
                  <w:tag w:val="goog_rdk_30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02" w:date="2026-09-22T06:56:59Z">
                <w:del w:author="Nivesh" w:id="19" w:date="2026-09-25T10:03:37Z"/>
              </w:ins>
            </w:sdtContent>
          </w:sdt>
        </w:p>
      </w:sdtContent>
    </w:sdt>
    <w:sdt>
      <w:sdtPr>
        <w:id w:val="-1200029570"/>
        <w:tag w:val="goog_rdk_3058"/>
      </w:sdtPr>
      <w:sdtContent>
        <w:p w:rsidR="00000000" w:rsidDel="00000000" w:rsidP="00000000" w:rsidRDefault="00000000" w:rsidRPr="00000000" w14:paraId="000002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4327067"/>
              <w:tag w:val="goog_rdk_3055"/>
            </w:sdtPr>
            <w:sdtContent>
              <w:ins w:author="Rossi Rossi" w:id="102" w:date="2026-09-22T06:56:59Z">
                <w:sdt>
                  <w:sdtPr>
                    <w:id w:val="690689338"/>
                    <w:tag w:val="goog_rdk_3056"/>
                  </w:sdtPr>
                  <w:sdtContent>
                    <w:del w:author="Nivesh" w:id="19" w:date="2026-09-25T10:03:37Z"/>
                  </w:sdtContent>
                </w:sdt>
              </w:ins>
              <w:sdt>
                <w:sdtPr>
                  <w:id w:val="-593238062"/>
                  <w:tag w:val="goog_rdk_30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69274350"/>
        <w:tag w:val="goog_rdk_3062"/>
      </w:sdtPr>
      <w:sdtContent>
        <w:p w:rsidR="00000000" w:rsidDel="00000000" w:rsidP="00000000" w:rsidRDefault="00000000" w:rsidRPr="00000000" w14:paraId="000002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317674"/>
              <w:tag w:val="goog_rdk_3059"/>
            </w:sdtPr>
            <w:sdtContent>
              <w:ins w:author="Rossi Rossi" w:id="102" w:date="2026-09-22T06:56:59Z">
                <w:sdt>
                  <w:sdtPr>
                    <w:id w:val="-1357709263"/>
                    <w:tag w:val="goog_rdk_3060"/>
                  </w:sdtPr>
                  <w:sdtContent>
                    <w:del w:author="Nivesh" w:id="19" w:date="2026-09-25T10:03:37Z"/>
                  </w:sdtContent>
                </w:sdt>
              </w:ins>
              <w:sdt>
                <w:sdtPr>
                  <w:id w:val="1008201997"/>
                  <w:tag w:val="goog_rdk_30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02" w:date="2026-09-22T06:56:59Z">
                <w:del w:author="Nivesh" w:id="19" w:date="2026-09-25T10:03:37Z"/>
              </w:ins>
            </w:sdtContent>
          </w:sdt>
        </w:p>
      </w:sdtContent>
    </w:sdt>
    <w:sdt>
      <w:sdtPr>
        <w:id w:val="-1425761067"/>
        <w:tag w:val="goog_rdk_3066"/>
      </w:sdtPr>
      <w:sdtContent>
        <w:p w:rsidR="00000000" w:rsidDel="00000000" w:rsidP="00000000" w:rsidRDefault="00000000" w:rsidRPr="00000000" w14:paraId="000002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1528799"/>
              <w:tag w:val="goog_rdk_3063"/>
            </w:sdtPr>
            <w:sdtContent>
              <w:ins w:author="Rossi Rossi" w:id="102" w:date="2026-09-22T06:56:59Z">
                <w:sdt>
                  <w:sdtPr>
                    <w:id w:val="1256828443"/>
                    <w:tag w:val="goog_rdk_3064"/>
                  </w:sdtPr>
                  <w:sdtContent>
                    <w:del w:author="Nivesh" w:id="19" w:date="2026-09-25T10:03:37Z"/>
                  </w:sdtContent>
                </w:sdt>
              </w:ins>
              <w:sdt>
                <w:sdtPr>
                  <w:id w:val="-1865813023"/>
                  <w:tag w:val="goog_rdk_30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02" w:date="2026-09-22T06:56:59Z">
                <w:del w:author="Nivesh" w:id="19" w:date="2026-09-25T10:03:37Z"/>
              </w:ins>
            </w:sdtContent>
          </w:sdt>
        </w:p>
      </w:sdtContent>
    </w:sdt>
    <w:sdt>
      <w:sdtPr>
        <w:id w:val="-1641268698"/>
        <w:tag w:val="goog_rdk_3070"/>
      </w:sdtPr>
      <w:sdtContent>
        <w:p w:rsidR="00000000" w:rsidDel="00000000" w:rsidP="00000000" w:rsidRDefault="00000000" w:rsidRPr="00000000" w14:paraId="0000029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4273493"/>
              <w:tag w:val="goog_rdk_3067"/>
            </w:sdtPr>
            <w:sdtContent>
              <w:ins w:author="Rossi Rossi" w:id="102" w:date="2026-09-22T06:56:59Z">
                <w:sdt>
                  <w:sdtPr>
                    <w:id w:val="-289975060"/>
                    <w:tag w:val="goog_rdk_3068"/>
                  </w:sdtPr>
                  <w:sdtContent>
                    <w:del w:author="Nivesh" w:id="19" w:date="2026-09-25T10:03:37Z"/>
                  </w:sdtContent>
                </w:sdt>
              </w:ins>
              <w:sdt>
                <w:sdtPr>
                  <w:id w:val="-1656737875"/>
                  <w:tag w:val="goog_rdk_30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15162392"/>
        <w:tag w:val="goog_rdk_3074"/>
      </w:sdtPr>
      <w:sdtContent>
        <w:p w:rsidR="00000000" w:rsidDel="00000000" w:rsidP="00000000" w:rsidRDefault="00000000" w:rsidRPr="00000000" w14:paraId="0000029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949783"/>
              <w:tag w:val="goog_rdk_3071"/>
            </w:sdtPr>
            <w:sdtContent>
              <w:ins w:author="Rossi Rossi" w:id="102" w:date="2026-09-22T06:56:59Z">
                <w:sdt>
                  <w:sdtPr>
                    <w:id w:val="66415529"/>
                    <w:tag w:val="goog_rdk_3072"/>
                  </w:sdtPr>
                  <w:sdtContent>
                    <w:del w:author="Nivesh" w:id="19" w:date="2026-09-25T10:03:37Z"/>
                  </w:sdtContent>
                </w:sdt>
              </w:ins>
              <w:sdt>
                <w:sdtPr>
                  <w:id w:val="1757261148"/>
                  <w:tag w:val="goog_rdk_30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Setting up your environment</w:delText>
                      </w:r>
                    </w:del>
                  </w:ins>
                </w:sdtContent>
              </w:sdt>
              <w:ins w:author="Rossi Rossi" w:id="102" w:date="2026-09-22T06:56:59Z">
                <w:del w:author="Nivesh" w:id="19" w:date="2026-09-25T10:03:37Z"/>
              </w:ins>
            </w:sdtContent>
          </w:sdt>
        </w:p>
      </w:sdtContent>
    </w:sdt>
    <w:sdt>
      <w:sdtPr>
        <w:id w:val="-1745201225"/>
        <w:tag w:val="goog_rdk_3078"/>
      </w:sdtPr>
      <w:sdtContent>
        <w:p w:rsidR="00000000" w:rsidDel="00000000" w:rsidP="00000000" w:rsidRDefault="00000000" w:rsidRPr="00000000" w14:paraId="0000029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45757098"/>
              <w:tag w:val="goog_rdk_3075"/>
            </w:sdtPr>
            <w:sdtContent>
              <w:ins w:author="Rossi Rossi" w:id="102" w:date="2026-09-22T06:56:59Z">
                <w:sdt>
                  <w:sdtPr>
                    <w:id w:val="-1971363725"/>
                    <w:tag w:val="goog_rdk_3076"/>
                  </w:sdtPr>
                  <w:sdtContent>
                    <w:del w:author="Nivesh" w:id="19" w:date="2026-09-25T10:03:37Z"/>
                  </w:sdtContent>
                </w:sdt>
              </w:ins>
              <w:sdt>
                <w:sdtPr>
                  <w:id w:val="-645069361"/>
                  <w:tag w:val="goog_rdk_30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31007006"/>
        <w:tag w:val="goog_rdk_3082"/>
      </w:sdtPr>
      <w:sdtContent>
        <w:p w:rsidR="00000000" w:rsidDel="00000000" w:rsidP="00000000" w:rsidRDefault="00000000" w:rsidRPr="00000000" w14:paraId="0000029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1712731"/>
              <w:tag w:val="goog_rdk_3079"/>
            </w:sdtPr>
            <w:sdtContent>
              <w:ins w:author="Rossi Rossi" w:id="102" w:date="2026-09-22T06:56:59Z">
                <w:sdt>
                  <w:sdtPr>
                    <w:id w:val="1203238436"/>
                    <w:tag w:val="goog_rdk_3080"/>
                  </w:sdtPr>
                  <w:sdtContent>
                    <w:del w:author="Nivesh" w:id="19" w:date="2026-09-25T10:03:37Z"/>
                  </w:sdtContent>
                </w:sdt>
              </w:ins>
              <w:sdt>
                <w:sdtPr>
                  <w:id w:val="2072056480"/>
                  <w:tag w:val="goog_rdk_30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02" w:date="2026-09-22T06:56:59Z">
                <w:del w:author="Nivesh" w:id="19" w:date="2026-09-25T10:03:37Z"/>
              </w:ins>
            </w:sdtContent>
          </w:sdt>
        </w:p>
      </w:sdtContent>
    </w:sdt>
    <w:sdt>
      <w:sdtPr>
        <w:id w:val="199756158"/>
        <w:tag w:val="goog_rdk_3086"/>
      </w:sdtPr>
      <w:sdtContent>
        <w:p w:rsidR="00000000" w:rsidDel="00000000" w:rsidP="00000000" w:rsidRDefault="00000000" w:rsidRPr="00000000" w14:paraId="000002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0228836"/>
              <w:tag w:val="goog_rdk_3083"/>
            </w:sdtPr>
            <w:sdtContent>
              <w:ins w:author="Rossi Rossi" w:id="102" w:date="2026-09-22T06:56:59Z">
                <w:sdt>
                  <w:sdtPr>
                    <w:id w:val="-548993253"/>
                    <w:tag w:val="goog_rdk_3084"/>
                  </w:sdtPr>
                  <w:sdtContent>
                    <w:del w:author="Nivesh" w:id="19" w:date="2026-09-25T10:03:37Z"/>
                  </w:sdtContent>
                </w:sdt>
              </w:ins>
              <w:sdt>
                <w:sdtPr>
                  <w:id w:val="32221005"/>
                  <w:tag w:val="goog_rdk_30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applications.</w:delText>
                      </w:r>
                    </w:del>
                  </w:ins>
                </w:sdtContent>
              </w:sdt>
              <w:ins w:author="Rossi Rossi" w:id="102" w:date="2026-09-22T06:56:59Z">
                <w:del w:author="Nivesh" w:id="19" w:date="2026-09-25T10:03:37Z"/>
              </w:ins>
            </w:sdtContent>
          </w:sdt>
        </w:p>
      </w:sdtContent>
    </w:sdt>
    <w:sdt>
      <w:sdtPr>
        <w:id w:val="73418386"/>
        <w:tag w:val="goog_rdk_3090"/>
      </w:sdtPr>
      <w:sdtContent>
        <w:p w:rsidR="00000000" w:rsidDel="00000000" w:rsidP="00000000" w:rsidRDefault="00000000" w:rsidRPr="00000000" w14:paraId="000002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0994410"/>
              <w:tag w:val="goog_rdk_3087"/>
            </w:sdtPr>
            <w:sdtContent>
              <w:ins w:author="Rossi Rossi" w:id="102" w:date="2026-09-22T06:56:59Z">
                <w:sdt>
                  <w:sdtPr>
                    <w:id w:val="-1706644734"/>
                    <w:tag w:val="goog_rdk_3088"/>
                  </w:sdtPr>
                  <w:sdtContent>
                    <w:del w:author="Nivesh" w:id="19" w:date="2026-09-25T10:03:37Z"/>
                  </w:sdtContent>
                </w:sdt>
              </w:ins>
              <w:sdt>
                <w:sdtPr>
                  <w:id w:val="655338852"/>
                  <w:tag w:val="goog_rdk_30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93963507"/>
        <w:tag w:val="goog_rdk_3094"/>
      </w:sdtPr>
      <w:sdtContent>
        <w:p w:rsidR="00000000" w:rsidDel="00000000" w:rsidP="00000000" w:rsidRDefault="00000000" w:rsidRPr="00000000" w14:paraId="000002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0742231"/>
              <w:tag w:val="goog_rdk_3091"/>
            </w:sdtPr>
            <w:sdtContent>
              <w:ins w:author="Rossi Rossi" w:id="102" w:date="2026-09-22T06:56:59Z">
                <w:sdt>
                  <w:sdtPr>
                    <w:id w:val="1455814486"/>
                    <w:tag w:val="goog_rdk_3092"/>
                  </w:sdtPr>
                  <w:sdtContent>
                    <w:del w:author="Nivesh" w:id="19" w:date="2026-09-25T10:03:37Z"/>
                  </w:sdtContent>
                </w:sdt>
              </w:ins>
              <w:sdt>
                <w:sdtPr>
                  <w:id w:val="1725251435"/>
                  <w:tag w:val="goog_rdk_30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02" w:date="2026-09-22T06:56:59Z">
                <w:del w:author="Nivesh" w:id="19" w:date="2026-09-25T10:03:37Z"/>
              </w:ins>
            </w:sdtContent>
          </w:sdt>
        </w:p>
      </w:sdtContent>
    </w:sdt>
    <w:sdt>
      <w:sdtPr>
        <w:id w:val="-1816199750"/>
        <w:tag w:val="goog_rdk_3098"/>
      </w:sdtPr>
      <w:sdtContent>
        <w:p w:rsidR="00000000" w:rsidDel="00000000" w:rsidP="00000000" w:rsidRDefault="00000000" w:rsidRPr="00000000" w14:paraId="000002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1232144"/>
              <w:tag w:val="goog_rdk_3095"/>
            </w:sdtPr>
            <w:sdtContent>
              <w:ins w:author="Rossi Rossi" w:id="102" w:date="2026-09-22T06:56:59Z">
                <w:sdt>
                  <w:sdtPr>
                    <w:id w:val="628284332"/>
                    <w:tag w:val="goog_rdk_3096"/>
                  </w:sdtPr>
                  <w:sdtContent>
                    <w:del w:author="Nivesh" w:id="19" w:date="2026-09-25T10:03:37Z"/>
                  </w:sdtContent>
                </w:sdt>
              </w:ins>
              <w:sdt>
                <w:sdtPr>
                  <w:id w:val="646160077"/>
                  <w:tag w:val="goog_rdk_30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4298970"/>
        <w:tag w:val="goog_rdk_3102"/>
      </w:sdtPr>
      <w:sdtContent>
        <w:p w:rsidR="00000000" w:rsidDel="00000000" w:rsidP="00000000" w:rsidRDefault="00000000" w:rsidRPr="00000000" w14:paraId="000002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5368838"/>
              <w:tag w:val="goog_rdk_3099"/>
            </w:sdtPr>
            <w:sdtContent>
              <w:ins w:author="Rossi Rossi" w:id="102" w:date="2026-09-22T06:56:59Z">
                <w:sdt>
                  <w:sdtPr>
                    <w:id w:val="-2025598743"/>
                    <w:tag w:val="goog_rdk_3100"/>
                  </w:sdtPr>
                  <w:sdtContent>
                    <w:del w:author="Nivesh" w:id="19" w:date="2026-09-25T10:03:37Z"/>
                  </w:sdtContent>
                </w:sdt>
              </w:ins>
              <w:sdt>
                <w:sdtPr>
                  <w:id w:val="1925063533"/>
                  <w:tag w:val="goog_rdk_31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02" w:date="2026-09-22T06:56:59Z">
                <w:del w:author="Nivesh" w:id="19" w:date="2026-09-25T10:03:37Z"/>
              </w:ins>
            </w:sdtContent>
          </w:sdt>
        </w:p>
      </w:sdtContent>
    </w:sdt>
    <w:sdt>
      <w:sdtPr>
        <w:id w:val="817727803"/>
        <w:tag w:val="goog_rdk_3106"/>
      </w:sdtPr>
      <w:sdtContent>
        <w:p w:rsidR="00000000" w:rsidDel="00000000" w:rsidP="00000000" w:rsidRDefault="00000000" w:rsidRPr="00000000" w14:paraId="000002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8267064"/>
              <w:tag w:val="goog_rdk_3103"/>
            </w:sdtPr>
            <w:sdtContent>
              <w:ins w:author="Rossi Rossi" w:id="102" w:date="2026-09-22T06:56:59Z">
                <w:sdt>
                  <w:sdtPr>
                    <w:id w:val="-832742379"/>
                    <w:tag w:val="goog_rdk_3104"/>
                  </w:sdtPr>
                  <w:sdtContent>
                    <w:del w:author="Nivesh" w:id="19" w:date="2026-09-25T10:03:37Z"/>
                  </w:sdtContent>
                </w:sdt>
              </w:ins>
              <w:sdt>
                <w:sdtPr>
                  <w:id w:val="-13206967"/>
                  <w:tag w:val="goog_rdk_31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02" w:date="2026-09-22T06:56:59Z">
                <w:del w:author="Nivesh" w:id="19" w:date="2026-09-25T10:03:37Z"/>
              </w:ins>
            </w:sdtContent>
          </w:sdt>
        </w:p>
      </w:sdtContent>
    </w:sdt>
    <w:sdt>
      <w:sdtPr>
        <w:id w:val="137588882"/>
        <w:tag w:val="goog_rdk_3110"/>
      </w:sdtPr>
      <w:sdtContent>
        <w:p w:rsidR="00000000" w:rsidDel="00000000" w:rsidP="00000000" w:rsidRDefault="00000000" w:rsidRPr="00000000" w14:paraId="000002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9461825"/>
              <w:tag w:val="goog_rdk_3107"/>
            </w:sdtPr>
            <w:sdtContent>
              <w:ins w:author="Rossi Rossi" w:id="102" w:date="2026-09-22T06:56:59Z">
                <w:sdt>
                  <w:sdtPr>
                    <w:id w:val="-1653695272"/>
                    <w:tag w:val="goog_rdk_3108"/>
                  </w:sdtPr>
                  <w:sdtContent>
                    <w:del w:author="Nivesh" w:id="19" w:date="2026-09-25T10:03:37Z"/>
                  </w:sdtContent>
                </w:sdt>
              </w:ins>
              <w:sdt>
                <w:sdtPr>
                  <w:id w:val="1136121832"/>
                  <w:tag w:val="goog_rdk_31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02" w:date="2026-09-22T06:56:59Z">
                <w:del w:author="Nivesh" w:id="19" w:date="2026-09-25T10:03:37Z"/>
              </w:ins>
            </w:sdtContent>
          </w:sdt>
        </w:p>
      </w:sdtContent>
    </w:sdt>
    <w:sdt>
      <w:sdtPr>
        <w:id w:val="-2129844057"/>
        <w:tag w:val="goog_rdk_3114"/>
      </w:sdtPr>
      <w:sdtContent>
        <w:p w:rsidR="00000000" w:rsidDel="00000000" w:rsidP="00000000" w:rsidRDefault="00000000" w:rsidRPr="00000000" w14:paraId="000002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3687563"/>
              <w:tag w:val="goog_rdk_3111"/>
            </w:sdtPr>
            <w:sdtContent>
              <w:ins w:author="Rossi Rossi" w:id="102" w:date="2026-09-22T06:56:59Z">
                <w:sdt>
                  <w:sdtPr>
                    <w:id w:val="-593795847"/>
                    <w:tag w:val="goog_rdk_3112"/>
                  </w:sdtPr>
                  <w:sdtContent>
                    <w:del w:author="Nivesh" w:id="19" w:date="2026-09-25T10:03:37Z"/>
                  </w:sdtContent>
                </w:sdt>
              </w:ins>
              <w:sdt>
                <w:sdtPr>
                  <w:id w:val="-811863569"/>
                  <w:tag w:val="goog_rdk_31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17668651"/>
        <w:tag w:val="goog_rdk_3118"/>
      </w:sdtPr>
      <w:sdtContent>
        <w:p w:rsidR="00000000" w:rsidDel="00000000" w:rsidP="00000000" w:rsidRDefault="00000000" w:rsidRPr="00000000" w14:paraId="000002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1158888"/>
              <w:tag w:val="goog_rdk_3115"/>
            </w:sdtPr>
            <w:sdtContent>
              <w:ins w:author="Rossi Rossi" w:id="102" w:date="2026-09-22T06:56:59Z">
                <w:sdt>
                  <w:sdtPr>
                    <w:id w:val="872519000"/>
                    <w:tag w:val="goog_rdk_3116"/>
                  </w:sdtPr>
                  <w:sdtContent>
                    <w:del w:author="Nivesh" w:id="19" w:date="2026-09-25T10:03:37Z"/>
                  </w:sdtContent>
                </w:sdt>
              </w:ins>
              <w:sdt>
                <w:sdtPr>
                  <w:id w:val="1923343069"/>
                  <w:tag w:val="goog_rdk_31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02" w:date="2026-09-22T06:56:59Z">
                <w:del w:author="Nivesh" w:id="19" w:date="2026-09-25T10:03:37Z"/>
              </w:ins>
            </w:sdtContent>
          </w:sdt>
        </w:p>
      </w:sdtContent>
    </w:sdt>
    <w:sdt>
      <w:sdtPr>
        <w:id w:val="44304514"/>
        <w:tag w:val="goog_rdk_3122"/>
      </w:sdtPr>
      <w:sdtContent>
        <w:p w:rsidR="00000000" w:rsidDel="00000000" w:rsidP="00000000" w:rsidRDefault="00000000" w:rsidRPr="00000000" w14:paraId="000002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269444"/>
              <w:tag w:val="goog_rdk_3119"/>
            </w:sdtPr>
            <w:sdtContent>
              <w:ins w:author="Rossi Rossi" w:id="102" w:date="2026-09-22T06:56:59Z">
                <w:sdt>
                  <w:sdtPr>
                    <w:id w:val="1731903273"/>
                    <w:tag w:val="goog_rdk_3120"/>
                  </w:sdtPr>
                  <w:sdtContent>
                    <w:del w:author="Nivesh" w:id="19" w:date="2026-09-25T10:03:37Z"/>
                  </w:sdtContent>
                </w:sdt>
              </w:ins>
              <w:sdt>
                <w:sdtPr>
                  <w:id w:val="-2862988"/>
                  <w:tag w:val="goog_rdk_31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28956864"/>
        <w:tag w:val="goog_rdk_3126"/>
      </w:sdtPr>
      <w:sdtContent>
        <w:p w:rsidR="00000000" w:rsidDel="00000000" w:rsidP="00000000" w:rsidRDefault="00000000" w:rsidRPr="00000000" w14:paraId="000002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12317199"/>
              <w:tag w:val="goog_rdk_3123"/>
            </w:sdtPr>
            <w:sdtContent>
              <w:ins w:author="Rossi Rossi" w:id="102" w:date="2026-09-22T06:56:59Z">
                <w:sdt>
                  <w:sdtPr>
                    <w:id w:val="-64340901"/>
                    <w:tag w:val="goog_rdk_3124"/>
                  </w:sdtPr>
                  <w:sdtContent>
                    <w:del w:author="Nivesh" w:id="19" w:date="2026-09-25T10:03:37Z"/>
                  </w:sdtContent>
                </w:sdt>
              </w:ins>
              <w:sdt>
                <w:sdtPr>
                  <w:id w:val="-409637003"/>
                  <w:tag w:val="goog_rdk_31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Linux/macOS - Bash</w:delText>
                      </w:r>
                    </w:del>
                  </w:ins>
                </w:sdtContent>
              </w:sdt>
              <w:ins w:author="Rossi Rossi" w:id="102" w:date="2026-09-22T06:56:59Z">
                <w:del w:author="Nivesh" w:id="19" w:date="2026-09-25T10:03:37Z"/>
              </w:ins>
            </w:sdtContent>
          </w:sdt>
        </w:p>
      </w:sdtContent>
    </w:sdt>
    <w:sdt>
      <w:sdtPr>
        <w:id w:val="1208955429"/>
        <w:tag w:val="goog_rdk_3130"/>
      </w:sdtPr>
      <w:sdtContent>
        <w:p w:rsidR="00000000" w:rsidDel="00000000" w:rsidP="00000000" w:rsidRDefault="00000000" w:rsidRPr="00000000" w14:paraId="000002A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9103378"/>
              <w:tag w:val="goog_rdk_3127"/>
            </w:sdtPr>
            <w:sdtContent>
              <w:ins w:author="Rossi Rossi" w:id="102" w:date="2026-09-22T06:56:59Z">
                <w:sdt>
                  <w:sdtPr>
                    <w:id w:val="-684505266"/>
                    <w:tag w:val="goog_rdk_3128"/>
                  </w:sdtPr>
                  <w:sdtContent>
                    <w:del w:author="Nivesh" w:id="19" w:date="2026-09-25T10:03:37Z"/>
                  </w:sdtContent>
                </w:sdt>
              </w:ins>
              <w:sdt>
                <w:sdtPr>
                  <w:id w:val="20235718"/>
                  <w:tag w:val="goog_rdk_31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2800745"/>
        <w:tag w:val="goog_rdk_3134"/>
      </w:sdtPr>
      <w:sdtContent>
        <w:p w:rsidR="00000000" w:rsidDel="00000000" w:rsidP="00000000" w:rsidRDefault="00000000" w:rsidRPr="00000000" w14:paraId="000002A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0442141"/>
              <w:tag w:val="goog_rdk_3131"/>
            </w:sdtPr>
            <w:sdtContent>
              <w:ins w:author="Rossi Rossi" w:id="102" w:date="2026-09-22T06:56:59Z">
                <w:sdt>
                  <w:sdtPr>
                    <w:id w:val="-791034953"/>
                    <w:tag w:val="goog_rdk_3132"/>
                  </w:sdtPr>
                  <w:sdtContent>
                    <w:del w:author="Nivesh" w:id="19" w:date="2026-09-25T10:03:37Z"/>
                  </w:sdtContent>
                </w:sdt>
              </w:ins>
              <w:sdt>
                <w:sdtPr>
                  <w:id w:val="-1002454629"/>
                  <w:tag w:val="goog_rdk_31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02" w:date="2026-09-22T06:56:59Z">
                <w:del w:author="Nivesh" w:id="19" w:date="2026-09-25T10:03:37Z"/>
              </w:ins>
            </w:sdtContent>
          </w:sdt>
        </w:p>
      </w:sdtContent>
    </w:sdt>
    <w:sdt>
      <w:sdtPr>
        <w:id w:val="-1692808655"/>
        <w:tag w:val="goog_rdk_3138"/>
      </w:sdtPr>
      <w:sdtContent>
        <w:p w:rsidR="00000000" w:rsidDel="00000000" w:rsidP="00000000" w:rsidRDefault="00000000" w:rsidRPr="00000000" w14:paraId="000002A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1729949"/>
              <w:tag w:val="goog_rdk_3135"/>
            </w:sdtPr>
            <w:sdtContent>
              <w:ins w:author="Rossi Rossi" w:id="102" w:date="2026-09-22T06:56:59Z">
                <w:sdt>
                  <w:sdtPr>
                    <w:id w:val="1645460175"/>
                    <w:tag w:val="goog_rdk_3136"/>
                  </w:sdtPr>
                  <w:sdtContent>
                    <w:del w:author="Nivesh" w:id="19" w:date="2026-09-25T10:03:37Z"/>
                  </w:sdtContent>
                </w:sdt>
              </w:ins>
              <w:sdt>
                <w:sdtPr>
                  <w:id w:val="792953853"/>
                  <w:tag w:val="goog_rdk_31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94837651"/>
        <w:tag w:val="goog_rdk_3142"/>
      </w:sdtPr>
      <w:sdtContent>
        <w:p w:rsidR="00000000" w:rsidDel="00000000" w:rsidP="00000000" w:rsidRDefault="00000000" w:rsidRPr="00000000" w14:paraId="000002A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17178450"/>
              <w:tag w:val="goog_rdk_3139"/>
            </w:sdtPr>
            <w:sdtContent>
              <w:ins w:author="Rossi Rossi" w:id="102" w:date="2026-09-22T06:56:59Z">
                <w:sdt>
                  <w:sdtPr>
                    <w:id w:val="-26164116"/>
                    <w:tag w:val="goog_rdk_3140"/>
                  </w:sdtPr>
                  <w:sdtContent>
                    <w:del w:author="Nivesh" w:id="19" w:date="2026-09-25T10:03:37Z"/>
                  </w:sdtContent>
                </w:sdt>
              </w:ins>
              <w:sdt>
                <w:sdtPr>
                  <w:id w:val="1318025845"/>
                  <w:tag w:val="goog_rdk_31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~/.bashrc</w:delText>
                      </w:r>
                    </w:del>
                  </w:ins>
                </w:sdtContent>
              </w:sdt>
              <w:ins w:author="Rossi Rossi" w:id="102" w:date="2026-09-22T06:56:59Z">
                <w:del w:author="Nivesh" w:id="19" w:date="2026-09-25T10:03:37Z"/>
              </w:ins>
            </w:sdtContent>
          </w:sdt>
        </w:p>
      </w:sdtContent>
    </w:sdt>
    <w:sdt>
      <w:sdtPr>
        <w:id w:val="1737990397"/>
        <w:tag w:val="goog_rdk_3146"/>
      </w:sdtPr>
      <w:sdtContent>
        <w:p w:rsidR="00000000" w:rsidDel="00000000" w:rsidP="00000000" w:rsidRDefault="00000000" w:rsidRPr="00000000" w14:paraId="000002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93834735"/>
              <w:tag w:val="goog_rdk_3143"/>
            </w:sdtPr>
            <w:sdtContent>
              <w:ins w:author="Rossi Rossi" w:id="102" w:date="2026-09-22T06:56:59Z">
                <w:sdt>
                  <w:sdtPr>
                    <w:id w:val="1794627584"/>
                    <w:tag w:val="goog_rdk_3144"/>
                  </w:sdtPr>
                  <w:sdtContent>
                    <w:del w:author="Nivesh" w:id="19" w:date="2026-09-25T10:03:37Z"/>
                  </w:sdtContent>
                </w:sdt>
              </w:ins>
              <w:sdt>
                <w:sdtPr>
                  <w:id w:val="31827591"/>
                  <w:tag w:val="goog_rdk_31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39633016"/>
        <w:tag w:val="goog_rdk_3150"/>
      </w:sdtPr>
      <w:sdtContent>
        <w:p w:rsidR="00000000" w:rsidDel="00000000" w:rsidP="00000000" w:rsidRDefault="00000000" w:rsidRPr="00000000" w14:paraId="000002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7485489"/>
              <w:tag w:val="goog_rdk_3147"/>
            </w:sdtPr>
            <w:sdtContent>
              <w:ins w:author="Rossi Rossi" w:id="102" w:date="2026-09-22T06:56:59Z">
                <w:sdt>
                  <w:sdtPr>
                    <w:id w:val="-1351399967"/>
                    <w:tag w:val="goog_rdk_3148"/>
                  </w:sdtPr>
                  <w:sdtContent>
                    <w:del w:author="Nivesh" w:id="19" w:date="2026-09-25T10:03:37Z"/>
                  </w:sdtContent>
                </w:sdt>
              </w:ins>
              <w:sdt>
                <w:sdtPr>
                  <w:id w:val="1590471050"/>
                  <w:tag w:val="goog_rdk_31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2069959114"/>
        <w:tag w:val="goog_rdk_3154"/>
      </w:sdtPr>
      <w:sdtContent>
        <w:p w:rsidR="00000000" w:rsidDel="00000000" w:rsidP="00000000" w:rsidRDefault="00000000" w:rsidRPr="00000000" w14:paraId="000002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3673104"/>
              <w:tag w:val="goog_rdk_3151"/>
            </w:sdtPr>
            <w:sdtContent>
              <w:ins w:author="Rossi Rossi" w:id="102" w:date="2026-09-22T06:56:59Z">
                <w:sdt>
                  <w:sdtPr>
                    <w:id w:val="991284718"/>
                    <w:tag w:val="goog_rdk_3152"/>
                  </w:sdtPr>
                  <w:sdtContent>
                    <w:del w:author="Nivesh" w:id="19" w:date="2026-09-25T10:03:37Z"/>
                  </w:sdtContent>
                </w:sdt>
              </w:ins>
              <w:sdt>
                <w:sdtPr>
                  <w:id w:val="364704589"/>
                  <w:tag w:val="goog_rdk_31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25916995"/>
        <w:tag w:val="goog_rdk_3158"/>
      </w:sdtPr>
      <w:sdtContent>
        <w:p w:rsidR="00000000" w:rsidDel="00000000" w:rsidP="00000000" w:rsidRDefault="00000000" w:rsidRPr="00000000" w14:paraId="000002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94378635"/>
              <w:tag w:val="goog_rdk_3155"/>
            </w:sdtPr>
            <w:sdtContent>
              <w:ins w:author="Rossi Rossi" w:id="102" w:date="2026-09-22T06:56:59Z">
                <w:sdt>
                  <w:sdtPr>
                    <w:id w:val="-1909254528"/>
                    <w:tag w:val="goog_rdk_3156"/>
                  </w:sdtPr>
                  <w:sdtContent>
                    <w:del w:author="Nivesh" w:id="19" w:date="2026-09-25T10:03:37Z"/>
                  </w:sdtContent>
                </w:sdt>
              </w:ins>
              <w:sdt>
                <w:sdtPr>
                  <w:id w:val="635679452"/>
                  <w:tag w:val="goog_rdk_31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02" w:date="2026-09-22T06:56:59Z">
                <w:del w:author="Nivesh" w:id="19" w:date="2026-09-25T10:03:37Z"/>
              </w:ins>
            </w:sdtContent>
          </w:sdt>
        </w:p>
      </w:sdtContent>
    </w:sdt>
    <w:sdt>
      <w:sdtPr>
        <w:id w:val="1271804599"/>
        <w:tag w:val="goog_rdk_3162"/>
      </w:sdtPr>
      <w:sdtContent>
        <w:p w:rsidR="00000000" w:rsidDel="00000000" w:rsidP="00000000" w:rsidRDefault="00000000" w:rsidRPr="00000000" w14:paraId="000002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83264012"/>
              <w:tag w:val="goog_rdk_3159"/>
            </w:sdtPr>
            <w:sdtContent>
              <w:ins w:author="Rossi Rossi" w:id="102" w:date="2026-09-22T06:56:59Z">
                <w:sdt>
                  <w:sdtPr>
                    <w:id w:val="2121333492"/>
                    <w:tag w:val="goog_rdk_3160"/>
                  </w:sdtPr>
                  <w:sdtContent>
                    <w:del w:author="Nivesh" w:id="19" w:date="2026-09-25T10:03:37Z"/>
                  </w:sdtContent>
                </w:sdt>
              </w:ins>
              <w:sdt>
                <w:sdtPr>
                  <w:id w:val="485712184"/>
                  <w:tag w:val="goog_rdk_31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47115716"/>
        <w:tag w:val="goog_rdk_3166"/>
      </w:sdtPr>
      <w:sdtContent>
        <w:p w:rsidR="00000000" w:rsidDel="00000000" w:rsidP="00000000" w:rsidRDefault="00000000" w:rsidRPr="00000000" w14:paraId="000002A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3139491"/>
              <w:tag w:val="goog_rdk_3163"/>
            </w:sdtPr>
            <w:sdtContent>
              <w:ins w:author="Rossi Rossi" w:id="102" w:date="2026-09-22T06:56:59Z">
                <w:sdt>
                  <w:sdtPr>
                    <w:id w:val="-1029803773"/>
                    <w:tag w:val="goog_rdk_3164"/>
                  </w:sdtPr>
                  <w:sdtContent>
                    <w:del w:author="Nivesh" w:id="19" w:date="2026-09-25T10:03:37Z"/>
                  </w:sdtContent>
                </w:sdt>
              </w:ins>
              <w:sdt>
                <w:sdtPr>
                  <w:id w:val="699597088"/>
                  <w:tag w:val="goog_rdk_31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02" w:date="2026-09-22T06:56:59Z">
                <w:del w:author="Nivesh" w:id="19" w:date="2026-09-25T10:03:37Z"/>
              </w:ins>
            </w:sdtContent>
          </w:sdt>
        </w:p>
      </w:sdtContent>
    </w:sdt>
    <w:sdt>
      <w:sdtPr>
        <w:id w:val="205476664"/>
        <w:tag w:val="goog_rdk_3170"/>
      </w:sdtPr>
      <w:sdtContent>
        <w:p w:rsidR="00000000" w:rsidDel="00000000" w:rsidP="00000000" w:rsidRDefault="00000000" w:rsidRPr="00000000" w14:paraId="000002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9697935"/>
              <w:tag w:val="goog_rdk_3167"/>
            </w:sdtPr>
            <w:sdtContent>
              <w:ins w:author="Rossi Rossi" w:id="102" w:date="2026-09-22T06:56:59Z">
                <w:sdt>
                  <w:sdtPr>
                    <w:id w:val="1686109591"/>
                    <w:tag w:val="goog_rdk_3168"/>
                  </w:sdtPr>
                  <w:sdtContent>
                    <w:del w:author="Nivesh" w:id="19" w:date="2026-09-25T10:03:37Z"/>
                  </w:sdtContent>
                </w:sdt>
              </w:ins>
              <w:sdt>
                <w:sdtPr>
                  <w:id w:val="-1879935418"/>
                  <w:tag w:val="goog_rdk_31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31313531"/>
        <w:tag w:val="goog_rdk_3174"/>
      </w:sdtPr>
      <w:sdtContent>
        <w:p w:rsidR="00000000" w:rsidDel="00000000" w:rsidP="00000000" w:rsidRDefault="00000000" w:rsidRPr="00000000" w14:paraId="000002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3030831"/>
              <w:tag w:val="goog_rdk_3171"/>
            </w:sdtPr>
            <w:sdtContent>
              <w:ins w:author="Rossi Rossi" w:id="102" w:date="2026-09-22T06:56:59Z">
                <w:sdt>
                  <w:sdtPr>
                    <w:id w:val="-2103380121"/>
                    <w:tag w:val="goog_rdk_3172"/>
                  </w:sdtPr>
                  <w:sdtContent>
                    <w:del w:author="Nivesh" w:id="19" w:date="2026-09-25T10:03:37Z"/>
                  </w:sdtContent>
                </w:sdt>
              </w:ins>
              <w:sdt>
                <w:sdtPr>
                  <w:id w:val="377194650"/>
                  <w:tag w:val="goog_rdk_31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954598065"/>
        <w:tag w:val="goog_rdk_3178"/>
      </w:sdtPr>
      <w:sdtContent>
        <w:p w:rsidR="00000000" w:rsidDel="00000000" w:rsidP="00000000" w:rsidRDefault="00000000" w:rsidRPr="00000000" w14:paraId="000002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2492212"/>
              <w:tag w:val="goog_rdk_3175"/>
            </w:sdtPr>
            <w:sdtContent>
              <w:ins w:author="Rossi Rossi" w:id="102" w:date="2026-09-22T06:56:59Z">
                <w:sdt>
                  <w:sdtPr>
                    <w:id w:val="802427684"/>
                    <w:tag w:val="goog_rdk_3176"/>
                  </w:sdtPr>
                  <w:sdtContent>
                    <w:del w:author="Nivesh" w:id="19" w:date="2026-09-25T10:03:37Z"/>
                  </w:sdtContent>
                </w:sdt>
              </w:ins>
              <w:sdt>
                <w:sdtPr>
                  <w:id w:val="-222006466"/>
                  <w:tag w:val="goog_rdk_31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8491742"/>
        <w:tag w:val="goog_rdk_3182"/>
      </w:sdtPr>
      <w:sdtContent>
        <w:p w:rsidR="00000000" w:rsidDel="00000000" w:rsidP="00000000" w:rsidRDefault="00000000" w:rsidRPr="00000000" w14:paraId="000002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79535092"/>
              <w:tag w:val="goog_rdk_3179"/>
            </w:sdtPr>
            <w:sdtContent>
              <w:ins w:author="Rossi Rossi" w:id="102" w:date="2026-09-22T06:56:59Z">
                <w:sdt>
                  <w:sdtPr>
                    <w:id w:val="1925510692"/>
                    <w:tag w:val="goog_rdk_3180"/>
                  </w:sdtPr>
                  <w:sdtContent>
                    <w:del w:author="Nivesh" w:id="19" w:date="2026-09-25T10:03:37Z"/>
                  </w:sdtContent>
                </w:sdt>
              </w:ins>
              <w:sdt>
                <w:sdtPr>
                  <w:id w:val="2110921762"/>
                  <w:tag w:val="goog_rdk_31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1592254160"/>
        <w:tag w:val="goog_rdk_3186"/>
      </w:sdtPr>
      <w:sdtContent>
        <w:p w:rsidR="00000000" w:rsidDel="00000000" w:rsidP="00000000" w:rsidRDefault="00000000" w:rsidRPr="00000000" w14:paraId="000002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4651796"/>
              <w:tag w:val="goog_rdk_3183"/>
            </w:sdtPr>
            <w:sdtContent>
              <w:ins w:author="Rossi Rossi" w:id="102" w:date="2026-09-22T06:56:59Z">
                <w:sdt>
                  <w:sdtPr>
                    <w:id w:val="1661978393"/>
                    <w:tag w:val="goog_rdk_3184"/>
                  </w:sdtPr>
                  <w:sdtContent>
                    <w:del w:author="Nivesh" w:id="19" w:date="2026-09-25T10:03:37Z"/>
                  </w:sdtContent>
                </w:sdt>
              </w:ins>
              <w:sdt>
                <w:sdtPr>
                  <w:id w:val="-1189261891"/>
                  <w:tag w:val="goog_rdk_31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50663428"/>
        <w:tag w:val="goog_rdk_3190"/>
      </w:sdtPr>
      <w:sdtContent>
        <w:p w:rsidR="00000000" w:rsidDel="00000000" w:rsidP="00000000" w:rsidRDefault="00000000" w:rsidRPr="00000000" w14:paraId="000002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2305988"/>
              <w:tag w:val="goog_rdk_3187"/>
            </w:sdtPr>
            <w:sdtContent>
              <w:ins w:author="Rossi Rossi" w:id="102" w:date="2026-09-22T06:56:59Z">
                <w:sdt>
                  <w:sdtPr>
                    <w:id w:val="335740848"/>
                    <w:tag w:val="goog_rdk_3188"/>
                  </w:sdtPr>
                  <w:sdtContent>
                    <w:del w:author="Nivesh" w:id="19" w:date="2026-09-25T10:03:37Z"/>
                  </w:sdtContent>
                </w:sdt>
              </w:ins>
              <w:sdt>
                <w:sdtPr>
                  <w:id w:val="-860909653"/>
                  <w:tag w:val="goog_rdk_31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~/.bashrc</w:delText>
                      </w:r>
                    </w:del>
                  </w:ins>
                </w:sdtContent>
              </w:sdt>
              <w:ins w:author="Rossi Rossi" w:id="102" w:date="2026-09-22T06:56:59Z">
                <w:del w:author="Nivesh" w:id="19" w:date="2026-09-25T10:03:37Z"/>
              </w:ins>
            </w:sdtContent>
          </w:sdt>
        </w:p>
      </w:sdtContent>
    </w:sdt>
    <w:sdt>
      <w:sdtPr>
        <w:id w:val="2059955028"/>
        <w:tag w:val="goog_rdk_3194"/>
      </w:sdtPr>
      <w:sdtContent>
        <w:p w:rsidR="00000000" w:rsidDel="00000000" w:rsidP="00000000" w:rsidRDefault="00000000" w:rsidRPr="00000000" w14:paraId="000002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39155310"/>
              <w:tag w:val="goog_rdk_3191"/>
            </w:sdtPr>
            <w:sdtContent>
              <w:ins w:author="Rossi Rossi" w:id="102" w:date="2026-09-22T06:56:59Z">
                <w:sdt>
                  <w:sdtPr>
                    <w:id w:val="-1799687309"/>
                    <w:tag w:val="goog_rdk_3192"/>
                  </w:sdtPr>
                  <w:sdtContent>
                    <w:del w:author="Nivesh" w:id="19" w:date="2026-09-25T10:03:37Z"/>
                  </w:sdtContent>
                </w:sdt>
              </w:ins>
              <w:sdt>
                <w:sdtPr>
                  <w:id w:val="1078557775"/>
                  <w:tag w:val="goog_rdk_31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51947847"/>
        <w:tag w:val="goog_rdk_3198"/>
      </w:sdtPr>
      <w:sdtContent>
        <w:p w:rsidR="00000000" w:rsidDel="00000000" w:rsidP="00000000" w:rsidRDefault="00000000" w:rsidRPr="00000000" w14:paraId="000002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7691218"/>
              <w:tag w:val="goog_rdk_3195"/>
            </w:sdtPr>
            <w:sdtContent>
              <w:ins w:author="Rossi Rossi" w:id="102" w:date="2026-09-22T06:56:59Z">
                <w:sdt>
                  <w:sdtPr>
                    <w:id w:val="1928188112"/>
                    <w:tag w:val="goog_rdk_3196"/>
                  </w:sdtPr>
                  <w:sdtContent>
                    <w:del w:author="Nivesh" w:id="19" w:date="2026-09-25T10:03:37Z"/>
                  </w:sdtContent>
                </w:sdt>
              </w:ins>
              <w:sdt>
                <w:sdtPr>
                  <w:id w:val="-1417827341"/>
                  <w:tag w:val="goog_rdk_31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macOS - Zsh</w:delText>
                      </w:r>
                    </w:del>
                  </w:ins>
                </w:sdtContent>
              </w:sdt>
              <w:ins w:author="Rossi Rossi" w:id="102" w:date="2026-09-22T06:56:59Z">
                <w:del w:author="Nivesh" w:id="19" w:date="2026-09-25T10:03:37Z"/>
              </w:ins>
            </w:sdtContent>
          </w:sdt>
        </w:p>
      </w:sdtContent>
    </w:sdt>
    <w:sdt>
      <w:sdtPr>
        <w:id w:val="-1914954362"/>
        <w:tag w:val="goog_rdk_3202"/>
      </w:sdtPr>
      <w:sdtContent>
        <w:p w:rsidR="00000000" w:rsidDel="00000000" w:rsidP="00000000" w:rsidRDefault="00000000" w:rsidRPr="00000000" w14:paraId="000002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9158264"/>
              <w:tag w:val="goog_rdk_3199"/>
            </w:sdtPr>
            <w:sdtContent>
              <w:ins w:author="Rossi Rossi" w:id="102" w:date="2026-09-22T06:56:59Z">
                <w:sdt>
                  <w:sdtPr>
                    <w:id w:val="1187122879"/>
                    <w:tag w:val="goog_rdk_3200"/>
                  </w:sdtPr>
                  <w:sdtContent>
                    <w:del w:author="Nivesh" w:id="19" w:date="2026-09-25T10:03:37Z"/>
                  </w:sdtContent>
                </w:sdt>
              </w:ins>
              <w:sdt>
                <w:sdtPr>
                  <w:id w:val="-75459878"/>
                  <w:tag w:val="goog_rdk_32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83577865"/>
        <w:tag w:val="goog_rdk_3206"/>
      </w:sdtPr>
      <w:sdtContent>
        <w:p w:rsidR="00000000" w:rsidDel="00000000" w:rsidP="00000000" w:rsidRDefault="00000000" w:rsidRPr="00000000" w14:paraId="000002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6543067"/>
              <w:tag w:val="goog_rdk_3203"/>
            </w:sdtPr>
            <w:sdtContent>
              <w:ins w:author="Rossi Rossi" w:id="102" w:date="2026-09-22T06:56:59Z">
                <w:sdt>
                  <w:sdtPr>
                    <w:id w:val="1000901274"/>
                    <w:tag w:val="goog_rdk_3204"/>
                  </w:sdtPr>
                  <w:sdtContent>
                    <w:del w:author="Nivesh" w:id="19" w:date="2026-09-25T10:03:37Z"/>
                  </w:sdtContent>
                </w:sdt>
              </w:ins>
              <w:sdt>
                <w:sdtPr>
                  <w:id w:val="-1673596439"/>
                  <w:tag w:val="goog_rdk_32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02" w:date="2026-09-22T06:56:59Z">
                <w:del w:author="Nivesh" w:id="19" w:date="2026-09-25T10:03:37Z"/>
              </w:ins>
            </w:sdtContent>
          </w:sdt>
        </w:p>
      </w:sdtContent>
    </w:sdt>
    <w:sdt>
      <w:sdtPr>
        <w:id w:val="755110408"/>
        <w:tag w:val="goog_rdk_3210"/>
      </w:sdtPr>
      <w:sdtContent>
        <w:p w:rsidR="00000000" w:rsidDel="00000000" w:rsidP="00000000" w:rsidRDefault="00000000" w:rsidRPr="00000000" w14:paraId="000002B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016106"/>
              <w:tag w:val="goog_rdk_3207"/>
            </w:sdtPr>
            <w:sdtContent>
              <w:ins w:author="Rossi Rossi" w:id="102" w:date="2026-09-22T06:56:59Z">
                <w:sdt>
                  <w:sdtPr>
                    <w:id w:val="-374420098"/>
                    <w:tag w:val="goog_rdk_3208"/>
                  </w:sdtPr>
                  <w:sdtContent>
                    <w:del w:author="Nivesh" w:id="19" w:date="2026-09-25T10:03:37Z"/>
                  </w:sdtContent>
                </w:sdt>
              </w:ins>
              <w:sdt>
                <w:sdtPr>
                  <w:id w:val="-866538209"/>
                  <w:tag w:val="goog_rdk_32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98589647"/>
        <w:tag w:val="goog_rdk_3214"/>
      </w:sdtPr>
      <w:sdtContent>
        <w:p w:rsidR="00000000" w:rsidDel="00000000" w:rsidP="00000000" w:rsidRDefault="00000000" w:rsidRPr="00000000" w14:paraId="000002B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2442708"/>
              <w:tag w:val="goog_rdk_3211"/>
            </w:sdtPr>
            <w:sdtContent>
              <w:ins w:author="Rossi Rossi" w:id="102" w:date="2026-09-22T06:56:59Z">
                <w:sdt>
                  <w:sdtPr>
                    <w:id w:val="1028995132"/>
                    <w:tag w:val="goog_rdk_3212"/>
                  </w:sdtPr>
                  <w:sdtContent>
                    <w:del w:author="Nivesh" w:id="19" w:date="2026-09-25T10:03:37Z"/>
                  </w:sdtContent>
                </w:sdt>
              </w:ins>
              <w:sdt>
                <w:sdtPr>
                  <w:id w:val="70201014"/>
                  <w:tag w:val="goog_rdk_32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~/.zshrc</w:delText>
                      </w:r>
                    </w:del>
                  </w:ins>
                </w:sdtContent>
              </w:sdt>
              <w:ins w:author="Rossi Rossi" w:id="102" w:date="2026-09-22T06:56:59Z">
                <w:del w:author="Nivesh" w:id="19" w:date="2026-09-25T10:03:37Z"/>
              </w:ins>
            </w:sdtContent>
          </w:sdt>
        </w:p>
      </w:sdtContent>
    </w:sdt>
    <w:sdt>
      <w:sdtPr>
        <w:id w:val="650897863"/>
        <w:tag w:val="goog_rdk_3218"/>
      </w:sdtPr>
      <w:sdtContent>
        <w:p w:rsidR="00000000" w:rsidDel="00000000" w:rsidP="00000000" w:rsidRDefault="00000000" w:rsidRPr="00000000" w14:paraId="000002B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0050518"/>
              <w:tag w:val="goog_rdk_3215"/>
            </w:sdtPr>
            <w:sdtContent>
              <w:ins w:author="Rossi Rossi" w:id="102" w:date="2026-09-22T06:56:59Z">
                <w:sdt>
                  <w:sdtPr>
                    <w:id w:val="1994919819"/>
                    <w:tag w:val="goog_rdk_3216"/>
                  </w:sdtPr>
                  <w:sdtContent>
                    <w:del w:author="Nivesh" w:id="19" w:date="2026-09-25T10:03:37Z"/>
                  </w:sdtContent>
                </w:sdt>
              </w:ins>
              <w:sdt>
                <w:sdtPr>
                  <w:id w:val="-1772115515"/>
                  <w:tag w:val="goog_rdk_32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84264758"/>
        <w:tag w:val="goog_rdk_3222"/>
      </w:sdtPr>
      <w:sdtContent>
        <w:p w:rsidR="00000000" w:rsidDel="00000000" w:rsidP="00000000" w:rsidRDefault="00000000" w:rsidRPr="00000000" w14:paraId="000002B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0510467"/>
              <w:tag w:val="goog_rdk_3219"/>
            </w:sdtPr>
            <w:sdtContent>
              <w:ins w:author="Rossi Rossi" w:id="102" w:date="2026-09-22T06:56:59Z">
                <w:sdt>
                  <w:sdtPr>
                    <w:id w:val="1189717752"/>
                    <w:tag w:val="goog_rdk_3220"/>
                  </w:sdtPr>
                  <w:sdtContent>
                    <w:del w:author="Nivesh" w:id="19" w:date="2026-09-25T10:03:37Z"/>
                  </w:sdtContent>
                </w:sdt>
              </w:ins>
              <w:sdt>
                <w:sdtPr>
                  <w:id w:val="-545595768"/>
                  <w:tag w:val="goog_rdk_32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941341711"/>
        <w:tag w:val="goog_rdk_3226"/>
      </w:sdtPr>
      <w:sdtContent>
        <w:p w:rsidR="00000000" w:rsidDel="00000000" w:rsidP="00000000" w:rsidRDefault="00000000" w:rsidRPr="00000000" w14:paraId="000002B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9153015"/>
              <w:tag w:val="goog_rdk_3223"/>
            </w:sdtPr>
            <w:sdtContent>
              <w:ins w:author="Rossi Rossi" w:id="102" w:date="2026-09-22T06:56:59Z">
                <w:sdt>
                  <w:sdtPr>
                    <w:id w:val="-930668015"/>
                    <w:tag w:val="goog_rdk_3224"/>
                  </w:sdtPr>
                  <w:sdtContent>
                    <w:del w:author="Nivesh" w:id="19" w:date="2026-09-25T10:03:37Z"/>
                  </w:sdtContent>
                </w:sdt>
              </w:ins>
              <w:sdt>
                <w:sdtPr>
                  <w:id w:val="1778595749"/>
                  <w:tag w:val="goog_rdk_32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8940780"/>
        <w:tag w:val="goog_rdk_3230"/>
      </w:sdtPr>
      <w:sdtContent>
        <w:p w:rsidR="00000000" w:rsidDel="00000000" w:rsidP="00000000" w:rsidRDefault="00000000" w:rsidRPr="00000000" w14:paraId="000002B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4388677"/>
              <w:tag w:val="goog_rdk_3227"/>
            </w:sdtPr>
            <w:sdtContent>
              <w:ins w:author="Rossi Rossi" w:id="102" w:date="2026-09-22T06:56:59Z">
                <w:sdt>
                  <w:sdtPr>
                    <w:id w:val="513314417"/>
                    <w:tag w:val="goog_rdk_3228"/>
                  </w:sdtPr>
                  <w:sdtContent>
                    <w:del w:author="Nivesh" w:id="19" w:date="2026-09-25T10:03:37Z"/>
                  </w:sdtContent>
                </w:sdt>
              </w:ins>
              <w:sdt>
                <w:sdtPr>
                  <w:id w:val="652959841"/>
                  <w:tag w:val="goog_rdk_32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~/.zshrc &amp;&amp; open ~/.zshrc</w:delText>
                      </w:r>
                    </w:del>
                  </w:ins>
                </w:sdtContent>
              </w:sdt>
              <w:ins w:author="Rossi Rossi" w:id="102" w:date="2026-09-22T06:56:59Z">
                <w:del w:author="Nivesh" w:id="19" w:date="2026-09-25T10:03:37Z"/>
              </w:ins>
            </w:sdtContent>
          </w:sdt>
        </w:p>
      </w:sdtContent>
    </w:sdt>
    <w:sdt>
      <w:sdtPr>
        <w:id w:val="-1055975745"/>
        <w:tag w:val="goog_rdk_3234"/>
      </w:sdtPr>
      <w:sdtContent>
        <w:p w:rsidR="00000000" w:rsidDel="00000000" w:rsidP="00000000" w:rsidRDefault="00000000" w:rsidRPr="00000000" w14:paraId="000002B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8500770"/>
              <w:tag w:val="goog_rdk_3231"/>
            </w:sdtPr>
            <w:sdtContent>
              <w:ins w:author="Rossi Rossi" w:id="102" w:date="2026-09-22T06:56:59Z">
                <w:sdt>
                  <w:sdtPr>
                    <w:id w:val="143674449"/>
                    <w:tag w:val="goog_rdk_3232"/>
                  </w:sdtPr>
                  <w:sdtContent>
                    <w:del w:author="Nivesh" w:id="19" w:date="2026-09-25T10:03:37Z"/>
                  </w:sdtContent>
                </w:sdt>
              </w:ins>
              <w:sdt>
                <w:sdtPr>
                  <w:id w:val="677949141"/>
                  <w:tag w:val="goog_rdk_32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11585047"/>
        <w:tag w:val="goog_rdk_3238"/>
      </w:sdtPr>
      <w:sdtContent>
        <w:p w:rsidR="00000000" w:rsidDel="00000000" w:rsidP="00000000" w:rsidRDefault="00000000" w:rsidRPr="00000000" w14:paraId="000002B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6282340"/>
              <w:tag w:val="goog_rdk_3235"/>
            </w:sdtPr>
            <w:sdtContent>
              <w:ins w:author="Rossi Rossi" w:id="102" w:date="2026-09-22T06:56:59Z">
                <w:sdt>
                  <w:sdtPr>
                    <w:id w:val="607979173"/>
                    <w:tag w:val="goog_rdk_3236"/>
                  </w:sdtPr>
                  <w:sdtContent>
                    <w:del w:author="Nivesh" w:id="19" w:date="2026-09-25T10:03:37Z"/>
                  </w:sdtContent>
                </w:sdt>
              </w:ins>
              <w:sdt>
                <w:sdtPr>
                  <w:id w:val="1889925626"/>
                  <w:tag w:val="goog_rdk_32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w:delText>
                      </w:r>
                    </w:del>
                  </w:ins>
                </w:sdtContent>
              </w:sdt>
              <w:ins w:author="Rossi Rossi" w:id="102" w:date="2026-09-22T06:56:59Z">
                <w:del w:author="Nivesh" w:id="19" w:date="2026-09-25T10:03:37Z"/>
              </w:ins>
            </w:sdtContent>
          </w:sdt>
        </w:p>
      </w:sdtContent>
    </w:sdt>
    <w:sdt>
      <w:sdtPr>
        <w:id w:val="355814285"/>
        <w:tag w:val="goog_rdk_3242"/>
      </w:sdtPr>
      <w:sdtContent>
        <w:p w:rsidR="00000000" w:rsidDel="00000000" w:rsidP="00000000" w:rsidRDefault="00000000" w:rsidRPr="00000000" w14:paraId="000002B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8998356"/>
              <w:tag w:val="goog_rdk_3239"/>
            </w:sdtPr>
            <w:sdtContent>
              <w:ins w:author="Rossi Rossi" w:id="102" w:date="2026-09-22T06:56:59Z">
                <w:sdt>
                  <w:sdtPr>
                    <w:id w:val="1016902018"/>
                    <w:tag w:val="goog_rdk_3240"/>
                  </w:sdtPr>
                  <w:sdtContent>
                    <w:del w:author="Nivesh" w:id="19" w:date="2026-09-25T10:03:37Z"/>
                  </w:sdtContent>
                </w:sdt>
              </w:ins>
              <w:sdt>
                <w:sdtPr>
                  <w:id w:val="1053802144"/>
                  <w:tag w:val="goog_rdk_32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03098617"/>
        <w:tag w:val="goog_rdk_3246"/>
      </w:sdtPr>
      <w:sdtContent>
        <w:p w:rsidR="00000000" w:rsidDel="00000000" w:rsidP="00000000" w:rsidRDefault="00000000" w:rsidRPr="00000000" w14:paraId="000002B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1870096"/>
              <w:tag w:val="goog_rdk_3243"/>
            </w:sdtPr>
            <w:sdtContent>
              <w:ins w:author="Rossi Rossi" w:id="102" w:date="2026-09-22T06:56:59Z">
                <w:sdt>
                  <w:sdtPr>
                    <w:id w:val="-160018121"/>
                    <w:tag w:val="goog_rdk_3244"/>
                  </w:sdtPr>
                  <w:sdtContent>
                    <w:del w:author="Nivesh" w:id="19" w:date="2026-09-25T10:03:37Z"/>
                  </w:sdtContent>
                </w:sdt>
              </w:ins>
              <w:sdt>
                <w:sdtPr>
                  <w:id w:val="-1906595314"/>
                  <w:tag w:val="goog_rdk_32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86585959"/>
        <w:tag w:val="goog_rdk_3250"/>
      </w:sdtPr>
      <w:sdtContent>
        <w:p w:rsidR="00000000" w:rsidDel="00000000" w:rsidP="00000000" w:rsidRDefault="00000000" w:rsidRPr="00000000" w14:paraId="000002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07428948"/>
              <w:tag w:val="goog_rdk_3247"/>
            </w:sdtPr>
            <w:sdtContent>
              <w:ins w:author="Rossi Rossi" w:id="102" w:date="2026-09-22T06:56:59Z">
                <w:sdt>
                  <w:sdtPr>
                    <w:id w:val="373522179"/>
                    <w:tag w:val="goog_rdk_3248"/>
                  </w:sdtPr>
                  <w:sdtContent>
                    <w:del w:author="Nivesh" w:id="19" w:date="2026-09-25T10:03:37Z"/>
                  </w:sdtContent>
                </w:sdt>
              </w:ins>
              <w:sdt>
                <w:sdtPr>
                  <w:id w:val="227731293"/>
                  <w:tag w:val="goog_rdk_32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2133544"/>
        <w:tag w:val="goog_rdk_3254"/>
      </w:sdtPr>
      <w:sdtContent>
        <w:p w:rsidR="00000000" w:rsidDel="00000000" w:rsidP="00000000" w:rsidRDefault="00000000" w:rsidRPr="00000000" w14:paraId="000002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18686166"/>
              <w:tag w:val="goog_rdk_3251"/>
            </w:sdtPr>
            <w:sdtContent>
              <w:ins w:author="Rossi Rossi" w:id="102" w:date="2026-09-22T06:56:59Z">
                <w:sdt>
                  <w:sdtPr>
                    <w:id w:val="828501809"/>
                    <w:tag w:val="goog_rdk_3252"/>
                  </w:sdtPr>
                  <w:sdtContent>
                    <w:del w:author="Nivesh" w:id="19" w:date="2026-09-25T10:03:37Z"/>
                  </w:sdtContent>
                </w:sdt>
              </w:ins>
              <w:sdt>
                <w:sdtPr>
                  <w:id w:val="-595079868"/>
                  <w:tag w:val="goog_rdk_32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848656879"/>
        <w:tag w:val="goog_rdk_3258"/>
      </w:sdtPr>
      <w:sdtContent>
        <w:p w:rsidR="00000000" w:rsidDel="00000000" w:rsidP="00000000" w:rsidRDefault="00000000" w:rsidRPr="00000000" w14:paraId="000002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97249993"/>
              <w:tag w:val="goog_rdk_3255"/>
            </w:sdtPr>
            <w:sdtContent>
              <w:ins w:author="Rossi Rossi" w:id="102" w:date="2026-09-22T06:56:59Z">
                <w:sdt>
                  <w:sdtPr>
                    <w:id w:val="-875533356"/>
                    <w:tag w:val="goog_rdk_3256"/>
                  </w:sdtPr>
                  <w:sdtContent>
                    <w:del w:author="Nivesh" w:id="19" w:date="2026-09-25T10:03:37Z"/>
                  </w:sdtContent>
                </w:sdt>
              </w:ins>
              <w:sdt>
                <w:sdtPr>
                  <w:id w:val="-1141062006"/>
                  <w:tag w:val="goog_rdk_32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70705373"/>
        <w:tag w:val="goog_rdk_3262"/>
      </w:sdtPr>
      <w:sdtContent>
        <w:p w:rsidR="00000000" w:rsidDel="00000000" w:rsidP="00000000" w:rsidRDefault="00000000" w:rsidRPr="00000000" w14:paraId="000002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1135951"/>
              <w:tag w:val="goog_rdk_3259"/>
            </w:sdtPr>
            <w:sdtContent>
              <w:ins w:author="Rossi Rossi" w:id="102" w:date="2026-09-22T06:56:59Z">
                <w:sdt>
                  <w:sdtPr>
                    <w:id w:val="354552207"/>
                    <w:tag w:val="goog_rdk_3260"/>
                  </w:sdtPr>
                  <w:sdtContent>
                    <w:del w:author="Nivesh" w:id="19" w:date="2026-09-25T10:03:37Z"/>
                  </w:sdtContent>
                </w:sdt>
              </w:ins>
              <w:sdt>
                <w:sdtPr>
                  <w:id w:val="-1617194615"/>
                  <w:tag w:val="goog_rdk_32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~/.zshrc</w:delText>
                      </w:r>
                    </w:del>
                  </w:ins>
                </w:sdtContent>
              </w:sdt>
              <w:ins w:author="Rossi Rossi" w:id="102" w:date="2026-09-22T06:56:59Z">
                <w:del w:author="Nivesh" w:id="19" w:date="2026-09-25T10:03:37Z"/>
              </w:ins>
            </w:sdtContent>
          </w:sdt>
        </w:p>
      </w:sdtContent>
    </w:sdt>
    <w:sdt>
      <w:sdtPr>
        <w:id w:val="1409687303"/>
        <w:tag w:val="goog_rdk_3266"/>
      </w:sdtPr>
      <w:sdtContent>
        <w:p w:rsidR="00000000" w:rsidDel="00000000" w:rsidP="00000000" w:rsidRDefault="00000000" w:rsidRPr="00000000" w14:paraId="000002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07140682"/>
              <w:tag w:val="goog_rdk_3263"/>
            </w:sdtPr>
            <w:sdtContent>
              <w:ins w:author="Rossi Rossi" w:id="102" w:date="2026-09-22T06:56:59Z">
                <w:sdt>
                  <w:sdtPr>
                    <w:id w:val="-803895085"/>
                    <w:tag w:val="goog_rdk_3264"/>
                  </w:sdtPr>
                  <w:sdtContent>
                    <w:del w:author="Nivesh" w:id="19" w:date="2026-09-25T10:03:37Z"/>
                  </w:sdtContent>
                </w:sdt>
              </w:ins>
              <w:sdt>
                <w:sdtPr>
                  <w:id w:val="-1619971439"/>
                  <w:tag w:val="goog_rdk_32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30000848"/>
        <w:tag w:val="goog_rdk_3270"/>
      </w:sdtPr>
      <w:sdtContent>
        <w:p w:rsidR="00000000" w:rsidDel="00000000" w:rsidP="00000000" w:rsidRDefault="00000000" w:rsidRPr="00000000" w14:paraId="000002C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1010085"/>
              <w:tag w:val="goog_rdk_3267"/>
            </w:sdtPr>
            <w:sdtContent>
              <w:ins w:author="Rossi Rossi" w:id="102" w:date="2026-09-22T06:56:59Z">
                <w:sdt>
                  <w:sdtPr>
                    <w:id w:val="-1851905907"/>
                    <w:tag w:val="goog_rdk_3268"/>
                  </w:sdtPr>
                  <w:sdtContent>
                    <w:del w:author="Nivesh" w:id="19" w:date="2026-09-25T10:03:37Z"/>
                  </w:sdtContent>
                </w:sdt>
              </w:ins>
              <w:sdt>
                <w:sdtPr>
                  <w:id w:val="758396964"/>
                  <w:tag w:val="goog_rdk_32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Windows</w:delText>
                      </w:r>
                    </w:del>
                  </w:ins>
                </w:sdtContent>
              </w:sdt>
              <w:ins w:author="Rossi Rossi" w:id="102" w:date="2026-09-22T06:56:59Z">
                <w:del w:author="Nivesh" w:id="19" w:date="2026-09-25T10:03:37Z"/>
              </w:ins>
            </w:sdtContent>
          </w:sdt>
        </w:p>
      </w:sdtContent>
    </w:sdt>
    <w:sdt>
      <w:sdtPr>
        <w:id w:val="-1896691859"/>
        <w:tag w:val="goog_rdk_3274"/>
      </w:sdtPr>
      <w:sdtContent>
        <w:p w:rsidR="00000000" w:rsidDel="00000000" w:rsidP="00000000" w:rsidRDefault="00000000" w:rsidRPr="00000000" w14:paraId="000002C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296221"/>
              <w:tag w:val="goog_rdk_3271"/>
            </w:sdtPr>
            <w:sdtContent>
              <w:ins w:author="Rossi Rossi" w:id="102" w:date="2026-09-22T06:56:59Z">
                <w:sdt>
                  <w:sdtPr>
                    <w:id w:val="-882483283"/>
                    <w:tag w:val="goog_rdk_3272"/>
                  </w:sdtPr>
                  <w:sdtContent>
                    <w:del w:author="Nivesh" w:id="19" w:date="2026-09-25T10:03:37Z"/>
                  </w:sdtContent>
                </w:sdt>
              </w:ins>
              <w:sdt>
                <w:sdtPr>
                  <w:id w:val="-106420841"/>
                  <w:tag w:val="goog_rdk_32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33760813"/>
        <w:tag w:val="goog_rdk_3278"/>
      </w:sdtPr>
      <w:sdtContent>
        <w:p w:rsidR="00000000" w:rsidDel="00000000" w:rsidP="00000000" w:rsidRDefault="00000000" w:rsidRPr="00000000" w14:paraId="000002C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1510219"/>
              <w:tag w:val="goog_rdk_3275"/>
            </w:sdtPr>
            <w:sdtContent>
              <w:ins w:author="Rossi Rossi" w:id="102" w:date="2026-09-22T06:56:59Z">
                <w:sdt>
                  <w:sdtPr>
                    <w:id w:val="-601081020"/>
                    <w:tag w:val="goog_rdk_3276"/>
                  </w:sdtPr>
                  <w:sdtContent>
                    <w:del w:author="Nivesh" w:id="19" w:date="2026-09-25T10:03:37Z"/>
                  </w:sdtContent>
                </w:sdt>
              </w:ins>
              <w:sdt>
                <w:sdtPr>
                  <w:id w:val="-1195759036"/>
                  <w:tag w:val="goog_rdk_32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02" w:date="2026-09-22T06:56:59Z">
                <w:del w:author="Nivesh" w:id="19" w:date="2026-09-25T10:03:37Z"/>
              </w:ins>
            </w:sdtContent>
          </w:sdt>
        </w:p>
      </w:sdtContent>
    </w:sdt>
    <w:sdt>
      <w:sdtPr>
        <w:id w:val="-1737344873"/>
        <w:tag w:val="goog_rdk_3282"/>
      </w:sdtPr>
      <w:sdtContent>
        <w:p w:rsidR="00000000" w:rsidDel="00000000" w:rsidP="00000000" w:rsidRDefault="00000000" w:rsidRPr="00000000" w14:paraId="000002C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7049075"/>
              <w:tag w:val="goog_rdk_3279"/>
            </w:sdtPr>
            <w:sdtContent>
              <w:ins w:author="Rossi Rossi" w:id="102" w:date="2026-09-22T06:56:59Z">
                <w:sdt>
                  <w:sdtPr>
                    <w:id w:val="990536252"/>
                    <w:tag w:val="goog_rdk_3280"/>
                  </w:sdtPr>
                  <w:sdtContent>
                    <w:del w:author="Nivesh" w:id="19" w:date="2026-09-25T10:03:37Z"/>
                  </w:sdtContent>
                </w:sdt>
              </w:ins>
              <w:sdt>
                <w:sdtPr>
                  <w:id w:val="-1493665598"/>
                  <w:tag w:val="goog_rdk_32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02" w:date="2026-09-22T06:56:59Z">
                <w:del w:author="Nivesh" w:id="19" w:date="2026-09-25T10:03:37Z"/>
              </w:ins>
            </w:sdtContent>
          </w:sdt>
        </w:p>
      </w:sdtContent>
    </w:sdt>
    <w:sdt>
      <w:sdtPr>
        <w:id w:val="1663779476"/>
        <w:tag w:val="goog_rdk_3286"/>
      </w:sdtPr>
      <w:sdtContent>
        <w:p w:rsidR="00000000" w:rsidDel="00000000" w:rsidP="00000000" w:rsidRDefault="00000000" w:rsidRPr="00000000" w14:paraId="000002C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83830"/>
              <w:tag w:val="goog_rdk_3283"/>
            </w:sdtPr>
            <w:sdtContent>
              <w:ins w:author="Rossi Rossi" w:id="102" w:date="2026-09-22T06:56:59Z">
                <w:sdt>
                  <w:sdtPr>
                    <w:id w:val="1393553198"/>
                    <w:tag w:val="goog_rdk_3284"/>
                  </w:sdtPr>
                  <w:sdtContent>
                    <w:del w:author="Nivesh" w:id="19" w:date="2026-09-25T10:03:37Z"/>
                  </w:sdtContent>
                </w:sdt>
              </w:ins>
              <w:sdt>
                <w:sdtPr>
                  <w:id w:val="1812389250"/>
                  <w:tag w:val="goog_rdk_32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02" w:date="2026-09-22T06:56:59Z">
                <w:del w:author="Nivesh" w:id="19" w:date="2026-09-25T10:03:37Z"/>
              </w:ins>
            </w:sdtContent>
          </w:sdt>
        </w:p>
      </w:sdtContent>
    </w:sdt>
    <w:sdt>
      <w:sdtPr>
        <w:id w:val="1041263661"/>
        <w:tag w:val="goog_rdk_3290"/>
      </w:sdtPr>
      <w:sdtContent>
        <w:p w:rsidR="00000000" w:rsidDel="00000000" w:rsidP="00000000" w:rsidRDefault="00000000" w:rsidRPr="00000000" w14:paraId="000002C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78352429"/>
              <w:tag w:val="goog_rdk_3287"/>
            </w:sdtPr>
            <w:sdtContent>
              <w:ins w:author="Rossi Rossi" w:id="102" w:date="2026-09-22T06:56:59Z">
                <w:sdt>
                  <w:sdtPr>
                    <w:id w:val="-1749767510"/>
                    <w:tag w:val="goog_rdk_3288"/>
                  </w:sdtPr>
                  <w:sdtContent>
                    <w:del w:author="Nivesh" w:id="19" w:date="2026-09-25T10:03:37Z"/>
                  </w:sdtContent>
                </w:sdt>
              </w:ins>
              <w:sdt>
                <w:sdtPr>
                  <w:id w:val="1659924972"/>
                  <w:tag w:val="goog_rdk_32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02" w:date="2026-09-22T06:56:59Z">
                <w:del w:author="Nivesh" w:id="19" w:date="2026-09-25T10:03:37Z"/>
              </w:ins>
            </w:sdtContent>
          </w:sdt>
        </w:p>
      </w:sdtContent>
    </w:sdt>
    <w:sdt>
      <w:sdtPr>
        <w:id w:val="162490000"/>
        <w:tag w:val="goog_rdk_3294"/>
      </w:sdtPr>
      <w:sdtContent>
        <w:p w:rsidR="00000000" w:rsidDel="00000000" w:rsidP="00000000" w:rsidRDefault="00000000" w:rsidRPr="00000000" w14:paraId="000002C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74639"/>
              <w:tag w:val="goog_rdk_3291"/>
            </w:sdtPr>
            <w:sdtContent>
              <w:ins w:author="Rossi Rossi" w:id="102" w:date="2026-09-22T06:56:59Z">
                <w:sdt>
                  <w:sdtPr>
                    <w:id w:val="167663112"/>
                    <w:tag w:val="goog_rdk_3292"/>
                  </w:sdtPr>
                  <w:sdtContent>
                    <w:del w:author="Nivesh" w:id="19" w:date="2026-09-25T10:03:37Z"/>
                  </w:sdtContent>
                </w:sdt>
              </w:ins>
              <w:sdt>
                <w:sdtPr>
                  <w:id w:val="-34634371"/>
                  <w:tag w:val="goog_rdk_32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1822166231"/>
        <w:tag w:val="goog_rdk_3298"/>
      </w:sdtPr>
      <w:sdtContent>
        <w:p w:rsidR="00000000" w:rsidDel="00000000" w:rsidP="00000000" w:rsidRDefault="00000000" w:rsidRPr="00000000" w14:paraId="000002C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743388"/>
              <w:tag w:val="goog_rdk_3295"/>
            </w:sdtPr>
            <w:sdtContent>
              <w:ins w:author="Rossi Rossi" w:id="102" w:date="2026-09-22T06:56:59Z">
                <w:sdt>
                  <w:sdtPr>
                    <w:id w:val="-691074473"/>
                    <w:tag w:val="goog_rdk_3296"/>
                  </w:sdtPr>
                  <w:sdtContent>
                    <w:del w:author="Nivesh" w:id="19" w:date="2026-09-25T10:03:37Z"/>
                  </w:sdtContent>
                </w:sdt>
              </w:ins>
              <w:sdt>
                <w:sdtPr>
                  <w:id w:val="-1900405838"/>
                  <w:tag w:val="goog_rdk_32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09545948"/>
        <w:tag w:val="goog_rdk_3302"/>
      </w:sdtPr>
      <w:sdtContent>
        <w:p w:rsidR="00000000" w:rsidDel="00000000" w:rsidP="00000000" w:rsidRDefault="00000000" w:rsidRPr="00000000" w14:paraId="000002C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7992354"/>
              <w:tag w:val="goog_rdk_3299"/>
            </w:sdtPr>
            <w:sdtContent>
              <w:ins w:author="Rossi Rossi" w:id="102" w:date="2026-09-22T06:56:59Z">
                <w:sdt>
                  <w:sdtPr>
                    <w:id w:val="-367795909"/>
                    <w:tag w:val="goog_rdk_3300"/>
                  </w:sdtPr>
                  <w:sdtContent>
                    <w:del w:author="Nivesh" w:id="19" w:date="2026-09-25T10:03:37Z"/>
                  </w:sdtContent>
                </w:sdt>
              </w:ins>
              <w:sdt>
                <w:sdtPr>
                  <w:id w:val="970102670"/>
                  <w:tag w:val="goog_rdk_33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1917892751"/>
        <w:tag w:val="goog_rdk_3306"/>
      </w:sdtPr>
      <w:sdtContent>
        <w:p w:rsidR="00000000" w:rsidDel="00000000" w:rsidP="00000000" w:rsidRDefault="00000000" w:rsidRPr="00000000" w14:paraId="000002C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2142377"/>
              <w:tag w:val="goog_rdk_3303"/>
            </w:sdtPr>
            <w:sdtContent>
              <w:ins w:author="Rossi Rossi" w:id="102" w:date="2026-09-22T06:56:59Z">
                <w:sdt>
                  <w:sdtPr>
                    <w:id w:val="-2052691449"/>
                    <w:tag w:val="goog_rdk_3304"/>
                  </w:sdtPr>
                  <w:sdtContent>
                    <w:del w:author="Nivesh" w:id="19" w:date="2026-09-25T10:03:37Z"/>
                  </w:sdtContent>
                </w:sdt>
              </w:ins>
              <w:sdt>
                <w:sdtPr>
                  <w:id w:val="-502696971"/>
                  <w:tag w:val="goog_rdk_33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79387935"/>
        <w:tag w:val="goog_rdk_3310"/>
      </w:sdtPr>
      <w:sdtContent>
        <w:p w:rsidR="00000000" w:rsidDel="00000000" w:rsidP="00000000" w:rsidRDefault="00000000" w:rsidRPr="00000000" w14:paraId="000002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3074012"/>
              <w:tag w:val="goog_rdk_3307"/>
            </w:sdtPr>
            <w:sdtContent>
              <w:ins w:author="Rossi Rossi" w:id="102" w:date="2026-09-22T06:56:59Z">
                <w:sdt>
                  <w:sdtPr>
                    <w:id w:val="-689265590"/>
                    <w:tag w:val="goog_rdk_3308"/>
                  </w:sdtPr>
                  <w:sdtContent>
                    <w:del w:author="Nivesh" w:id="19" w:date="2026-09-25T10:03:37Z"/>
                  </w:sdtContent>
                </w:sdt>
              </w:ins>
              <w:sdt>
                <w:sdtPr>
                  <w:id w:val="-460971904"/>
                  <w:tag w:val="goog_rdk_33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436332756"/>
        <w:tag w:val="goog_rdk_3314"/>
      </w:sdtPr>
      <w:sdtContent>
        <w:p w:rsidR="00000000" w:rsidDel="00000000" w:rsidP="00000000" w:rsidRDefault="00000000" w:rsidRPr="00000000" w14:paraId="000002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0036524"/>
              <w:tag w:val="goog_rdk_3311"/>
            </w:sdtPr>
            <w:sdtContent>
              <w:ins w:author="Rossi Rossi" w:id="102" w:date="2026-09-22T06:56:59Z">
                <w:sdt>
                  <w:sdtPr>
                    <w:id w:val="-1597605745"/>
                    <w:tag w:val="goog_rdk_3312"/>
                  </w:sdtPr>
                  <w:sdtContent>
                    <w:del w:author="Nivesh" w:id="19" w:date="2026-09-25T10:03:37Z"/>
                  </w:sdtContent>
                </w:sdt>
              </w:ins>
              <w:sdt>
                <w:sdtPr>
                  <w:id w:val="613574055"/>
                  <w:tag w:val="goog_rdk_33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1914066009"/>
        <w:tag w:val="goog_rdk_3318"/>
      </w:sdtPr>
      <w:sdtContent>
        <w:p w:rsidR="00000000" w:rsidDel="00000000" w:rsidP="00000000" w:rsidRDefault="00000000" w:rsidRPr="00000000" w14:paraId="000002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342885"/>
              <w:tag w:val="goog_rdk_3315"/>
            </w:sdtPr>
            <w:sdtContent>
              <w:ins w:author="Rossi Rossi" w:id="102" w:date="2026-09-22T06:56:59Z">
                <w:sdt>
                  <w:sdtPr>
                    <w:id w:val="-910233310"/>
                    <w:tag w:val="goog_rdk_3316"/>
                  </w:sdtPr>
                  <w:sdtContent>
                    <w:del w:author="Nivesh" w:id="19" w:date="2026-09-25T10:03:37Z"/>
                  </w:sdtContent>
                </w:sdt>
              </w:ins>
              <w:sdt>
                <w:sdtPr>
                  <w:id w:val="474277092"/>
                  <w:tag w:val="goog_rdk_33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43148906"/>
        <w:tag w:val="goog_rdk_3322"/>
      </w:sdtPr>
      <w:sdtContent>
        <w:p w:rsidR="00000000" w:rsidDel="00000000" w:rsidP="00000000" w:rsidRDefault="00000000" w:rsidRPr="00000000" w14:paraId="000002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0909409"/>
              <w:tag w:val="goog_rdk_3319"/>
            </w:sdtPr>
            <w:sdtContent>
              <w:ins w:author="Rossi Rossi" w:id="102" w:date="2026-09-22T06:56:59Z">
                <w:sdt>
                  <w:sdtPr>
                    <w:id w:val="-1525503254"/>
                    <w:tag w:val="goog_rdk_3320"/>
                  </w:sdtPr>
                  <w:sdtContent>
                    <w:del w:author="Nivesh" w:id="19" w:date="2026-09-25T10:03:37Z"/>
                  </w:sdtContent>
                </w:sdt>
              </w:ins>
              <w:sdt>
                <w:sdtPr>
                  <w:id w:val="-79391507"/>
                  <w:tag w:val="goog_rdk_33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874764440"/>
        <w:tag w:val="goog_rdk_3326"/>
      </w:sdtPr>
      <w:sdtContent>
        <w:p w:rsidR="00000000" w:rsidDel="00000000" w:rsidP="00000000" w:rsidRDefault="00000000" w:rsidRPr="00000000" w14:paraId="000002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1857565"/>
              <w:tag w:val="goog_rdk_3323"/>
            </w:sdtPr>
            <w:sdtContent>
              <w:ins w:author="Rossi Rossi" w:id="102" w:date="2026-09-22T06:56:59Z">
                <w:sdt>
                  <w:sdtPr>
                    <w:id w:val="1255160794"/>
                    <w:tag w:val="goog_rdk_3324"/>
                  </w:sdtPr>
                  <w:sdtContent>
                    <w:del w:author="Nivesh" w:id="19" w:date="2026-09-25T10:03:37Z"/>
                  </w:sdtContent>
                </w:sdt>
              </w:ins>
              <w:sdt>
                <w:sdtPr>
                  <w:id w:val="-1166518646"/>
                  <w:tag w:val="goog_rdk_33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13878077"/>
        <w:tag w:val="goog_rdk_3330"/>
      </w:sdtPr>
      <w:sdtContent>
        <w:p w:rsidR="00000000" w:rsidDel="00000000" w:rsidP="00000000" w:rsidRDefault="00000000" w:rsidRPr="00000000" w14:paraId="000002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00201797"/>
              <w:tag w:val="goog_rdk_3327"/>
            </w:sdtPr>
            <w:sdtContent>
              <w:ins w:author="Rossi Rossi" w:id="102" w:date="2026-09-22T06:56:59Z">
                <w:sdt>
                  <w:sdtPr>
                    <w:id w:val="728402690"/>
                    <w:tag w:val="goog_rdk_3328"/>
                  </w:sdtPr>
                  <w:sdtContent>
                    <w:del w:author="Nivesh" w:id="19" w:date="2026-09-25T10:03:37Z"/>
                  </w:sdtContent>
                </w:sdt>
              </w:ins>
              <w:sdt>
                <w:sdtPr>
                  <w:id w:val="-104138054"/>
                  <w:tag w:val="goog_rdk_33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1585781816"/>
        <w:tag w:val="goog_rdk_3334"/>
      </w:sdtPr>
      <w:sdtContent>
        <w:p w:rsidR="00000000" w:rsidDel="00000000" w:rsidP="00000000" w:rsidRDefault="00000000" w:rsidRPr="00000000" w14:paraId="000002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5060557"/>
              <w:tag w:val="goog_rdk_3331"/>
            </w:sdtPr>
            <w:sdtContent>
              <w:ins w:author="Rossi Rossi" w:id="102" w:date="2026-09-22T06:56:59Z">
                <w:sdt>
                  <w:sdtPr>
                    <w:id w:val="543970478"/>
                    <w:tag w:val="goog_rdk_3332"/>
                  </w:sdtPr>
                  <w:sdtContent>
                    <w:del w:author="Nivesh" w:id="19" w:date="2026-09-25T10:03:37Z"/>
                  </w:sdtContent>
                </w:sdt>
              </w:ins>
              <w:sdt>
                <w:sdtPr>
                  <w:id w:val="1602050217"/>
                  <w:tag w:val="goog_rdk_33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1491182"/>
        <w:tag w:val="goog_rdk_3338"/>
      </w:sdtPr>
      <w:sdtContent>
        <w:p w:rsidR="00000000" w:rsidDel="00000000" w:rsidP="00000000" w:rsidRDefault="00000000" w:rsidRPr="00000000" w14:paraId="000002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9687626"/>
              <w:tag w:val="goog_rdk_3335"/>
            </w:sdtPr>
            <w:sdtContent>
              <w:ins w:author="Rossi Rossi" w:id="102" w:date="2026-09-22T06:56:59Z">
                <w:sdt>
                  <w:sdtPr>
                    <w:id w:val="-1427679040"/>
                    <w:tag w:val="goog_rdk_3336"/>
                  </w:sdtPr>
                  <w:sdtContent>
                    <w:del w:author="Nivesh" w:id="19" w:date="2026-09-25T10:03:37Z"/>
                  </w:sdtContent>
                </w:sdt>
              </w:ins>
              <w:sdt>
                <w:sdtPr>
                  <w:id w:val="-2045947996"/>
                  <w:tag w:val="goog_rdk_33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02" w:date="2026-09-22T06:56:59Z">
                <w:del w:author="Nivesh" w:id="19" w:date="2026-09-25T10:03:37Z"/>
              </w:ins>
            </w:sdtContent>
          </w:sdt>
        </w:p>
      </w:sdtContent>
    </w:sdt>
    <w:sdt>
      <w:sdtPr>
        <w:id w:val="-324998834"/>
        <w:tag w:val="goog_rdk_3342"/>
      </w:sdtPr>
      <w:sdtContent>
        <w:p w:rsidR="00000000" w:rsidDel="00000000" w:rsidP="00000000" w:rsidRDefault="00000000" w:rsidRPr="00000000" w14:paraId="000002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7829715"/>
              <w:tag w:val="goog_rdk_3339"/>
            </w:sdtPr>
            <w:sdtContent>
              <w:ins w:author="Rossi Rossi" w:id="102" w:date="2026-09-22T06:56:59Z">
                <w:sdt>
                  <w:sdtPr>
                    <w:id w:val="1918037453"/>
                    <w:tag w:val="goog_rdk_3340"/>
                  </w:sdtPr>
                  <w:sdtContent>
                    <w:del w:author="Nivesh" w:id="19" w:date="2026-09-25T10:03:37Z"/>
                  </w:sdtContent>
                </w:sdt>
              </w:ins>
              <w:sdt>
                <w:sdtPr>
                  <w:id w:val="-1446915908"/>
                  <w:tag w:val="goog_rdk_33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72773493"/>
        <w:tag w:val="goog_rdk_3346"/>
      </w:sdtPr>
      <w:sdtContent>
        <w:p w:rsidR="00000000" w:rsidDel="00000000" w:rsidP="00000000" w:rsidRDefault="00000000" w:rsidRPr="00000000" w14:paraId="000002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376466"/>
              <w:tag w:val="goog_rdk_3343"/>
            </w:sdtPr>
            <w:sdtContent>
              <w:ins w:author="Rossi Rossi" w:id="102" w:date="2026-09-22T06:56:59Z">
                <w:sdt>
                  <w:sdtPr>
                    <w:id w:val="-1056901337"/>
                    <w:tag w:val="goog_rdk_3344"/>
                  </w:sdtPr>
                  <w:sdtContent>
                    <w:del w:author="Nivesh" w:id="19" w:date="2026-09-25T10:03:37Z"/>
                  </w:sdtContent>
                </w:sdt>
              </w:ins>
              <w:sdt>
                <w:sdtPr>
                  <w:id w:val="-1330558871"/>
                  <w:tag w:val="goog_rdk_33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1883642737"/>
        <w:tag w:val="goog_rdk_3350"/>
      </w:sdtPr>
      <w:sdtContent>
        <w:p w:rsidR="00000000" w:rsidDel="00000000" w:rsidP="00000000" w:rsidRDefault="00000000" w:rsidRPr="00000000" w14:paraId="000002D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7260034"/>
              <w:tag w:val="goog_rdk_3347"/>
            </w:sdtPr>
            <w:sdtContent>
              <w:ins w:author="Rossi Rossi" w:id="102" w:date="2026-09-22T06:56:59Z">
                <w:sdt>
                  <w:sdtPr>
                    <w:id w:val="-10521492"/>
                    <w:tag w:val="goog_rdk_3348"/>
                  </w:sdtPr>
                  <w:sdtContent>
                    <w:del w:author="Nivesh" w:id="19" w:date="2026-09-25T10:03:37Z"/>
                  </w:sdtContent>
                </w:sdt>
              </w:ins>
              <w:sdt>
                <w:sdtPr>
                  <w:id w:val="-1428616160"/>
                  <w:tag w:val="goog_rdk_33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1005343765"/>
        <w:tag w:val="goog_rdk_3354"/>
      </w:sdtPr>
      <w:sdtContent>
        <w:p w:rsidR="00000000" w:rsidDel="00000000" w:rsidP="00000000" w:rsidRDefault="00000000" w:rsidRPr="00000000" w14:paraId="000002D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9877355"/>
              <w:tag w:val="goog_rdk_3351"/>
            </w:sdtPr>
            <w:sdtContent>
              <w:ins w:author="Rossi Rossi" w:id="102" w:date="2026-09-22T06:56:59Z">
                <w:sdt>
                  <w:sdtPr>
                    <w:id w:val="-1708642735"/>
                    <w:tag w:val="goog_rdk_3352"/>
                  </w:sdtPr>
                  <w:sdtContent>
                    <w:del w:author="Nivesh" w:id="19" w:date="2026-09-25T10:03:37Z"/>
                  </w:sdtContent>
                </w:sdt>
              </w:ins>
              <w:sdt>
                <w:sdtPr>
                  <w:id w:val="-220618762"/>
                  <w:tag w:val="goog_rdk_33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ins>
            </w:sdtContent>
          </w:sdt>
        </w:p>
      </w:sdtContent>
    </w:sdt>
    <w:sdt>
      <w:sdtPr>
        <w:id w:val="651847213"/>
        <w:tag w:val="goog_rdk_3358"/>
      </w:sdtPr>
      <w:sdtContent>
        <w:p w:rsidR="00000000" w:rsidDel="00000000" w:rsidP="00000000" w:rsidRDefault="00000000" w:rsidRPr="00000000" w14:paraId="000002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9967009"/>
              <w:tag w:val="goog_rdk_3355"/>
            </w:sdtPr>
            <w:sdtContent>
              <w:ins w:author="Rossi Rossi" w:id="102" w:date="2026-09-22T06:56:59Z">
                <w:sdt>
                  <w:sdtPr>
                    <w:id w:val="1520907929"/>
                    <w:tag w:val="goog_rdk_3356"/>
                  </w:sdtPr>
                  <w:sdtContent>
                    <w:del w:author="Nivesh" w:id="19" w:date="2026-09-25T10:03:37Z"/>
                  </w:sdtContent>
                </w:sdt>
              </w:ins>
              <w:sdt>
                <w:sdtPr>
                  <w:id w:val="-161156164"/>
                  <w:tag w:val="goog_rdk_33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327804436"/>
        <w:tag w:val="goog_rdk_3362"/>
      </w:sdtPr>
      <w:sdtContent>
        <w:p w:rsidR="00000000" w:rsidDel="00000000" w:rsidP="00000000" w:rsidRDefault="00000000" w:rsidRPr="00000000" w14:paraId="000002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57104747"/>
              <w:tag w:val="goog_rdk_3359"/>
            </w:sdtPr>
            <w:sdtContent>
              <w:ins w:author="Rossi Rossi" w:id="102" w:date="2026-09-22T06:56:59Z">
                <w:sdt>
                  <w:sdtPr>
                    <w:id w:val="-928761513"/>
                    <w:tag w:val="goog_rdk_3360"/>
                  </w:sdtPr>
                  <w:sdtContent>
                    <w:del w:author="Nivesh" w:id="19" w:date="2026-09-25T10:03:37Z"/>
                  </w:sdtContent>
                </w:sdt>
              </w:ins>
              <w:sdt>
                <w:sdtPr>
                  <w:id w:val="-962530101"/>
                  <w:tag w:val="goog_rdk_33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1064842612"/>
        <w:tag w:val="goog_rdk_3366"/>
      </w:sdtPr>
      <w:sdtContent>
        <w:p w:rsidR="00000000" w:rsidDel="00000000" w:rsidP="00000000" w:rsidRDefault="00000000" w:rsidRPr="00000000" w14:paraId="000002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9129415"/>
              <w:tag w:val="goog_rdk_3363"/>
            </w:sdtPr>
            <w:sdtContent>
              <w:ins w:author="Rossi Rossi" w:id="102" w:date="2026-09-22T06:56:59Z">
                <w:sdt>
                  <w:sdtPr>
                    <w:id w:val="1954143241"/>
                    <w:tag w:val="goog_rdk_3364"/>
                  </w:sdtPr>
                  <w:sdtContent>
                    <w:del w:author="Nivesh" w:id="19" w:date="2026-09-25T10:03:37Z"/>
                  </w:sdtContent>
                </w:sdt>
              </w:ins>
              <w:sdt>
                <w:sdtPr>
                  <w:id w:val="-1477308968"/>
                  <w:tag w:val="goog_rdk_33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02127180"/>
        <w:tag w:val="goog_rdk_3370"/>
      </w:sdtPr>
      <w:sdtContent>
        <w:p w:rsidR="00000000" w:rsidDel="00000000" w:rsidP="00000000" w:rsidRDefault="00000000" w:rsidRPr="00000000" w14:paraId="000002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9833188"/>
              <w:tag w:val="goog_rdk_3367"/>
            </w:sdtPr>
            <w:sdtContent>
              <w:ins w:author="Rossi Rossi" w:id="102" w:date="2026-09-22T06:56:59Z">
                <w:sdt>
                  <w:sdtPr>
                    <w:id w:val="46245407"/>
                    <w:tag w:val="goog_rdk_3368"/>
                  </w:sdtPr>
                  <w:sdtContent>
                    <w:del w:author="Nivesh" w:id="19" w:date="2026-09-25T10:03:37Z"/>
                  </w:sdtContent>
                </w:sdt>
              </w:ins>
              <w:sdt>
                <w:sdtPr>
                  <w:id w:val="1292792546"/>
                  <w:tag w:val="goog_rdk_33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1849003692"/>
        <w:tag w:val="goog_rdk_3374"/>
      </w:sdtPr>
      <w:sdtContent>
        <w:p w:rsidR="00000000" w:rsidDel="00000000" w:rsidP="00000000" w:rsidRDefault="00000000" w:rsidRPr="00000000" w14:paraId="000002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0153997"/>
              <w:tag w:val="goog_rdk_3371"/>
            </w:sdtPr>
            <w:sdtContent>
              <w:ins w:author="Rossi Rossi" w:id="102" w:date="2026-09-22T06:56:59Z">
                <w:sdt>
                  <w:sdtPr>
                    <w:id w:val="-84791985"/>
                    <w:tag w:val="goog_rdk_3372"/>
                  </w:sdtPr>
                  <w:sdtContent>
                    <w:del w:author="Nivesh" w:id="19" w:date="2026-09-25T10:03:37Z"/>
                  </w:sdtContent>
                </w:sdt>
              </w:ins>
              <w:sdt>
                <w:sdtPr>
                  <w:id w:val="1982092077"/>
                  <w:tag w:val="goog_rdk_33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56671467"/>
        <w:tag w:val="goog_rdk_3378"/>
      </w:sdtPr>
      <w:sdtContent>
        <w:p w:rsidR="00000000" w:rsidDel="00000000" w:rsidP="00000000" w:rsidRDefault="00000000" w:rsidRPr="00000000" w14:paraId="000002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0702395"/>
              <w:tag w:val="goog_rdk_3375"/>
            </w:sdtPr>
            <w:sdtContent>
              <w:ins w:author="Rossi Rossi" w:id="102" w:date="2026-09-22T06:56:59Z">
                <w:sdt>
                  <w:sdtPr>
                    <w:id w:val="-459242111"/>
                    <w:tag w:val="goog_rdk_3376"/>
                  </w:sdtPr>
                  <w:sdtContent>
                    <w:del w:author="Nivesh" w:id="19" w:date="2026-09-25T10:03:37Z"/>
                  </w:sdtContent>
                </w:sdt>
              </w:ins>
              <w:sdt>
                <w:sdtPr>
                  <w:id w:val="-1451077687"/>
                  <w:tag w:val="goog_rdk_33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1606925077"/>
        <w:tag w:val="goog_rdk_3382"/>
      </w:sdtPr>
      <w:sdtContent>
        <w:p w:rsidR="00000000" w:rsidDel="00000000" w:rsidP="00000000" w:rsidRDefault="00000000" w:rsidRPr="00000000" w14:paraId="000002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7756661"/>
              <w:tag w:val="goog_rdk_3379"/>
            </w:sdtPr>
            <w:sdtContent>
              <w:ins w:author="Rossi Rossi" w:id="102" w:date="2026-09-22T06:56:59Z">
                <w:sdt>
                  <w:sdtPr>
                    <w:id w:val="1560619775"/>
                    <w:tag w:val="goog_rdk_3380"/>
                  </w:sdtPr>
                  <w:sdtContent>
                    <w:del w:author="Nivesh" w:id="19" w:date="2026-09-25T10:03:37Z"/>
                  </w:sdtContent>
                </w:sdt>
              </w:ins>
              <w:sdt>
                <w:sdtPr>
                  <w:id w:val="1523765628"/>
                  <w:tag w:val="goog_rdk_33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02879232"/>
        <w:tag w:val="goog_rdk_3386"/>
      </w:sdtPr>
      <w:sdtContent>
        <w:p w:rsidR="00000000" w:rsidDel="00000000" w:rsidP="00000000" w:rsidRDefault="00000000" w:rsidRPr="00000000" w14:paraId="000002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1676481"/>
              <w:tag w:val="goog_rdk_3383"/>
            </w:sdtPr>
            <w:sdtContent>
              <w:ins w:author="Rossi Rossi" w:id="102" w:date="2026-09-22T06:56:59Z">
                <w:sdt>
                  <w:sdtPr>
                    <w:id w:val="-315627059"/>
                    <w:tag w:val="goog_rdk_3384"/>
                  </w:sdtPr>
                  <w:sdtContent>
                    <w:del w:author="Nivesh" w:id="19" w:date="2026-09-25T10:03:37Z"/>
                  </w:sdtContent>
                </w:sdt>
              </w:ins>
              <w:sdt>
                <w:sdtPr>
                  <w:id w:val="1742214851"/>
                  <w:tag w:val="goog_rdk_33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1004900781"/>
        <w:tag w:val="goog_rdk_3390"/>
      </w:sdtPr>
      <w:sdtContent>
        <w:p w:rsidR="00000000" w:rsidDel="00000000" w:rsidP="00000000" w:rsidRDefault="00000000" w:rsidRPr="00000000" w14:paraId="000002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6396839"/>
              <w:tag w:val="goog_rdk_3387"/>
            </w:sdtPr>
            <w:sdtContent>
              <w:ins w:author="Rossi Rossi" w:id="102" w:date="2026-09-22T06:56:59Z">
                <w:sdt>
                  <w:sdtPr>
                    <w:id w:val="1916630406"/>
                    <w:tag w:val="goog_rdk_3388"/>
                  </w:sdtPr>
                  <w:sdtContent>
                    <w:del w:author="Nivesh" w:id="19" w:date="2026-09-25T10:03:37Z"/>
                  </w:sdtContent>
                </w:sdt>
              </w:ins>
              <w:sdt>
                <w:sdtPr>
                  <w:id w:val="-2131747028"/>
                  <w:tag w:val="goog_rdk_33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24561363"/>
        <w:tag w:val="goog_rdk_3394"/>
      </w:sdtPr>
      <w:sdtContent>
        <w:p w:rsidR="00000000" w:rsidDel="00000000" w:rsidP="00000000" w:rsidRDefault="00000000" w:rsidRPr="00000000" w14:paraId="000002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06770562"/>
              <w:tag w:val="goog_rdk_3391"/>
            </w:sdtPr>
            <w:sdtContent>
              <w:ins w:author="Rossi Rossi" w:id="102" w:date="2026-09-22T06:56:59Z">
                <w:sdt>
                  <w:sdtPr>
                    <w:id w:val="-2128300249"/>
                    <w:tag w:val="goog_rdk_3392"/>
                  </w:sdtPr>
                  <w:sdtContent>
                    <w:del w:author="Nivesh" w:id="19" w:date="2026-09-25T10:03:37Z"/>
                  </w:sdtContent>
                </w:sdt>
              </w:ins>
              <w:sdt>
                <w:sdtPr>
                  <w:id w:val="666682064"/>
                  <w:tag w:val="goog_rdk_33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93704718"/>
        <w:tag w:val="goog_rdk_3398"/>
      </w:sdtPr>
      <w:sdtContent>
        <w:p w:rsidR="00000000" w:rsidDel="00000000" w:rsidP="00000000" w:rsidRDefault="00000000" w:rsidRPr="00000000" w14:paraId="000002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58722432"/>
              <w:tag w:val="goog_rdk_3395"/>
            </w:sdtPr>
            <w:sdtContent>
              <w:ins w:author="Rossi Rossi" w:id="102" w:date="2026-09-22T06:56:59Z">
                <w:sdt>
                  <w:sdtPr>
                    <w:id w:val="-124713967"/>
                    <w:tag w:val="goog_rdk_3396"/>
                  </w:sdtPr>
                  <w:sdtContent>
                    <w:del w:author="Nivesh" w:id="19" w:date="2026-09-25T10:03:37Z"/>
                  </w:sdtContent>
                </w:sdt>
              </w:ins>
              <w:sdt>
                <w:sdtPr>
                  <w:id w:val="173907798"/>
                  <w:tag w:val="goog_rdk_33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1076935575"/>
        <w:tag w:val="goog_rdk_3402"/>
      </w:sdtPr>
      <w:sdtContent>
        <w:p w:rsidR="00000000" w:rsidDel="00000000" w:rsidP="00000000" w:rsidRDefault="00000000" w:rsidRPr="00000000" w14:paraId="000002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4366000"/>
              <w:tag w:val="goog_rdk_3399"/>
            </w:sdtPr>
            <w:sdtContent>
              <w:ins w:author="Rossi Rossi" w:id="102" w:date="2026-09-22T06:56:59Z">
                <w:sdt>
                  <w:sdtPr>
                    <w:id w:val="-906378747"/>
                    <w:tag w:val="goog_rdk_3400"/>
                  </w:sdtPr>
                  <w:sdtContent>
                    <w:del w:author="Nivesh" w:id="19" w:date="2026-09-25T10:03:37Z"/>
                  </w:sdtContent>
                </w:sdt>
              </w:ins>
              <w:sdt>
                <w:sdtPr>
                  <w:id w:val="-453596296"/>
                  <w:tag w:val="goog_rdk_34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284968234"/>
        <w:tag w:val="goog_rdk_3406"/>
      </w:sdtPr>
      <w:sdtContent>
        <w:p w:rsidR="00000000" w:rsidDel="00000000" w:rsidP="00000000" w:rsidRDefault="00000000" w:rsidRPr="00000000" w14:paraId="000002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1321757"/>
              <w:tag w:val="goog_rdk_3403"/>
            </w:sdtPr>
            <w:sdtContent>
              <w:ins w:author="Rossi Rossi" w:id="102" w:date="2026-09-22T06:56:59Z">
                <w:sdt>
                  <w:sdtPr>
                    <w:id w:val="1090465059"/>
                    <w:tag w:val="goog_rdk_3404"/>
                  </w:sdtPr>
                  <w:sdtContent>
                    <w:del w:author="Nivesh" w:id="19" w:date="2026-09-25T10:03:37Z"/>
                  </w:sdtContent>
                </w:sdt>
              </w:ins>
              <w:sdt>
                <w:sdtPr>
                  <w:id w:val="-653814577"/>
                  <w:tag w:val="goog_rdk_34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53272367"/>
        <w:tag w:val="goog_rdk_3410"/>
      </w:sdtPr>
      <w:sdtContent>
        <w:p w:rsidR="00000000" w:rsidDel="00000000" w:rsidP="00000000" w:rsidRDefault="00000000" w:rsidRPr="00000000" w14:paraId="000002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8470064"/>
              <w:tag w:val="goog_rdk_3407"/>
            </w:sdtPr>
            <w:sdtContent>
              <w:ins w:author="Rossi Rossi" w:id="102" w:date="2026-09-22T06:56:59Z">
                <w:sdt>
                  <w:sdtPr>
                    <w:id w:val="-901300107"/>
                    <w:tag w:val="goog_rdk_3408"/>
                  </w:sdtPr>
                  <w:sdtContent>
                    <w:del w:author="Nivesh" w:id="19" w:date="2026-09-25T10:03:37Z"/>
                  </w:sdtContent>
                </w:sdt>
              </w:ins>
              <w:sdt>
                <w:sdtPr>
                  <w:id w:val="-1986183268"/>
                  <w:tag w:val="goog_rdk_34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968393930"/>
        <w:tag w:val="goog_rdk_3414"/>
      </w:sdtPr>
      <w:sdtContent>
        <w:p w:rsidR="00000000" w:rsidDel="00000000" w:rsidP="00000000" w:rsidRDefault="00000000" w:rsidRPr="00000000" w14:paraId="000002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3514386"/>
              <w:tag w:val="goog_rdk_3411"/>
            </w:sdtPr>
            <w:sdtContent>
              <w:ins w:author="Rossi Rossi" w:id="102" w:date="2026-09-22T06:56:59Z">
                <w:sdt>
                  <w:sdtPr>
                    <w:id w:val="-2098922338"/>
                    <w:tag w:val="goog_rdk_3412"/>
                  </w:sdtPr>
                  <w:sdtContent>
                    <w:del w:author="Nivesh" w:id="19" w:date="2026-09-25T10:03:37Z"/>
                  </w:sdtContent>
                </w:sdt>
              </w:ins>
              <w:sdt>
                <w:sdtPr>
                  <w:id w:val="-672660056"/>
                  <w:tag w:val="goog_rdk_34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612812276"/>
        <w:tag w:val="goog_rdk_3418"/>
      </w:sdtPr>
      <w:sdtContent>
        <w:p w:rsidR="00000000" w:rsidDel="00000000" w:rsidP="00000000" w:rsidRDefault="00000000" w:rsidRPr="00000000" w14:paraId="000002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6908947"/>
              <w:tag w:val="goog_rdk_3415"/>
            </w:sdtPr>
            <w:sdtContent>
              <w:ins w:author="Rossi Rossi" w:id="102" w:date="2026-09-22T06:56:59Z">
                <w:sdt>
                  <w:sdtPr>
                    <w:id w:val="-67139843"/>
                    <w:tag w:val="goog_rdk_3416"/>
                  </w:sdtPr>
                  <w:sdtContent>
                    <w:del w:author="Nivesh" w:id="19" w:date="2026-09-25T10:03:37Z"/>
                  </w:sdtContent>
                </w:sdt>
              </w:ins>
              <w:sdt>
                <w:sdtPr>
                  <w:id w:val="75403600"/>
                  <w:tag w:val="goog_rdk_3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341895589"/>
        <w:tag w:val="goog_rdk_3422"/>
      </w:sdtPr>
      <w:sdtContent>
        <w:p w:rsidR="00000000" w:rsidDel="00000000" w:rsidP="00000000" w:rsidRDefault="00000000" w:rsidRPr="00000000" w14:paraId="000002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3924123"/>
              <w:tag w:val="goog_rdk_3419"/>
            </w:sdtPr>
            <w:sdtContent>
              <w:ins w:author="Rossi Rossi" w:id="102" w:date="2026-09-22T06:56:59Z">
                <w:sdt>
                  <w:sdtPr>
                    <w:id w:val="1698028764"/>
                    <w:tag w:val="goog_rdk_3420"/>
                  </w:sdtPr>
                  <w:sdtContent>
                    <w:del w:author="Nivesh" w:id="19" w:date="2026-09-25T10:03:37Z"/>
                  </w:sdtContent>
                </w:sdt>
              </w:ins>
              <w:sdt>
                <w:sdtPr>
                  <w:id w:val="1238265627"/>
                  <w:tag w:val="goog_rdk_3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59439067"/>
        <w:tag w:val="goog_rdk_3426"/>
      </w:sdtPr>
      <w:sdtContent>
        <w:p w:rsidR="00000000" w:rsidDel="00000000" w:rsidP="00000000" w:rsidRDefault="00000000" w:rsidRPr="00000000" w14:paraId="000002E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6691761"/>
              <w:tag w:val="goog_rdk_3423"/>
            </w:sdtPr>
            <w:sdtContent>
              <w:ins w:author="Rossi Rossi" w:id="102" w:date="2026-09-22T06:56:59Z">
                <w:sdt>
                  <w:sdtPr>
                    <w:id w:val="1079974621"/>
                    <w:tag w:val="goog_rdk_3424"/>
                  </w:sdtPr>
                  <w:sdtContent>
                    <w:del w:author="Nivesh" w:id="19" w:date="2026-09-25T10:03:37Z"/>
                  </w:sdtContent>
                </w:sdt>
              </w:ins>
              <w:sdt>
                <w:sdtPr>
                  <w:id w:val="-483348031"/>
                  <w:tag w:val="goog_rdk_3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1353110260"/>
        <w:tag w:val="goog_rdk_3430"/>
      </w:sdtPr>
      <w:sdtContent>
        <w:p w:rsidR="00000000" w:rsidDel="00000000" w:rsidP="00000000" w:rsidRDefault="00000000" w:rsidRPr="00000000" w14:paraId="000002E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359939"/>
              <w:tag w:val="goog_rdk_3427"/>
            </w:sdtPr>
            <w:sdtContent>
              <w:ins w:author="Rossi Rossi" w:id="102" w:date="2026-09-22T06:56:59Z">
                <w:sdt>
                  <w:sdtPr>
                    <w:id w:val="1543933315"/>
                    <w:tag w:val="goog_rdk_3428"/>
                  </w:sdtPr>
                  <w:sdtContent>
                    <w:del w:author="Nivesh" w:id="19" w:date="2026-09-25T10:03:37Z"/>
                  </w:sdtContent>
                </w:sdt>
              </w:ins>
              <w:sdt>
                <w:sdtPr>
                  <w:id w:val="1695172663"/>
                  <w:tag w:val="goog_rdk_34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58589078"/>
        <w:tag w:val="goog_rdk_3434"/>
      </w:sdtPr>
      <w:sdtContent>
        <w:p w:rsidR="00000000" w:rsidDel="00000000" w:rsidP="00000000" w:rsidRDefault="00000000" w:rsidRPr="00000000" w14:paraId="000002E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8567304"/>
              <w:tag w:val="goog_rdk_3431"/>
            </w:sdtPr>
            <w:sdtContent>
              <w:ins w:author="Rossi Rossi" w:id="102" w:date="2026-09-22T06:56:59Z">
                <w:sdt>
                  <w:sdtPr>
                    <w:id w:val="-727838787"/>
                    <w:tag w:val="goog_rdk_3432"/>
                  </w:sdtPr>
                  <w:sdtContent>
                    <w:del w:author="Nivesh" w:id="19" w:date="2026-09-25T10:03:37Z"/>
                  </w:sdtContent>
                </w:sdt>
              </w:ins>
              <w:sdt>
                <w:sdtPr>
                  <w:id w:val="1821170474"/>
                  <w:tag w:val="goog_rdk_34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459807603"/>
        <w:tag w:val="goog_rdk_3438"/>
      </w:sdtPr>
      <w:sdtContent>
        <w:p w:rsidR="00000000" w:rsidDel="00000000" w:rsidP="00000000" w:rsidRDefault="00000000" w:rsidRPr="00000000" w14:paraId="000002E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0017347"/>
              <w:tag w:val="goog_rdk_3435"/>
            </w:sdtPr>
            <w:sdtContent>
              <w:ins w:author="Rossi Rossi" w:id="102" w:date="2026-09-22T06:56:59Z">
                <w:sdt>
                  <w:sdtPr>
                    <w:id w:val="-2145883618"/>
                    <w:tag w:val="goog_rdk_3436"/>
                  </w:sdtPr>
                  <w:sdtContent>
                    <w:del w:author="Nivesh" w:id="19" w:date="2026-09-25T10:03:37Z"/>
                  </w:sdtContent>
                </w:sdt>
              </w:ins>
              <w:sdt>
                <w:sdtPr>
                  <w:id w:val="-61450769"/>
                  <w:tag w:val="goog_rdk_34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9571382"/>
        <w:tag w:val="goog_rdk_3442"/>
      </w:sdtPr>
      <w:sdtContent>
        <w:p w:rsidR="00000000" w:rsidDel="00000000" w:rsidP="00000000" w:rsidRDefault="00000000" w:rsidRPr="00000000" w14:paraId="000002F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7508508"/>
              <w:tag w:val="goog_rdk_3439"/>
            </w:sdtPr>
            <w:sdtContent>
              <w:ins w:author="Rossi Rossi" w:id="102" w:date="2026-09-22T06:56:59Z">
                <w:sdt>
                  <w:sdtPr>
                    <w:id w:val="1638971273"/>
                    <w:tag w:val="goog_rdk_3440"/>
                  </w:sdtPr>
                  <w:sdtContent>
                    <w:del w:author="Nivesh" w:id="19" w:date="2026-09-25T10:03:37Z"/>
                  </w:sdtContent>
                </w:sdt>
              </w:ins>
              <w:sdt>
                <w:sdtPr>
                  <w:id w:val="1838312999"/>
                  <w:tag w:val="goog_rdk_34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32456863"/>
        <w:tag w:val="goog_rdk_3446"/>
      </w:sdtPr>
      <w:sdtContent>
        <w:p w:rsidR="00000000" w:rsidDel="00000000" w:rsidP="00000000" w:rsidRDefault="00000000" w:rsidRPr="00000000" w14:paraId="000002F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24686107"/>
              <w:tag w:val="goog_rdk_3443"/>
            </w:sdtPr>
            <w:sdtContent>
              <w:ins w:author="Rossi Rossi" w:id="102" w:date="2026-09-22T06:56:59Z">
                <w:sdt>
                  <w:sdtPr>
                    <w:id w:val="-2058157282"/>
                    <w:tag w:val="goog_rdk_3444"/>
                  </w:sdtPr>
                  <w:sdtContent>
                    <w:del w:author="Nivesh" w:id="19" w:date="2026-09-25T10:03:37Z"/>
                  </w:sdtContent>
                </w:sdt>
              </w:ins>
              <w:sdt>
                <w:sdtPr>
                  <w:id w:val="648203975"/>
                  <w:tag w:val="goog_rdk_34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983279700"/>
        <w:tag w:val="goog_rdk_3450"/>
      </w:sdtPr>
      <w:sdtContent>
        <w:p w:rsidR="00000000" w:rsidDel="00000000" w:rsidP="00000000" w:rsidRDefault="00000000" w:rsidRPr="00000000" w14:paraId="000002F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103185"/>
              <w:tag w:val="goog_rdk_3447"/>
            </w:sdtPr>
            <w:sdtContent>
              <w:ins w:author="Rossi Rossi" w:id="102" w:date="2026-09-22T06:56:59Z">
                <w:sdt>
                  <w:sdtPr>
                    <w:id w:val="413508227"/>
                    <w:tag w:val="goog_rdk_3448"/>
                  </w:sdtPr>
                  <w:sdtContent>
                    <w:del w:author="Nivesh" w:id="19" w:date="2026-09-25T10:03:37Z"/>
                  </w:sdtContent>
                </w:sdt>
              </w:ins>
              <w:sdt>
                <w:sdtPr>
                  <w:id w:val="1475328967"/>
                  <w:tag w:val="goog_rdk_34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1074163036"/>
        <w:tag w:val="goog_rdk_3454"/>
      </w:sdtPr>
      <w:sdtContent>
        <w:p w:rsidR="00000000" w:rsidDel="00000000" w:rsidP="00000000" w:rsidRDefault="00000000" w:rsidRPr="00000000" w14:paraId="000002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945472"/>
              <w:tag w:val="goog_rdk_3451"/>
            </w:sdtPr>
            <w:sdtContent>
              <w:ins w:author="Rossi Rossi" w:id="102" w:date="2026-09-22T06:56:59Z">
                <w:sdt>
                  <w:sdtPr>
                    <w:id w:val="1817838667"/>
                    <w:tag w:val="goog_rdk_3452"/>
                  </w:sdtPr>
                  <w:sdtContent>
                    <w:del w:author="Nivesh" w:id="19" w:date="2026-09-25T10:03:37Z"/>
                  </w:sdtContent>
                </w:sdt>
              </w:ins>
              <w:sdt>
                <w:sdtPr>
                  <w:id w:val="-1063498144"/>
                  <w:tag w:val="goog_rdk_34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366148293"/>
        <w:tag w:val="goog_rdk_3458"/>
      </w:sdtPr>
      <w:sdtContent>
        <w:p w:rsidR="00000000" w:rsidDel="00000000" w:rsidP="00000000" w:rsidRDefault="00000000" w:rsidRPr="00000000" w14:paraId="000002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4828950"/>
              <w:tag w:val="goog_rdk_3455"/>
            </w:sdtPr>
            <w:sdtContent>
              <w:ins w:author="Rossi Rossi" w:id="102" w:date="2026-09-22T06:56:59Z">
                <w:sdt>
                  <w:sdtPr>
                    <w:id w:val="544140978"/>
                    <w:tag w:val="goog_rdk_3456"/>
                  </w:sdtPr>
                  <w:sdtContent>
                    <w:del w:author="Nivesh" w:id="19" w:date="2026-09-25T10:03:37Z"/>
                  </w:sdtContent>
                </w:sdt>
              </w:ins>
              <w:sdt>
                <w:sdtPr>
                  <w:id w:val="-156327252"/>
                  <w:tag w:val="goog_rdk_34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02" w:date="2026-09-22T06:56:59Z">
                <w:del w:author="Nivesh" w:id="19" w:date="2026-09-25T10:03:37Z"/>
              </w:ins>
            </w:sdtContent>
          </w:sdt>
        </w:p>
      </w:sdtContent>
    </w:sdt>
    <w:sdt>
      <w:sdtPr>
        <w:id w:val="-501441353"/>
        <w:tag w:val="goog_rdk_3462"/>
      </w:sdtPr>
      <w:sdtContent>
        <w:p w:rsidR="00000000" w:rsidDel="00000000" w:rsidP="00000000" w:rsidRDefault="00000000" w:rsidRPr="00000000" w14:paraId="000002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3362185"/>
              <w:tag w:val="goog_rdk_3459"/>
            </w:sdtPr>
            <w:sdtContent>
              <w:ins w:author="Rossi Rossi" w:id="102" w:date="2026-09-22T06:56:59Z">
                <w:sdt>
                  <w:sdtPr>
                    <w:id w:val="2058185972"/>
                    <w:tag w:val="goog_rdk_3460"/>
                  </w:sdtPr>
                  <w:sdtContent>
                    <w:del w:author="Nivesh" w:id="19" w:date="2026-09-25T10:03:37Z"/>
                  </w:sdtContent>
                </w:sdt>
              </w:ins>
              <w:sdt>
                <w:sdtPr>
                  <w:id w:val="1141741519"/>
                  <w:tag w:val="goog_rdk_34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02" w:date="2026-09-22T06:56:59Z">
                <w:del w:author="Nivesh" w:id="19" w:date="2026-09-25T10:03:37Z"/>
              </w:ins>
            </w:sdtContent>
          </w:sdt>
        </w:p>
      </w:sdtContent>
    </w:sdt>
    <w:sdt>
      <w:sdtPr>
        <w:id w:val="-1387180142"/>
        <w:tag w:val="goog_rdk_3466"/>
      </w:sdtPr>
      <w:sdtContent>
        <w:p w:rsidR="00000000" w:rsidDel="00000000" w:rsidP="00000000" w:rsidRDefault="00000000" w:rsidRPr="00000000" w14:paraId="000002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2797140"/>
              <w:tag w:val="goog_rdk_3463"/>
            </w:sdtPr>
            <w:sdtContent>
              <w:ins w:author="Rossi Rossi" w:id="102" w:date="2026-09-22T06:56:59Z">
                <w:sdt>
                  <w:sdtPr>
                    <w:id w:val="1696916974"/>
                    <w:tag w:val="goog_rdk_3464"/>
                  </w:sdtPr>
                  <w:sdtContent>
                    <w:del w:author="Nivesh" w:id="19" w:date="2026-09-25T10:03:37Z"/>
                  </w:sdtContent>
                </w:sdt>
              </w:ins>
              <w:sdt>
                <w:sdtPr>
                  <w:id w:val="-624756652"/>
                  <w:tag w:val="goog_rdk_34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05748584"/>
        <w:tag w:val="goog_rdk_3470"/>
      </w:sdtPr>
      <w:sdtContent>
        <w:p w:rsidR="00000000" w:rsidDel="00000000" w:rsidP="00000000" w:rsidRDefault="00000000" w:rsidRPr="00000000" w14:paraId="000002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8157642"/>
              <w:tag w:val="goog_rdk_3467"/>
            </w:sdtPr>
            <w:sdtContent>
              <w:ins w:author="Rossi Rossi" w:id="102" w:date="2026-09-22T06:56:59Z">
                <w:sdt>
                  <w:sdtPr>
                    <w:id w:val="-335407449"/>
                    <w:tag w:val="goog_rdk_3468"/>
                  </w:sdtPr>
                  <w:sdtContent>
                    <w:del w:author="Nivesh" w:id="19" w:date="2026-09-25T10:03:37Z"/>
                  </w:sdtContent>
                </w:sdt>
              </w:ins>
              <w:sdt>
                <w:sdtPr>
                  <w:id w:val="-897963277"/>
                  <w:tag w:val="goog_rdk_34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361549266"/>
        <w:tag w:val="goog_rdk_3474"/>
      </w:sdtPr>
      <w:sdtContent>
        <w:p w:rsidR="00000000" w:rsidDel="00000000" w:rsidP="00000000" w:rsidRDefault="00000000" w:rsidRPr="00000000" w14:paraId="000002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1006334"/>
              <w:tag w:val="goog_rdk_3471"/>
            </w:sdtPr>
            <w:sdtContent>
              <w:ins w:author="Rossi Rossi" w:id="102" w:date="2026-09-22T06:56:59Z">
                <w:sdt>
                  <w:sdtPr>
                    <w:id w:val="470806366"/>
                    <w:tag w:val="goog_rdk_3472"/>
                  </w:sdtPr>
                  <w:sdtContent>
                    <w:del w:author="Nivesh" w:id="19" w:date="2026-09-25T10:03:37Z"/>
                  </w:sdtContent>
                </w:sdt>
              </w:ins>
              <w:sdt>
                <w:sdtPr>
                  <w:id w:val="-1233598827"/>
                  <w:tag w:val="goog_rdk_34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6672576"/>
        <w:tag w:val="goog_rdk_3478"/>
      </w:sdtPr>
      <w:sdtContent>
        <w:p w:rsidR="00000000" w:rsidDel="00000000" w:rsidP="00000000" w:rsidRDefault="00000000" w:rsidRPr="00000000" w14:paraId="000002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89308057"/>
              <w:tag w:val="goog_rdk_3475"/>
            </w:sdtPr>
            <w:sdtContent>
              <w:ins w:author="Rossi Rossi" w:id="102" w:date="2026-09-22T06:56:59Z">
                <w:sdt>
                  <w:sdtPr>
                    <w:id w:val="-1363112535"/>
                    <w:tag w:val="goog_rdk_3476"/>
                  </w:sdtPr>
                  <w:sdtContent>
                    <w:del w:author="Nivesh" w:id="19" w:date="2026-09-25T10:03:37Z"/>
                  </w:sdtContent>
                </w:sdt>
              </w:ins>
              <w:sdt>
                <w:sdtPr>
                  <w:id w:val="563062322"/>
                  <w:tag w:val="goog_rdk_34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1527665478"/>
        <w:tag w:val="goog_rdk_3482"/>
      </w:sdtPr>
      <w:sdtContent>
        <w:p w:rsidR="00000000" w:rsidDel="00000000" w:rsidP="00000000" w:rsidRDefault="00000000" w:rsidRPr="00000000" w14:paraId="000002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16464756"/>
              <w:tag w:val="goog_rdk_3479"/>
            </w:sdtPr>
            <w:sdtContent>
              <w:ins w:author="Rossi Rossi" w:id="102" w:date="2026-09-22T06:56:59Z">
                <w:sdt>
                  <w:sdtPr>
                    <w:id w:val="185060950"/>
                    <w:tag w:val="goog_rdk_3480"/>
                  </w:sdtPr>
                  <w:sdtContent>
                    <w:del w:author="Nivesh" w:id="19" w:date="2026-09-25T10:03:37Z"/>
                  </w:sdtContent>
                </w:sdt>
              </w:ins>
              <w:sdt>
                <w:sdtPr>
                  <w:id w:val="738219570"/>
                  <w:tag w:val="goog_rdk_34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501757158"/>
        <w:tag w:val="goog_rdk_3486"/>
      </w:sdtPr>
      <w:sdtContent>
        <w:p w:rsidR="00000000" w:rsidDel="00000000" w:rsidP="00000000" w:rsidRDefault="00000000" w:rsidRPr="00000000" w14:paraId="000002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8812300"/>
              <w:tag w:val="goog_rdk_3483"/>
            </w:sdtPr>
            <w:sdtContent>
              <w:ins w:author="Rossi Rossi" w:id="102" w:date="2026-09-22T06:56:59Z">
                <w:sdt>
                  <w:sdtPr>
                    <w:id w:val="1423456102"/>
                    <w:tag w:val="goog_rdk_3484"/>
                  </w:sdtPr>
                  <w:sdtContent>
                    <w:del w:author="Nivesh" w:id="19" w:date="2026-09-25T10:03:37Z"/>
                  </w:sdtContent>
                </w:sdt>
              </w:ins>
              <w:sdt>
                <w:sdtPr>
                  <w:id w:val="-1588856052"/>
                  <w:tag w:val="goog_rdk_34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1051665358"/>
        <w:tag w:val="goog_rdk_3490"/>
      </w:sdtPr>
      <w:sdtContent>
        <w:p w:rsidR="00000000" w:rsidDel="00000000" w:rsidP="00000000" w:rsidRDefault="00000000" w:rsidRPr="00000000" w14:paraId="000002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012099"/>
              <w:tag w:val="goog_rdk_3487"/>
            </w:sdtPr>
            <w:sdtContent>
              <w:ins w:author="Rossi Rossi" w:id="102" w:date="2026-09-22T06:56:59Z">
                <w:sdt>
                  <w:sdtPr>
                    <w:id w:val="-722063197"/>
                    <w:tag w:val="goog_rdk_3488"/>
                  </w:sdtPr>
                  <w:sdtContent>
                    <w:del w:author="Nivesh" w:id="19" w:date="2026-09-25T10:03:37Z"/>
                  </w:sdtContent>
                </w:sdt>
              </w:ins>
              <w:sdt>
                <w:sdtPr>
                  <w:id w:val="412486246"/>
                  <w:tag w:val="goog_rdk_3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565509254"/>
        <w:tag w:val="goog_rdk_3494"/>
      </w:sdtPr>
      <w:sdtContent>
        <w:p w:rsidR="00000000" w:rsidDel="00000000" w:rsidP="00000000" w:rsidRDefault="00000000" w:rsidRPr="00000000" w14:paraId="000002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1934367"/>
              <w:tag w:val="goog_rdk_3491"/>
            </w:sdtPr>
            <w:sdtContent>
              <w:ins w:author="Rossi Rossi" w:id="102" w:date="2026-09-22T06:56:59Z">
                <w:sdt>
                  <w:sdtPr>
                    <w:id w:val="827640628"/>
                    <w:tag w:val="goog_rdk_3492"/>
                  </w:sdtPr>
                  <w:sdtContent>
                    <w:del w:author="Nivesh" w:id="19" w:date="2026-09-25T10:03:37Z"/>
                  </w:sdtContent>
                </w:sdt>
              </w:ins>
              <w:sdt>
                <w:sdtPr>
                  <w:id w:val="-185175510"/>
                  <w:tag w:val="goog_rdk_3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803653431"/>
        <w:tag w:val="goog_rdk_3498"/>
      </w:sdtPr>
      <w:sdtContent>
        <w:p w:rsidR="00000000" w:rsidDel="00000000" w:rsidP="00000000" w:rsidRDefault="00000000" w:rsidRPr="00000000" w14:paraId="000002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63346346"/>
              <w:tag w:val="goog_rdk_3495"/>
            </w:sdtPr>
            <w:sdtContent>
              <w:ins w:author="Rossi Rossi" w:id="102" w:date="2026-09-22T06:56:59Z">
                <w:sdt>
                  <w:sdtPr>
                    <w:id w:val="948604956"/>
                    <w:tag w:val="goog_rdk_3496"/>
                  </w:sdtPr>
                  <w:sdtContent>
                    <w:del w:author="Nivesh" w:id="19" w:date="2026-09-25T10:03:37Z"/>
                  </w:sdtContent>
                </w:sdt>
              </w:ins>
              <w:sdt>
                <w:sdtPr>
                  <w:id w:val="587467956"/>
                  <w:tag w:val="goog_rdk_34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41875278"/>
        <w:tag w:val="goog_rdk_3502"/>
      </w:sdtPr>
      <w:sdtContent>
        <w:p w:rsidR="00000000" w:rsidDel="00000000" w:rsidP="00000000" w:rsidRDefault="00000000" w:rsidRPr="00000000" w14:paraId="000002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7523306"/>
              <w:tag w:val="goog_rdk_3499"/>
            </w:sdtPr>
            <w:sdtContent>
              <w:ins w:author="Rossi Rossi" w:id="102" w:date="2026-09-22T06:56:59Z">
                <w:sdt>
                  <w:sdtPr>
                    <w:id w:val="1650726949"/>
                    <w:tag w:val="goog_rdk_3500"/>
                  </w:sdtPr>
                  <w:sdtContent>
                    <w:del w:author="Nivesh" w:id="19" w:date="2026-09-25T10:03:37Z"/>
                  </w:sdtContent>
                </w:sdt>
              </w:ins>
              <w:sdt>
                <w:sdtPr>
                  <w:id w:val="1095335009"/>
                  <w:tag w:val="goog_rdk_3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43982692"/>
        <w:tag w:val="goog_rdk_3506"/>
      </w:sdtPr>
      <w:sdtContent>
        <w:p w:rsidR="00000000" w:rsidDel="00000000" w:rsidP="00000000" w:rsidRDefault="00000000" w:rsidRPr="00000000" w14:paraId="000003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06778836"/>
              <w:tag w:val="goog_rdk_3503"/>
            </w:sdtPr>
            <w:sdtContent>
              <w:ins w:author="Rossi Rossi" w:id="102" w:date="2026-09-22T06:56:59Z">
                <w:sdt>
                  <w:sdtPr>
                    <w:id w:val="1366122577"/>
                    <w:tag w:val="goog_rdk_3504"/>
                  </w:sdtPr>
                  <w:sdtContent>
                    <w:del w:author="Nivesh" w:id="19" w:date="2026-09-25T10:03:37Z"/>
                  </w:sdtContent>
                </w:sdt>
              </w:ins>
              <w:sdt>
                <w:sdtPr>
                  <w:id w:val="1232848849"/>
                  <w:tag w:val="goog_rdk_35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1211360612"/>
        <w:tag w:val="goog_rdk_3510"/>
      </w:sdtPr>
      <w:sdtContent>
        <w:p w:rsidR="00000000" w:rsidDel="00000000" w:rsidP="00000000" w:rsidRDefault="00000000" w:rsidRPr="00000000" w14:paraId="000003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8794307"/>
              <w:tag w:val="goog_rdk_3507"/>
            </w:sdtPr>
            <w:sdtContent>
              <w:ins w:author="Rossi Rossi" w:id="102" w:date="2026-09-22T06:56:59Z">
                <w:sdt>
                  <w:sdtPr>
                    <w:id w:val="1186602673"/>
                    <w:tag w:val="goog_rdk_3508"/>
                  </w:sdtPr>
                  <w:sdtContent>
                    <w:del w:author="Nivesh" w:id="19" w:date="2026-09-25T10:03:37Z"/>
                  </w:sdtContent>
                </w:sdt>
              </w:ins>
              <w:sdt>
                <w:sdtPr>
                  <w:id w:val="57366829"/>
                  <w:tag w:val="goog_rdk_35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8425393"/>
        <w:tag w:val="goog_rdk_3514"/>
      </w:sdtPr>
      <w:sdtContent>
        <w:p w:rsidR="00000000" w:rsidDel="00000000" w:rsidP="00000000" w:rsidRDefault="00000000" w:rsidRPr="00000000" w14:paraId="000003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241669"/>
              <w:tag w:val="goog_rdk_3511"/>
            </w:sdtPr>
            <w:sdtContent>
              <w:ins w:author="Rossi Rossi" w:id="102" w:date="2026-09-22T06:56:59Z">
                <w:sdt>
                  <w:sdtPr>
                    <w:id w:val="-2021617901"/>
                    <w:tag w:val="goog_rdk_3512"/>
                  </w:sdtPr>
                  <w:sdtContent>
                    <w:del w:author="Nivesh" w:id="19" w:date="2026-09-25T10:03:37Z"/>
                  </w:sdtContent>
                </w:sdt>
              </w:ins>
              <w:sdt>
                <w:sdtPr>
                  <w:id w:val="1476736037"/>
                  <w:tag w:val="goog_rdk_3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953565239"/>
        <w:tag w:val="goog_rdk_3518"/>
      </w:sdtPr>
      <w:sdtContent>
        <w:p w:rsidR="00000000" w:rsidDel="00000000" w:rsidP="00000000" w:rsidRDefault="00000000" w:rsidRPr="00000000" w14:paraId="000003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0448436"/>
              <w:tag w:val="goog_rdk_3515"/>
            </w:sdtPr>
            <w:sdtContent>
              <w:ins w:author="Rossi Rossi" w:id="102" w:date="2026-09-22T06:56:59Z">
                <w:sdt>
                  <w:sdtPr>
                    <w:id w:val="-1803454977"/>
                    <w:tag w:val="goog_rdk_3516"/>
                  </w:sdtPr>
                  <w:sdtContent>
                    <w:del w:author="Nivesh" w:id="19" w:date="2026-09-25T10:03:37Z"/>
                  </w:sdtContent>
                </w:sdt>
              </w:ins>
              <w:sdt>
                <w:sdtPr>
                  <w:id w:val="-1382840217"/>
                  <w:tag w:val="goog_rdk_35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8805505"/>
        <w:tag w:val="goog_rdk_3522"/>
      </w:sdtPr>
      <w:sdtContent>
        <w:p w:rsidR="00000000" w:rsidDel="00000000" w:rsidP="00000000" w:rsidRDefault="00000000" w:rsidRPr="00000000" w14:paraId="000003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6472337"/>
              <w:tag w:val="goog_rdk_3519"/>
            </w:sdtPr>
            <w:sdtContent>
              <w:ins w:author="Rossi Rossi" w:id="102" w:date="2026-09-22T06:56:59Z">
                <w:sdt>
                  <w:sdtPr>
                    <w:id w:val="-352627879"/>
                    <w:tag w:val="goog_rdk_3520"/>
                  </w:sdtPr>
                  <w:sdtContent>
                    <w:del w:author="Nivesh" w:id="19" w:date="2026-09-25T10:03:37Z"/>
                  </w:sdtContent>
                </w:sdt>
              </w:ins>
              <w:sdt>
                <w:sdtPr>
                  <w:id w:val="-1778257393"/>
                  <w:tag w:val="goog_rdk_35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RESTTo use the Gemini API, you must authenticate your requests. You can</w:delText>
                      </w:r>
                    </w:del>
                  </w:ins>
                </w:sdtContent>
              </w:sdt>
              <w:ins w:author="Rossi Rossi" w:id="102" w:date="2026-09-22T06:56:59Z">
                <w:del w:author="Nivesh" w:id="19" w:date="2026-09-25T10:03:37Z"/>
              </w:ins>
            </w:sdtContent>
          </w:sdt>
        </w:p>
      </w:sdtContent>
    </w:sdt>
    <w:sdt>
      <w:sdtPr>
        <w:id w:val="1132961186"/>
        <w:tag w:val="goog_rdk_3526"/>
      </w:sdtPr>
      <w:sdtContent>
        <w:p w:rsidR="00000000" w:rsidDel="00000000" w:rsidP="00000000" w:rsidRDefault="00000000" w:rsidRPr="00000000" w14:paraId="000003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628573"/>
              <w:tag w:val="goog_rdk_3523"/>
            </w:sdtPr>
            <w:sdtContent>
              <w:ins w:author="Rossi Rossi" w:id="102" w:date="2026-09-22T06:56:59Z">
                <w:sdt>
                  <w:sdtPr>
                    <w:id w:val="-146406222"/>
                    <w:tag w:val="goog_rdk_3524"/>
                  </w:sdtPr>
                  <w:sdtContent>
                    <w:del w:author="Nivesh" w:id="19" w:date="2026-09-25T10:03:37Z"/>
                  </w:sdtContent>
                </w:sdt>
              </w:ins>
              <w:sdt>
                <w:sdtPr>
                  <w:id w:val="1736117762"/>
                  <w:tag w:val="goog_rdk_35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02" w:date="2026-09-22T06:56:59Z">
                <w:del w:author="Nivesh" w:id="19" w:date="2026-09-25T10:03:37Z"/>
              </w:ins>
            </w:sdtContent>
          </w:sdt>
        </w:p>
      </w:sdtContent>
    </w:sdt>
    <w:sdt>
      <w:sdtPr>
        <w:id w:val="-872012284"/>
        <w:tag w:val="goog_rdk_3530"/>
      </w:sdtPr>
      <w:sdtContent>
        <w:p w:rsidR="00000000" w:rsidDel="00000000" w:rsidP="00000000" w:rsidRDefault="00000000" w:rsidRPr="00000000" w14:paraId="000003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2411893"/>
              <w:tag w:val="goog_rdk_3527"/>
            </w:sdtPr>
            <w:sdtContent>
              <w:ins w:author="Rossi Rossi" w:id="102" w:date="2026-09-22T06:56:59Z">
                <w:sdt>
                  <w:sdtPr>
                    <w:id w:val="1198476722"/>
                    <w:tag w:val="goog_rdk_3528"/>
                  </w:sdtPr>
                  <w:sdtContent>
                    <w:del w:author="Nivesh" w:id="19" w:date="2026-09-25T10:03:37Z"/>
                  </w:sdtContent>
                </w:sdt>
              </w:ins>
              <w:sdt>
                <w:sdtPr>
                  <w:id w:val="-1769851293"/>
                  <w:tag w:val="goog_rdk_35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85601920"/>
        <w:tag w:val="goog_rdk_3534"/>
      </w:sdtPr>
      <w:sdtContent>
        <w:p w:rsidR="00000000" w:rsidDel="00000000" w:rsidP="00000000" w:rsidRDefault="00000000" w:rsidRPr="00000000" w14:paraId="000003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46125755"/>
              <w:tag w:val="goog_rdk_3531"/>
            </w:sdtPr>
            <w:sdtContent>
              <w:ins w:author="Rossi Rossi" w:id="102" w:date="2026-09-22T06:56:59Z">
                <w:sdt>
                  <w:sdtPr>
                    <w:id w:val="-1048049507"/>
                    <w:tag w:val="goog_rdk_3532"/>
                  </w:sdtPr>
                  <w:sdtContent>
                    <w:del w:author="Nivesh" w:id="19" w:date="2026-09-25T10:03:37Z"/>
                  </w:sdtContent>
                </w:sdt>
              </w:ins>
              <w:sdt>
                <w:sdtPr>
                  <w:id w:val="1911916177"/>
                  <w:tag w:val="goog_rdk_35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02" w:date="2026-09-22T06:56:59Z">
                <w:del w:author="Nivesh" w:id="19" w:date="2026-09-25T10:03:37Z"/>
              </w:ins>
            </w:sdtContent>
          </w:sdt>
        </w:p>
      </w:sdtContent>
    </w:sdt>
    <w:sdt>
      <w:sdtPr>
        <w:id w:val="-402646876"/>
        <w:tag w:val="goog_rdk_3538"/>
      </w:sdtPr>
      <w:sdtContent>
        <w:p w:rsidR="00000000" w:rsidDel="00000000" w:rsidP="00000000" w:rsidRDefault="00000000" w:rsidRPr="00000000" w14:paraId="000003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46533705"/>
              <w:tag w:val="goog_rdk_3535"/>
            </w:sdtPr>
            <w:sdtContent>
              <w:ins w:author="Rossi Rossi" w:id="102" w:date="2026-09-22T06:56:59Z">
                <w:sdt>
                  <w:sdtPr>
                    <w:id w:val="990180933"/>
                    <w:tag w:val="goog_rdk_3536"/>
                  </w:sdtPr>
                  <w:sdtContent>
                    <w:del w:author="Nivesh" w:id="19" w:date="2026-09-25T10:03:37Z"/>
                  </w:sdtContent>
                </w:sdt>
              </w:ins>
              <w:sdt>
                <w:sdtPr>
                  <w:id w:val="-328628965"/>
                  <w:tag w:val="goog_rdk_35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76280288"/>
        <w:tag w:val="goog_rdk_3542"/>
      </w:sdtPr>
      <w:sdtContent>
        <w:p w:rsidR="00000000" w:rsidDel="00000000" w:rsidP="00000000" w:rsidRDefault="00000000" w:rsidRPr="00000000" w14:paraId="000003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63477703"/>
              <w:tag w:val="goog_rdk_3539"/>
            </w:sdtPr>
            <w:sdtContent>
              <w:ins w:author="Rossi Rossi" w:id="102" w:date="2026-09-22T06:56:59Z">
                <w:sdt>
                  <w:sdtPr>
                    <w:id w:val="-572166890"/>
                    <w:tag w:val="goog_rdk_3540"/>
                  </w:sdtPr>
                  <w:sdtContent>
                    <w:del w:author="Nivesh" w:id="19" w:date="2026-09-25T10:03:37Z"/>
                  </w:sdtContent>
                </w:sdt>
              </w:ins>
              <w:sdt>
                <w:sdtPr>
                  <w:id w:val="2119239937"/>
                  <w:tag w:val="goog_rdk_35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02" w:date="2026-09-22T06:56:59Z">
                <w:del w:author="Nivesh" w:id="19" w:date="2026-09-25T10:03:37Z"/>
              </w:ins>
            </w:sdtContent>
          </w:sdt>
        </w:p>
      </w:sdtContent>
    </w:sdt>
    <w:sdt>
      <w:sdtPr>
        <w:id w:val="1321782856"/>
        <w:tag w:val="goog_rdk_3546"/>
      </w:sdtPr>
      <w:sdtContent>
        <w:p w:rsidR="00000000" w:rsidDel="00000000" w:rsidP="00000000" w:rsidRDefault="00000000" w:rsidRPr="00000000" w14:paraId="000003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78435262"/>
              <w:tag w:val="goog_rdk_3543"/>
            </w:sdtPr>
            <w:sdtContent>
              <w:ins w:author="Rossi Rossi" w:id="102" w:date="2026-09-22T06:56:59Z">
                <w:sdt>
                  <w:sdtPr>
                    <w:id w:val="444423702"/>
                    <w:tag w:val="goog_rdk_3544"/>
                  </w:sdtPr>
                  <w:sdtContent>
                    <w:del w:author="Nivesh" w:id="19" w:date="2026-09-25T10:03:37Z"/>
                  </w:sdtContent>
                </w:sdt>
              </w:ins>
              <w:sdt>
                <w:sdtPr>
                  <w:id w:val="-1868481041"/>
                  <w:tag w:val="goog_rdk_35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3400092"/>
        <w:tag w:val="goog_rdk_3550"/>
      </w:sdtPr>
      <w:sdtContent>
        <w:p w:rsidR="00000000" w:rsidDel="00000000" w:rsidP="00000000" w:rsidRDefault="00000000" w:rsidRPr="00000000" w14:paraId="000003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7413240"/>
              <w:tag w:val="goog_rdk_3547"/>
            </w:sdtPr>
            <w:sdtContent>
              <w:ins w:author="Rossi Rossi" w:id="102" w:date="2026-09-22T06:56:59Z">
                <w:sdt>
                  <w:sdtPr>
                    <w:id w:val="-1022921872"/>
                    <w:tag w:val="goog_rdk_3548"/>
                  </w:sdtPr>
                  <w:sdtContent>
                    <w:del w:author="Nivesh" w:id="19" w:date="2026-09-25T10:03:37Z"/>
                  </w:sdtContent>
                </w:sdt>
              </w:ins>
              <w:sdt>
                <w:sdtPr>
                  <w:id w:val="-749020162"/>
                  <w:tag w:val="goog_rdk_35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02" w:date="2026-09-22T06:56:59Z">
                <w:del w:author="Nivesh" w:id="19" w:date="2026-09-25T10:03:37Z"/>
              </w:ins>
            </w:sdtContent>
          </w:sdt>
        </w:p>
      </w:sdtContent>
    </w:sdt>
    <w:sdt>
      <w:sdtPr>
        <w:id w:val="469379077"/>
        <w:tag w:val="goog_rdk_3554"/>
      </w:sdtPr>
      <w:sdtContent>
        <w:p w:rsidR="00000000" w:rsidDel="00000000" w:rsidP="00000000" w:rsidRDefault="00000000" w:rsidRPr="00000000" w14:paraId="000003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6285736"/>
              <w:tag w:val="goog_rdk_3551"/>
            </w:sdtPr>
            <w:sdtContent>
              <w:ins w:author="Rossi Rossi" w:id="102" w:date="2026-09-22T06:56:59Z">
                <w:sdt>
                  <w:sdtPr>
                    <w:id w:val="1573338343"/>
                    <w:tag w:val="goog_rdk_3552"/>
                  </w:sdtPr>
                  <w:sdtContent>
                    <w:del w:author="Nivesh" w:id="19" w:date="2026-09-25T10:03:37Z"/>
                  </w:sdtContent>
                </w:sdt>
              </w:ins>
              <w:sdt>
                <w:sdtPr>
                  <w:id w:val="232191637"/>
                  <w:tag w:val="goog_rdk_35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02" w:date="2026-09-22T06:56:59Z">
                <w:del w:author="Nivesh" w:id="19" w:date="2026-09-25T10:03:37Z"/>
              </w:ins>
            </w:sdtContent>
          </w:sdt>
        </w:p>
      </w:sdtContent>
    </w:sdt>
    <w:sdt>
      <w:sdtPr>
        <w:id w:val="-171943219"/>
        <w:tag w:val="goog_rdk_3558"/>
      </w:sdtPr>
      <w:sdtContent>
        <w:p w:rsidR="00000000" w:rsidDel="00000000" w:rsidP="00000000" w:rsidRDefault="00000000" w:rsidRPr="00000000" w14:paraId="0000030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19136386"/>
              <w:tag w:val="goog_rdk_3555"/>
            </w:sdtPr>
            <w:sdtContent>
              <w:ins w:author="Rossi Rossi" w:id="102" w:date="2026-09-22T06:56:59Z">
                <w:sdt>
                  <w:sdtPr>
                    <w:id w:val="-1128093000"/>
                    <w:tag w:val="goog_rdk_3556"/>
                  </w:sdtPr>
                  <w:sdtContent>
                    <w:del w:author="Nivesh" w:id="19" w:date="2026-09-25T10:03:37Z"/>
                  </w:sdtContent>
                </w:sdt>
              </w:ins>
              <w:sdt>
                <w:sdtPr>
                  <w:id w:val="1529280446"/>
                  <w:tag w:val="goog_rdk_35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keys to improve security:</w:delText>
                      </w:r>
                    </w:del>
                  </w:ins>
                </w:sdtContent>
              </w:sdt>
              <w:ins w:author="Rossi Rossi" w:id="102" w:date="2026-09-22T06:56:59Z">
                <w:del w:author="Nivesh" w:id="19" w:date="2026-09-25T10:03:37Z"/>
              </w:ins>
            </w:sdtContent>
          </w:sdt>
        </w:p>
      </w:sdtContent>
    </w:sdt>
    <w:sdt>
      <w:sdtPr>
        <w:id w:val="1151891806"/>
        <w:tag w:val="goog_rdk_3562"/>
      </w:sdtPr>
      <w:sdtContent>
        <w:p w:rsidR="00000000" w:rsidDel="00000000" w:rsidP="00000000" w:rsidRDefault="00000000" w:rsidRPr="00000000" w14:paraId="000003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2159336"/>
              <w:tag w:val="goog_rdk_3559"/>
            </w:sdtPr>
            <w:sdtContent>
              <w:ins w:author="Rossi Rossi" w:id="102" w:date="2026-09-22T06:56:59Z">
                <w:sdt>
                  <w:sdtPr>
                    <w:id w:val="-1137356364"/>
                    <w:tag w:val="goog_rdk_3560"/>
                  </w:sdtPr>
                  <w:sdtContent>
                    <w:del w:author="Nivesh" w:id="19" w:date="2026-09-25T10:03:37Z"/>
                  </w:sdtContent>
                </w:sdt>
              </w:ins>
              <w:sdt>
                <w:sdtPr>
                  <w:id w:val="42247995"/>
                  <w:tag w:val="goog_rdk_35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96071971"/>
        <w:tag w:val="goog_rdk_3566"/>
      </w:sdtPr>
      <w:sdtContent>
        <w:p w:rsidR="00000000" w:rsidDel="00000000" w:rsidP="00000000" w:rsidRDefault="00000000" w:rsidRPr="00000000" w14:paraId="000003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8352829"/>
              <w:tag w:val="goog_rdk_3563"/>
            </w:sdtPr>
            <w:sdtContent>
              <w:ins w:author="Rossi Rossi" w:id="102" w:date="2026-09-22T06:56:59Z">
                <w:sdt>
                  <w:sdtPr>
                    <w:id w:val="1679242564"/>
                    <w:tag w:val="goog_rdk_3564"/>
                  </w:sdtPr>
                  <w:sdtContent>
                    <w:del w:author="Nivesh" w:id="19" w:date="2026-09-25T10:03:37Z"/>
                  </w:sdtContent>
                </w:sdt>
              </w:ins>
              <w:sdt>
                <w:sdtPr>
                  <w:id w:val="-1376232853"/>
                  <w:tag w:val="goog_rdk_35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02" w:date="2026-09-22T06:56:59Z">
                <w:del w:author="Nivesh" w:id="19" w:date="2026-09-25T10:03:37Z"/>
              </w:ins>
            </w:sdtContent>
          </w:sdt>
        </w:p>
      </w:sdtContent>
    </w:sdt>
    <w:sdt>
      <w:sdtPr>
        <w:id w:val="2008982943"/>
        <w:tag w:val="goog_rdk_3570"/>
      </w:sdtPr>
      <w:sdtContent>
        <w:p w:rsidR="00000000" w:rsidDel="00000000" w:rsidP="00000000" w:rsidRDefault="00000000" w:rsidRPr="00000000" w14:paraId="000003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974814"/>
              <w:tag w:val="goog_rdk_3567"/>
            </w:sdtPr>
            <w:sdtContent>
              <w:ins w:author="Rossi Rossi" w:id="102" w:date="2026-09-22T06:56:59Z">
                <w:sdt>
                  <w:sdtPr>
                    <w:id w:val="44306911"/>
                    <w:tag w:val="goog_rdk_3568"/>
                  </w:sdtPr>
                  <w:sdtContent>
                    <w:del w:author="Nivesh" w:id="19" w:date="2026-09-25T10:03:37Z"/>
                  </w:sdtContent>
                </w:sdt>
              </w:ins>
              <w:sdt>
                <w:sdtPr>
                  <w:id w:val="1061201192"/>
                  <w:tag w:val="goog_rdk_35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02" w:date="2026-09-22T06:56:59Z">
                <w:del w:author="Nivesh" w:id="19" w:date="2026-09-25T10:03:37Z"/>
              </w:ins>
            </w:sdtContent>
          </w:sdt>
        </w:p>
      </w:sdtContent>
    </w:sdt>
    <w:sdt>
      <w:sdtPr>
        <w:id w:val="-388362026"/>
        <w:tag w:val="goog_rdk_3574"/>
      </w:sdtPr>
      <w:sdtContent>
        <w:p w:rsidR="00000000" w:rsidDel="00000000" w:rsidP="00000000" w:rsidRDefault="00000000" w:rsidRPr="00000000" w14:paraId="000003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5731874"/>
              <w:tag w:val="goog_rdk_3571"/>
            </w:sdtPr>
            <w:sdtContent>
              <w:ins w:author="Rossi Rossi" w:id="102" w:date="2026-09-22T06:56:59Z">
                <w:sdt>
                  <w:sdtPr>
                    <w:id w:val="-1627430066"/>
                    <w:tag w:val="goog_rdk_3572"/>
                  </w:sdtPr>
                  <w:sdtContent>
                    <w:del w:author="Nivesh" w:id="19" w:date="2026-09-25T10:03:37Z"/>
                  </w:sdtContent>
                </w:sdt>
              </w:ins>
              <w:sdt>
                <w:sdtPr>
                  <w:id w:val="-538432536"/>
                  <w:tag w:val="goog_rdk_35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5851155"/>
        <w:tag w:val="goog_rdk_3578"/>
      </w:sdtPr>
      <w:sdtContent>
        <w:p w:rsidR="00000000" w:rsidDel="00000000" w:rsidP="00000000" w:rsidRDefault="00000000" w:rsidRPr="00000000" w14:paraId="000003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6427902"/>
              <w:tag w:val="goog_rdk_3575"/>
            </w:sdtPr>
            <w:sdtContent>
              <w:ins w:author="Rossi Rossi" w:id="102" w:date="2026-09-22T06:56:59Z">
                <w:sdt>
                  <w:sdtPr>
                    <w:id w:val="152873122"/>
                    <w:tag w:val="goog_rdk_3576"/>
                  </w:sdtPr>
                  <w:sdtContent>
                    <w:del w:author="Nivesh" w:id="19" w:date="2026-09-25T10:03:37Z"/>
                  </w:sdtContent>
                </w:sdt>
              </w:ins>
              <w:sdt>
                <w:sdtPr>
                  <w:id w:val="-1265406082"/>
                  <w:tag w:val="goog_rdk_35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02" w:date="2026-09-22T06:56:59Z">
                <w:del w:author="Nivesh" w:id="19" w:date="2026-09-25T10:03:37Z"/>
              </w:ins>
            </w:sdtContent>
          </w:sdt>
        </w:p>
      </w:sdtContent>
    </w:sdt>
    <w:sdt>
      <w:sdtPr>
        <w:id w:val="-1690316830"/>
        <w:tag w:val="goog_rdk_3582"/>
      </w:sdtPr>
      <w:sdtContent>
        <w:p w:rsidR="00000000" w:rsidDel="00000000" w:rsidP="00000000" w:rsidRDefault="00000000" w:rsidRPr="00000000" w14:paraId="000003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02781384"/>
              <w:tag w:val="goog_rdk_3579"/>
            </w:sdtPr>
            <w:sdtContent>
              <w:ins w:author="Rossi Rossi" w:id="102" w:date="2026-09-22T06:56:59Z">
                <w:sdt>
                  <w:sdtPr>
                    <w:id w:val="-130377760"/>
                    <w:tag w:val="goog_rdk_3580"/>
                  </w:sdtPr>
                  <w:sdtContent>
                    <w:del w:author="Nivesh" w:id="19" w:date="2026-09-25T10:03:37Z"/>
                  </w:sdtContent>
                </w:sdt>
              </w:ins>
              <w:sdt>
                <w:sdtPr>
                  <w:id w:val="1076474018"/>
                  <w:tag w:val="goog_rdk_35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4568589"/>
        <w:tag w:val="goog_rdk_3586"/>
      </w:sdtPr>
      <w:sdtContent>
        <w:p w:rsidR="00000000" w:rsidDel="00000000" w:rsidP="00000000" w:rsidRDefault="00000000" w:rsidRPr="00000000" w14:paraId="000003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0427629"/>
              <w:tag w:val="goog_rdk_3583"/>
            </w:sdtPr>
            <w:sdtContent>
              <w:ins w:author="Rossi Rossi" w:id="102" w:date="2026-09-22T06:56:59Z">
                <w:sdt>
                  <w:sdtPr>
                    <w:id w:val="12797801"/>
                    <w:tag w:val="goog_rdk_3584"/>
                  </w:sdtPr>
                  <w:sdtContent>
                    <w:del w:author="Nivesh" w:id="19" w:date="2026-09-25T10:03:37Z"/>
                  </w:sdtContent>
                </w:sdt>
              </w:ins>
              <w:sdt>
                <w:sdtPr>
                  <w:id w:val="-1999550210"/>
                  <w:tag w:val="goog_rdk_35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02" w:date="2026-09-22T06:56:59Z">
                <w:del w:author="Nivesh" w:id="19" w:date="2026-09-25T10:03:37Z"/>
              </w:ins>
            </w:sdtContent>
          </w:sdt>
        </w:p>
      </w:sdtContent>
    </w:sdt>
    <w:sdt>
      <w:sdtPr>
        <w:id w:val="1919672020"/>
        <w:tag w:val="goog_rdk_3590"/>
      </w:sdtPr>
      <w:sdtContent>
        <w:p w:rsidR="00000000" w:rsidDel="00000000" w:rsidP="00000000" w:rsidRDefault="00000000" w:rsidRPr="00000000" w14:paraId="000003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6383046"/>
              <w:tag w:val="goog_rdk_3587"/>
            </w:sdtPr>
            <w:sdtContent>
              <w:ins w:author="Rossi Rossi" w:id="102" w:date="2026-09-22T06:56:59Z">
                <w:sdt>
                  <w:sdtPr>
                    <w:id w:val="-1904049887"/>
                    <w:tag w:val="goog_rdk_3588"/>
                  </w:sdtPr>
                  <w:sdtContent>
                    <w:del w:author="Nivesh" w:id="19" w:date="2026-09-25T10:03:37Z"/>
                  </w:sdtContent>
                </w:sdt>
              </w:ins>
              <w:sdt>
                <w:sdtPr>
                  <w:id w:val="1510542828"/>
                  <w:tag w:val="goog_rdk_35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02" w:date="2026-09-22T06:56:59Z">
                <w:del w:author="Nivesh" w:id="19" w:date="2026-09-25T10:03:37Z"/>
              </w:ins>
            </w:sdtContent>
          </w:sdt>
        </w:p>
      </w:sdtContent>
    </w:sdt>
    <w:sdt>
      <w:sdtPr>
        <w:id w:val="-1292170985"/>
        <w:tag w:val="goog_rdk_3594"/>
      </w:sdtPr>
      <w:sdtContent>
        <w:p w:rsidR="00000000" w:rsidDel="00000000" w:rsidP="00000000" w:rsidRDefault="00000000" w:rsidRPr="00000000" w14:paraId="000003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7840897"/>
              <w:tag w:val="goog_rdk_3591"/>
            </w:sdtPr>
            <w:sdtContent>
              <w:ins w:author="Rossi Rossi" w:id="102" w:date="2026-09-22T06:56:59Z">
                <w:sdt>
                  <w:sdtPr>
                    <w:id w:val="-1642151121"/>
                    <w:tag w:val="goog_rdk_3592"/>
                  </w:sdtPr>
                  <w:sdtContent>
                    <w:del w:author="Nivesh" w:id="19" w:date="2026-09-25T10:03:37Z"/>
                  </w:sdtContent>
                </w:sdt>
              </w:ins>
              <w:sdt>
                <w:sdtPr>
                  <w:id w:val="196453673"/>
                  <w:tag w:val="goog_rdk_35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02" w:date="2026-09-22T06:56:59Z">
                <w:del w:author="Nivesh" w:id="19" w:date="2026-09-25T10:03:37Z"/>
              </w:ins>
            </w:sdtContent>
          </w:sdt>
        </w:p>
      </w:sdtContent>
    </w:sdt>
    <w:sdt>
      <w:sdtPr>
        <w:id w:val="1615444980"/>
        <w:tag w:val="goog_rdk_3598"/>
      </w:sdtPr>
      <w:sdtContent>
        <w:p w:rsidR="00000000" w:rsidDel="00000000" w:rsidP="00000000" w:rsidRDefault="00000000" w:rsidRPr="00000000" w14:paraId="000003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0305606"/>
              <w:tag w:val="goog_rdk_3595"/>
            </w:sdtPr>
            <w:sdtContent>
              <w:ins w:author="Rossi Rossi" w:id="102" w:date="2026-09-22T06:56:59Z">
                <w:sdt>
                  <w:sdtPr>
                    <w:id w:val="1104715900"/>
                    <w:tag w:val="goog_rdk_3596"/>
                  </w:sdtPr>
                  <w:sdtContent>
                    <w:del w:author="Nivesh" w:id="19" w:date="2026-09-25T10:03:37Z"/>
                  </w:sdtContent>
                </w:sdt>
              </w:ins>
              <w:sdt>
                <w:sdtPr>
                  <w:id w:val="1627577223"/>
                  <w:tag w:val="goog_rdk_35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02" w:date="2026-09-22T06:56:59Z">
                <w:del w:author="Nivesh" w:id="19" w:date="2026-09-25T10:03:37Z"/>
              </w:ins>
            </w:sdtContent>
          </w:sdt>
        </w:p>
      </w:sdtContent>
    </w:sdt>
    <w:sdt>
      <w:sdtPr>
        <w:id w:val="-19223863"/>
        <w:tag w:val="goog_rdk_3602"/>
      </w:sdtPr>
      <w:sdtContent>
        <w:p w:rsidR="00000000" w:rsidDel="00000000" w:rsidP="00000000" w:rsidRDefault="00000000" w:rsidRPr="00000000" w14:paraId="000003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0410367"/>
              <w:tag w:val="goog_rdk_3599"/>
            </w:sdtPr>
            <w:sdtContent>
              <w:ins w:author="Rossi Rossi" w:id="102" w:date="2026-09-22T06:56:59Z">
                <w:sdt>
                  <w:sdtPr>
                    <w:id w:val="1728546467"/>
                    <w:tag w:val="goog_rdk_3600"/>
                  </w:sdtPr>
                  <w:sdtContent>
                    <w:del w:author="Nivesh" w:id="19" w:date="2026-09-25T10:03:37Z"/>
                  </w:sdtContent>
                </w:sdt>
              </w:ins>
              <w:sdt>
                <w:sdtPr>
                  <w:id w:val="-759274815"/>
                  <w:tag w:val="goog_rdk_36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96882682"/>
        <w:tag w:val="goog_rdk_3606"/>
      </w:sdtPr>
      <w:sdtContent>
        <w:p w:rsidR="00000000" w:rsidDel="00000000" w:rsidP="00000000" w:rsidRDefault="00000000" w:rsidRPr="00000000" w14:paraId="000003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8288745"/>
              <w:tag w:val="goog_rdk_3603"/>
            </w:sdtPr>
            <w:sdtContent>
              <w:ins w:author="Rossi Rossi" w:id="102" w:date="2026-09-22T06:56:59Z">
                <w:sdt>
                  <w:sdtPr>
                    <w:id w:val="618275005"/>
                    <w:tag w:val="goog_rdk_3604"/>
                  </w:sdtPr>
                  <w:sdtContent>
                    <w:del w:author="Nivesh" w:id="19" w:date="2026-09-25T10:03:37Z"/>
                  </w:sdtContent>
                </w:sdt>
              </w:ins>
              <w:sdt>
                <w:sdtPr>
                  <w:id w:val="-1030583625"/>
                  <w:tag w:val="goog_rdk_36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1456687105"/>
        <w:tag w:val="goog_rdk_3610"/>
      </w:sdtPr>
      <w:sdtContent>
        <w:p w:rsidR="00000000" w:rsidDel="00000000" w:rsidP="00000000" w:rsidRDefault="00000000" w:rsidRPr="00000000" w14:paraId="000003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8655737"/>
              <w:tag w:val="goog_rdk_3607"/>
            </w:sdtPr>
            <w:sdtContent>
              <w:ins w:author="Rossi Rossi" w:id="102" w:date="2026-09-22T06:56:59Z">
                <w:sdt>
                  <w:sdtPr>
                    <w:id w:val="-1496592329"/>
                    <w:tag w:val="goog_rdk_3608"/>
                  </w:sdtPr>
                  <w:sdtContent>
                    <w:del w:author="Nivesh" w:id="19" w:date="2026-09-25T10:03:37Z"/>
                  </w:sdtContent>
                </w:sdt>
              </w:ins>
              <w:sdt>
                <w:sdtPr>
                  <w:id w:val="377804875"/>
                  <w:tag w:val="goog_rdk_36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02" w:date="2026-09-22T06:56:59Z">
                <w:del w:author="Nivesh" w:id="19" w:date="2026-09-25T10:03:37Z"/>
              </w:ins>
            </w:sdtContent>
          </w:sdt>
        </w:p>
      </w:sdtContent>
    </w:sdt>
    <w:sdt>
      <w:sdtPr>
        <w:id w:val="-187260919"/>
        <w:tag w:val="goog_rdk_3614"/>
      </w:sdtPr>
      <w:sdtContent>
        <w:p w:rsidR="00000000" w:rsidDel="00000000" w:rsidP="00000000" w:rsidRDefault="00000000" w:rsidRPr="00000000" w14:paraId="0000031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530253"/>
              <w:tag w:val="goog_rdk_3611"/>
            </w:sdtPr>
            <w:sdtContent>
              <w:ins w:author="Rossi Rossi" w:id="102" w:date="2026-09-22T06:56:59Z">
                <w:sdt>
                  <w:sdtPr>
                    <w:id w:val="-1891107091"/>
                    <w:tag w:val="goog_rdk_3612"/>
                  </w:sdtPr>
                  <w:sdtContent>
                    <w:del w:author="Nivesh" w:id="19" w:date="2026-09-25T10:03:37Z"/>
                  </w:sdtContent>
                </w:sdt>
              </w:ins>
              <w:sdt>
                <w:sdtPr>
                  <w:id w:val="-510290733"/>
                  <w:tag w:val="goog_rdk_36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39374571"/>
        <w:tag w:val="goog_rdk_3618"/>
      </w:sdtPr>
      <w:sdtContent>
        <w:p w:rsidR="00000000" w:rsidDel="00000000" w:rsidP="00000000" w:rsidRDefault="00000000" w:rsidRPr="00000000" w14:paraId="0000031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4522136"/>
              <w:tag w:val="goog_rdk_3615"/>
            </w:sdtPr>
            <w:sdtContent>
              <w:ins w:author="Rossi Rossi" w:id="102" w:date="2026-09-22T06:56:59Z">
                <w:sdt>
                  <w:sdtPr>
                    <w:id w:val="1045905644"/>
                    <w:tag w:val="goog_rdk_3616"/>
                  </w:sdtPr>
                  <w:sdtContent>
                    <w:del w:author="Nivesh" w:id="19" w:date="2026-09-25T10:03:37Z"/>
                  </w:sdtContent>
                </w:sdt>
              </w:ins>
              <w:sdt>
                <w:sdtPr>
                  <w:id w:val="1855106507"/>
                  <w:tag w:val="goog_rdk_36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02" w:date="2026-09-22T06:56:59Z">
                <w:del w:author="Nivesh" w:id="19" w:date="2026-09-25T10:03:37Z"/>
              </w:ins>
            </w:sdtContent>
          </w:sdt>
        </w:p>
      </w:sdtContent>
    </w:sdt>
    <w:sdt>
      <w:sdtPr>
        <w:id w:val="180846917"/>
        <w:tag w:val="goog_rdk_3622"/>
      </w:sdtPr>
      <w:sdtContent>
        <w:p w:rsidR="00000000" w:rsidDel="00000000" w:rsidP="00000000" w:rsidRDefault="00000000" w:rsidRPr="00000000" w14:paraId="0000031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8694019"/>
              <w:tag w:val="goog_rdk_3619"/>
            </w:sdtPr>
            <w:sdtContent>
              <w:ins w:author="Rossi Rossi" w:id="102" w:date="2026-09-22T06:56:59Z">
                <w:sdt>
                  <w:sdtPr>
                    <w:id w:val="2117173670"/>
                    <w:tag w:val="goog_rdk_3620"/>
                  </w:sdtPr>
                  <w:sdtContent>
                    <w:del w:author="Nivesh" w:id="19" w:date="2026-09-25T10:03:37Z"/>
                  </w:sdtContent>
                </w:sdt>
              </w:ins>
              <w:sdt>
                <w:sdtPr>
                  <w:id w:val="6390906"/>
                  <w:tag w:val="goog_rdk_36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48053667"/>
        <w:tag w:val="goog_rdk_3626"/>
      </w:sdtPr>
      <w:sdtContent>
        <w:p w:rsidR="00000000" w:rsidDel="00000000" w:rsidP="00000000" w:rsidRDefault="00000000" w:rsidRPr="00000000" w14:paraId="0000031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5354101"/>
              <w:tag w:val="goog_rdk_3623"/>
            </w:sdtPr>
            <w:sdtContent>
              <w:ins w:author="Rossi Rossi" w:id="102" w:date="2026-09-22T06:56:59Z">
                <w:sdt>
                  <w:sdtPr>
                    <w:id w:val="-1318339176"/>
                    <w:tag w:val="goog_rdk_3624"/>
                  </w:sdtPr>
                  <w:sdtContent>
                    <w:del w:author="Nivesh" w:id="19" w:date="2026-09-25T10:03:37Z"/>
                  </w:sdtContent>
                </w:sdt>
              </w:ins>
              <w:sdt>
                <w:sdtPr>
                  <w:id w:val="1181780540"/>
                  <w:tag w:val="goog_rdk_36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02" w:date="2026-09-22T06:56:59Z">
                <w:del w:author="Nivesh" w:id="19" w:date="2026-09-25T10:03:37Z"/>
              </w:ins>
            </w:sdtContent>
          </w:sdt>
        </w:p>
      </w:sdtContent>
    </w:sdt>
    <w:sdt>
      <w:sdtPr>
        <w:id w:val="157025293"/>
        <w:tag w:val="goog_rdk_3630"/>
      </w:sdtPr>
      <w:sdtContent>
        <w:p w:rsidR="00000000" w:rsidDel="00000000" w:rsidP="00000000" w:rsidRDefault="00000000" w:rsidRPr="00000000" w14:paraId="0000031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2331016"/>
              <w:tag w:val="goog_rdk_3627"/>
            </w:sdtPr>
            <w:sdtContent>
              <w:ins w:author="Rossi Rossi" w:id="102" w:date="2026-09-22T06:56:59Z">
                <w:sdt>
                  <w:sdtPr>
                    <w:id w:val="896466778"/>
                    <w:tag w:val="goog_rdk_3628"/>
                  </w:sdtPr>
                  <w:sdtContent>
                    <w:del w:author="Nivesh" w:id="19" w:date="2026-09-25T10:03:37Z"/>
                  </w:sdtContent>
                </w:sdt>
              </w:ins>
              <w:sdt>
                <w:sdtPr>
                  <w:id w:val="401261425"/>
                  <w:tag w:val="goog_rdk_36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62969818"/>
        <w:tag w:val="goog_rdk_3634"/>
      </w:sdtPr>
      <w:sdtContent>
        <w:p w:rsidR="00000000" w:rsidDel="00000000" w:rsidP="00000000" w:rsidRDefault="00000000" w:rsidRPr="00000000" w14:paraId="0000032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1690846"/>
              <w:tag w:val="goog_rdk_3631"/>
            </w:sdtPr>
            <w:sdtContent>
              <w:ins w:author="Rossi Rossi" w:id="102" w:date="2026-09-22T06:56:59Z">
                <w:sdt>
                  <w:sdtPr>
                    <w:id w:val="1966710156"/>
                    <w:tag w:val="goog_rdk_3632"/>
                  </w:sdtPr>
                  <w:sdtContent>
                    <w:del w:author="Nivesh" w:id="19" w:date="2026-09-25T10:03:37Z"/>
                  </w:sdtContent>
                </w:sdt>
              </w:ins>
              <w:sdt>
                <w:sdtPr>
                  <w:id w:val="-605254287"/>
                  <w:tag w:val="goog_rdk_36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Google Cloud projects</w:delText>
                      </w:r>
                    </w:del>
                  </w:ins>
                </w:sdtContent>
              </w:sdt>
              <w:ins w:author="Rossi Rossi" w:id="102" w:date="2026-09-22T06:56:59Z">
                <w:del w:author="Nivesh" w:id="19" w:date="2026-09-25T10:03:37Z"/>
              </w:ins>
            </w:sdtContent>
          </w:sdt>
        </w:p>
      </w:sdtContent>
    </w:sdt>
    <w:sdt>
      <w:sdtPr>
        <w:id w:val="642834612"/>
        <w:tag w:val="goog_rdk_3638"/>
      </w:sdtPr>
      <w:sdtContent>
        <w:p w:rsidR="00000000" w:rsidDel="00000000" w:rsidP="00000000" w:rsidRDefault="00000000" w:rsidRPr="00000000" w14:paraId="0000032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3523979"/>
              <w:tag w:val="goog_rdk_3635"/>
            </w:sdtPr>
            <w:sdtContent>
              <w:ins w:author="Rossi Rossi" w:id="102" w:date="2026-09-22T06:56:59Z">
                <w:sdt>
                  <w:sdtPr>
                    <w:id w:val="1432024917"/>
                    <w:tag w:val="goog_rdk_3636"/>
                  </w:sdtPr>
                  <w:sdtContent>
                    <w:del w:author="Nivesh" w:id="19" w:date="2026-09-25T10:03:37Z"/>
                  </w:sdtContent>
                </w:sdt>
              </w:ins>
              <w:sdt>
                <w:sdtPr>
                  <w:id w:val="-879082821"/>
                  <w:tag w:val="goog_rdk_36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50644159"/>
        <w:tag w:val="goog_rdk_3642"/>
      </w:sdtPr>
      <w:sdtContent>
        <w:p w:rsidR="00000000" w:rsidDel="00000000" w:rsidP="00000000" w:rsidRDefault="00000000" w:rsidRPr="00000000" w14:paraId="0000032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1893212"/>
              <w:tag w:val="goog_rdk_3639"/>
            </w:sdtPr>
            <w:sdtContent>
              <w:ins w:author="Rossi Rossi" w:id="102" w:date="2026-09-22T06:56:59Z">
                <w:sdt>
                  <w:sdtPr>
                    <w:id w:val="-1612371587"/>
                    <w:tag w:val="goog_rdk_3640"/>
                  </w:sdtPr>
                  <w:sdtContent>
                    <w:del w:author="Nivesh" w:id="19" w:date="2026-09-25T10:03:37Z"/>
                  </w:sdtContent>
                </w:sdt>
              </w:ins>
              <w:sdt>
                <w:sdtPr>
                  <w:id w:val="1138138307"/>
                  <w:tag w:val="goog_rdk_36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02" w:date="2026-09-22T06:56:59Z">
                <w:del w:author="Nivesh" w:id="19" w:date="2026-09-25T10:03:37Z"/>
              </w:ins>
            </w:sdtContent>
          </w:sdt>
        </w:p>
      </w:sdtContent>
    </w:sdt>
    <w:sdt>
      <w:sdtPr>
        <w:id w:val="-1606344021"/>
        <w:tag w:val="goog_rdk_3646"/>
      </w:sdtPr>
      <w:sdtContent>
        <w:p w:rsidR="00000000" w:rsidDel="00000000" w:rsidP="00000000" w:rsidRDefault="00000000" w:rsidRPr="00000000" w14:paraId="0000032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4259939"/>
              <w:tag w:val="goog_rdk_3643"/>
            </w:sdtPr>
            <w:sdtContent>
              <w:ins w:author="Rossi Rossi" w:id="102" w:date="2026-09-22T06:56:59Z">
                <w:sdt>
                  <w:sdtPr>
                    <w:id w:val="-822642621"/>
                    <w:tag w:val="goog_rdk_3644"/>
                  </w:sdtPr>
                  <w:sdtContent>
                    <w:del w:author="Nivesh" w:id="19" w:date="2026-09-25T10:03:37Z"/>
                  </w:sdtContent>
                </w:sdt>
              </w:ins>
              <w:sdt>
                <w:sdtPr>
                  <w:id w:val="-760222902"/>
                  <w:tag w:val="goog_rdk_36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02" w:date="2026-09-22T06:56:59Z">
                <w:del w:author="Nivesh" w:id="19" w:date="2026-09-25T10:03:37Z"/>
              </w:ins>
            </w:sdtContent>
          </w:sdt>
        </w:p>
      </w:sdtContent>
    </w:sdt>
    <w:sdt>
      <w:sdtPr>
        <w:id w:val="-1087466217"/>
        <w:tag w:val="goog_rdk_3650"/>
      </w:sdtPr>
      <w:sdtContent>
        <w:p w:rsidR="00000000" w:rsidDel="00000000" w:rsidP="00000000" w:rsidRDefault="00000000" w:rsidRPr="00000000" w14:paraId="0000032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4835793"/>
              <w:tag w:val="goog_rdk_3647"/>
            </w:sdtPr>
            <w:sdtContent>
              <w:ins w:author="Rossi Rossi" w:id="102" w:date="2026-09-22T06:56:59Z">
                <w:sdt>
                  <w:sdtPr>
                    <w:id w:val="-1412994093"/>
                    <w:tag w:val="goog_rdk_3648"/>
                  </w:sdtPr>
                  <w:sdtContent>
                    <w:del w:author="Nivesh" w:id="19" w:date="2026-09-25T10:03:37Z"/>
                  </w:sdtContent>
                </w:sdt>
              </w:ins>
              <w:sdt>
                <w:sdtPr>
                  <w:id w:val="-676299086"/>
                  <w:tag w:val="goog_rdk_36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02" w:date="2026-09-22T06:56:59Z">
                <w:del w:author="Nivesh" w:id="19" w:date="2026-09-25T10:03:37Z"/>
              </w:ins>
            </w:sdtContent>
          </w:sdt>
        </w:p>
      </w:sdtContent>
    </w:sdt>
    <w:sdt>
      <w:sdtPr>
        <w:id w:val="-2095755729"/>
        <w:tag w:val="goog_rdk_3654"/>
      </w:sdtPr>
      <w:sdtContent>
        <w:p w:rsidR="00000000" w:rsidDel="00000000" w:rsidP="00000000" w:rsidRDefault="00000000" w:rsidRPr="00000000" w14:paraId="0000032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18503835"/>
              <w:tag w:val="goog_rdk_3651"/>
            </w:sdtPr>
            <w:sdtContent>
              <w:ins w:author="Rossi Rossi" w:id="102" w:date="2026-09-22T06:56:59Z">
                <w:sdt>
                  <w:sdtPr>
                    <w:id w:val="1340987490"/>
                    <w:tag w:val="goog_rdk_3652"/>
                  </w:sdtPr>
                  <w:sdtContent>
                    <w:del w:author="Nivesh" w:id="19" w:date="2026-09-25T10:03:37Z"/>
                  </w:sdtContent>
                </w:sdt>
              </w:ins>
              <w:sdt>
                <w:sdtPr>
                  <w:id w:val="290448062"/>
                  <w:tag w:val="goog_rdk_36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6021429"/>
        <w:tag w:val="goog_rdk_3658"/>
      </w:sdtPr>
      <w:sdtContent>
        <w:p w:rsidR="00000000" w:rsidDel="00000000" w:rsidP="00000000" w:rsidRDefault="00000000" w:rsidRPr="00000000" w14:paraId="0000032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03433371"/>
              <w:tag w:val="goog_rdk_3655"/>
            </w:sdtPr>
            <w:sdtContent>
              <w:ins w:author="Rossi Rossi" w:id="102" w:date="2026-09-22T06:56:59Z">
                <w:sdt>
                  <w:sdtPr>
                    <w:id w:val="209211427"/>
                    <w:tag w:val="goog_rdk_3656"/>
                  </w:sdtPr>
                  <w:sdtContent>
                    <w:del w:author="Nivesh" w:id="19" w:date="2026-09-25T10:03:37Z"/>
                  </w:sdtContent>
                </w:sdt>
              </w:ins>
              <w:sdt>
                <w:sdtPr>
                  <w:id w:val="-1945123771"/>
                  <w:tag w:val="goog_rdk_36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02" w:date="2026-09-22T06:56:59Z">
                <w:del w:author="Nivesh" w:id="19" w:date="2026-09-25T10:03:37Z"/>
              </w:ins>
            </w:sdtContent>
          </w:sdt>
        </w:p>
      </w:sdtContent>
    </w:sdt>
    <w:sdt>
      <w:sdtPr>
        <w:id w:val="-273360545"/>
        <w:tag w:val="goog_rdk_3662"/>
      </w:sdtPr>
      <w:sdtContent>
        <w:p w:rsidR="00000000" w:rsidDel="00000000" w:rsidP="00000000" w:rsidRDefault="00000000" w:rsidRPr="00000000" w14:paraId="0000032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0862220"/>
              <w:tag w:val="goog_rdk_3659"/>
            </w:sdtPr>
            <w:sdtContent>
              <w:ins w:author="Rossi Rossi" w:id="102" w:date="2026-09-22T06:56:59Z">
                <w:sdt>
                  <w:sdtPr>
                    <w:id w:val="-417940518"/>
                    <w:tag w:val="goog_rdk_3660"/>
                  </w:sdtPr>
                  <w:sdtContent>
                    <w:del w:author="Nivesh" w:id="19" w:date="2026-09-25T10:03:37Z"/>
                  </w:sdtContent>
                </w:sdt>
              </w:ins>
              <w:sdt>
                <w:sdtPr>
                  <w:id w:val="882417138"/>
                  <w:tag w:val="goog_rdk_36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02" w:date="2026-09-22T06:56:59Z">
                <w:del w:author="Nivesh" w:id="19" w:date="2026-09-25T10:03:37Z"/>
              </w:ins>
            </w:sdtContent>
          </w:sdt>
        </w:p>
      </w:sdtContent>
    </w:sdt>
    <w:sdt>
      <w:sdtPr>
        <w:id w:val="-1956024826"/>
        <w:tag w:val="goog_rdk_3666"/>
      </w:sdtPr>
      <w:sdtContent>
        <w:p w:rsidR="00000000" w:rsidDel="00000000" w:rsidP="00000000" w:rsidRDefault="00000000" w:rsidRPr="00000000" w14:paraId="0000032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6756067"/>
              <w:tag w:val="goog_rdk_3663"/>
            </w:sdtPr>
            <w:sdtContent>
              <w:ins w:author="Rossi Rossi" w:id="102" w:date="2026-09-22T06:56:59Z">
                <w:sdt>
                  <w:sdtPr>
                    <w:id w:val="-688909756"/>
                    <w:tag w:val="goog_rdk_3664"/>
                  </w:sdtPr>
                  <w:sdtContent>
                    <w:del w:author="Nivesh" w:id="19" w:date="2026-09-25T10:03:37Z"/>
                  </w:sdtContent>
                </w:sdt>
              </w:ins>
              <w:sdt>
                <w:sdtPr>
                  <w:id w:val="78612399"/>
                  <w:tag w:val="goog_rdk_36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67378155"/>
        <w:tag w:val="goog_rdk_3670"/>
      </w:sdtPr>
      <w:sdtContent>
        <w:p w:rsidR="00000000" w:rsidDel="00000000" w:rsidP="00000000" w:rsidRDefault="00000000" w:rsidRPr="00000000" w14:paraId="0000032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1361013"/>
              <w:tag w:val="goog_rdk_3667"/>
            </w:sdtPr>
            <w:sdtContent>
              <w:ins w:author="Rossi Rossi" w:id="102" w:date="2026-09-22T06:56:59Z">
                <w:sdt>
                  <w:sdtPr>
                    <w:id w:val="-1049072108"/>
                    <w:tag w:val="goog_rdk_3668"/>
                  </w:sdtPr>
                  <w:sdtContent>
                    <w:del w:author="Nivesh" w:id="19" w:date="2026-09-25T10:03:37Z"/>
                  </w:sdtContent>
                </w:sdt>
              </w:ins>
              <w:sdt>
                <w:sdtPr>
                  <w:id w:val="-161495606"/>
                  <w:tag w:val="goog_rdk_36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Importing projects</w:delText>
                      </w:r>
                    </w:del>
                  </w:ins>
                </w:sdtContent>
              </w:sdt>
              <w:ins w:author="Rossi Rossi" w:id="102" w:date="2026-09-22T06:56:59Z">
                <w:del w:author="Nivesh" w:id="19" w:date="2026-09-25T10:03:37Z"/>
              </w:ins>
            </w:sdtContent>
          </w:sdt>
        </w:p>
      </w:sdtContent>
    </w:sdt>
    <w:sdt>
      <w:sdtPr>
        <w:id w:val="-840822065"/>
        <w:tag w:val="goog_rdk_3674"/>
      </w:sdtPr>
      <w:sdtContent>
        <w:p w:rsidR="00000000" w:rsidDel="00000000" w:rsidP="00000000" w:rsidRDefault="00000000" w:rsidRPr="00000000" w14:paraId="0000032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3878032"/>
              <w:tag w:val="goog_rdk_3671"/>
            </w:sdtPr>
            <w:sdtContent>
              <w:ins w:author="Rossi Rossi" w:id="102" w:date="2026-09-22T06:56:59Z">
                <w:sdt>
                  <w:sdtPr>
                    <w:id w:val="-1186070995"/>
                    <w:tag w:val="goog_rdk_3672"/>
                  </w:sdtPr>
                  <w:sdtContent>
                    <w:del w:author="Nivesh" w:id="19" w:date="2026-09-25T10:03:37Z"/>
                  </w:sdtContent>
                </w:sdt>
              </w:ins>
              <w:sdt>
                <w:sdtPr>
                  <w:id w:val="-932186842"/>
                  <w:tag w:val="goog_rdk_36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28262116"/>
        <w:tag w:val="goog_rdk_3678"/>
      </w:sdtPr>
      <w:sdtContent>
        <w:p w:rsidR="00000000" w:rsidDel="00000000" w:rsidP="00000000" w:rsidRDefault="00000000" w:rsidRPr="00000000" w14:paraId="000003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0890876"/>
              <w:tag w:val="goog_rdk_3675"/>
            </w:sdtPr>
            <w:sdtContent>
              <w:ins w:author="Rossi Rossi" w:id="102" w:date="2026-09-22T06:56:59Z">
                <w:sdt>
                  <w:sdtPr>
                    <w:id w:val="-152467530"/>
                    <w:tag w:val="goog_rdk_3676"/>
                  </w:sdtPr>
                  <w:sdtContent>
                    <w:del w:author="Nivesh" w:id="19" w:date="2026-09-25T10:03:37Z"/>
                  </w:sdtContent>
                </w:sdt>
              </w:ins>
              <w:sdt>
                <w:sdtPr>
                  <w:id w:val="913566208"/>
                  <w:tag w:val="goog_rdk_36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02" w:date="2026-09-22T06:56:59Z">
                <w:del w:author="Nivesh" w:id="19" w:date="2026-09-25T10:03:37Z"/>
              </w:ins>
            </w:sdtContent>
          </w:sdt>
        </w:p>
      </w:sdtContent>
    </w:sdt>
    <w:sdt>
      <w:sdtPr>
        <w:id w:val="-1706744421"/>
        <w:tag w:val="goog_rdk_3682"/>
      </w:sdtPr>
      <w:sdtContent>
        <w:p w:rsidR="00000000" w:rsidDel="00000000" w:rsidP="00000000" w:rsidRDefault="00000000" w:rsidRPr="00000000" w14:paraId="000003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4573887"/>
              <w:tag w:val="goog_rdk_3679"/>
            </w:sdtPr>
            <w:sdtContent>
              <w:ins w:author="Rossi Rossi" w:id="102" w:date="2026-09-22T06:56:59Z">
                <w:sdt>
                  <w:sdtPr>
                    <w:id w:val="-233668946"/>
                    <w:tag w:val="goog_rdk_3680"/>
                  </w:sdtPr>
                  <w:sdtContent>
                    <w:del w:author="Nivesh" w:id="19" w:date="2026-09-25T10:03:37Z"/>
                  </w:sdtContent>
                </w:sdt>
              </w:ins>
              <w:sdt>
                <w:sdtPr>
                  <w:id w:val="-1128159253"/>
                  <w:tag w:val="goog_rdk_36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02" w:date="2026-09-22T06:56:59Z">
                <w:del w:author="Nivesh" w:id="19" w:date="2026-09-25T10:03:37Z"/>
              </w:ins>
            </w:sdtContent>
          </w:sdt>
        </w:p>
      </w:sdtContent>
    </w:sdt>
    <w:sdt>
      <w:sdtPr>
        <w:id w:val="-1764096789"/>
        <w:tag w:val="goog_rdk_3686"/>
      </w:sdtPr>
      <w:sdtContent>
        <w:p w:rsidR="00000000" w:rsidDel="00000000" w:rsidP="00000000" w:rsidRDefault="00000000" w:rsidRPr="00000000" w14:paraId="000003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7248435"/>
              <w:tag w:val="goog_rdk_3683"/>
            </w:sdtPr>
            <w:sdtContent>
              <w:ins w:author="Rossi Rossi" w:id="102" w:date="2026-09-22T06:56:59Z">
                <w:sdt>
                  <w:sdtPr>
                    <w:id w:val="1824908845"/>
                    <w:tag w:val="goog_rdk_3684"/>
                  </w:sdtPr>
                  <w:sdtContent>
                    <w:del w:author="Nivesh" w:id="19" w:date="2026-09-25T10:03:37Z"/>
                  </w:sdtContent>
                </w:sdt>
              </w:ins>
              <w:sdt>
                <w:sdtPr>
                  <w:id w:val="-662633420"/>
                  <w:tag w:val="goog_rdk_36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17287762"/>
        <w:tag w:val="goog_rdk_3690"/>
      </w:sdtPr>
      <w:sdtContent>
        <w:p w:rsidR="00000000" w:rsidDel="00000000" w:rsidP="00000000" w:rsidRDefault="00000000" w:rsidRPr="00000000" w14:paraId="000003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6890281"/>
              <w:tag w:val="goog_rdk_3687"/>
            </w:sdtPr>
            <w:sdtContent>
              <w:ins w:author="Rossi Rossi" w:id="102" w:date="2026-09-22T06:56:59Z">
                <w:sdt>
                  <w:sdtPr>
                    <w:id w:val="-505774584"/>
                    <w:tag w:val="goog_rdk_3688"/>
                  </w:sdtPr>
                  <w:sdtContent>
                    <w:del w:author="Nivesh" w:id="19" w:date="2026-09-25T10:03:37Z"/>
                  </w:sdtContent>
                </w:sdt>
              </w:ins>
              <w:sdt>
                <w:sdtPr>
                  <w:id w:val="221959492"/>
                  <w:tag w:val="goog_rdk_36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02" w:date="2026-09-22T06:56:59Z">
                <w:del w:author="Nivesh" w:id="19" w:date="2026-09-25T10:03:37Z"/>
              </w:ins>
            </w:sdtContent>
          </w:sdt>
        </w:p>
      </w:sdtContent>
    </w:sdt>
    <w:sdt>
      <w:sdtPr>
        <w:id w:val="-579249977"/>
        <w:tag w:val="goog_rdk_3694"/>
      </w:sdtPr>
      <w:sdtContent>
        <w:p w:rsidR="00000000" w:rsidDel="00000000" w:rsidP="00000000" w:rsidRDefault="00000000" w:rsidRPr="00000000" w14:paraId="000003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0475835"/>
              <w:tag w:val="goog_rdk_3691"/>
            </w:sdtPr>
            <w:sdtContent>
              <w:ins w:author="Rossi Rossi" w:id="102" w:date="2026-09-22T06:56:59Z">
                <w:sdt>
                  <w:sdtPr>
                    <w:id w:val="-597429260"/>
                    <w:tag w:val="goog_rdk_3692"/>
                  </w:sdtPr>
                  <w:sdtContent>
                    <w:del w:author="Nivesh" w:id="19" w:date="2026-09-25T10:03:37Z"/>
                  </w:sdtContent>
                </w:sdt>
              </w:ins>
              <w:sdt>
                <w:sdtPr>
                  <w:id w:val="-822752382"/>
                  <w:tag w:val="goog_rdk_36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02" w:date="2026-09-22T06:56:59Z">
                <w:del w:author="Nivesh" w:id="19" w:date="2026-09-25T10:03:37Z"/>
              </w:ins>
            </w:sdtContent>
          </w:sdt>
        </w:p>
      </w:sdtContent>
    </w:sdt>
    <w:sdt>
      <w:sdtPr>
        <w:id w:val="-1376242000"/>
        <w:tag w:val="goog_rdk_3698"/>
      </w:sdtPr>
      <w:sdtContent>
        <w:p w:rsidR="00000000" w:rsidDel="00000000" w:rsidP="00000000" w:rsidRDefault="00000000" w:rsidRPr="00000000" w14:paraId="000003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5631711"/>
              <w:tag w:val="goog_rdk_3695"/>
            </w:sdtPr>
            <w:sdtContent>
              <w:ins w:author="Rossi Rossi" w:id="102" w:date="2026-09-22T06:56:59Z">
                <w:sdt>
                  <w:sdtPr>
                    <w:id w:val="904533321"/>
                    <w:tag w:val="goog_rdk_3696"/>
                  </w:sdtPr>
                  <w:sdtContent>
                    <w:del w:author="Nivesh" w:id="19" w:date="2026-09-25T10:03:37Z"/>
                  </w:sdtContent>
                </w:sdt>
              </w:ins>
              <w:sdt>
                <w:sdtPr>
                  <w:id w:val="-648787866"/>
                  <w:tag w:val="goog_rdk_36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02" w:date="2026-09-22T06:56:59Z">
                <w:del w:author="Nivesh" w:id="19" w:date="2026-09-25T10:03:37Z"/>
              </w:ins>
            </w:sdtContent>
          </w:sdt>
        </w:p>
      </w:sdtContent>
    </w:sdt>
    <w:sdt>
      <w:sdtPr>
        <w:id w:val="1466086126"/>
        <w:tag w:val="goog_rdk_3702"/>
      </w:sdtPr>
      <w:sdtContent>
        <w:p w:rsidR="00000000" w:rsidDel="00000000" w:rsidP="00000000" w:rsidRDefault="00000000" w:rsidRPr="00000000" w14:paraId="000003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1499196"/>
              <w:tag w:val="goog_rdk_3699"/>
            </w:sdtPr>
            <w:sdtContent>
              <w:ins w:author="Rossi Rossi" w:id="102" w:date="2026-09-22T06:56:59Z">
                <w:sdt>
                  <w:sdtPr>
                    <w:id w:val="171458575"/>
                    <w:tag w:val="goog_rdk_3700"/>
                  </w:sdtPr>
                  <w:sdtContent>
                    <w:del w:author="Nivesh" w:id="19" w:date="2026-09-25T10:03:37Z"/>
                  </w:sdtContent>
                </w:sdt>
              </w:ins>
              <w:sdt>
                <w:sdtPr>
                  <w:id w:val="-326641219"/>
                  <w:tag w:val="goog_rdk_37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02" w:date="2026-09-22T06:56:59Z">
                <w:del w:author="Nivesh" w:id="19" w:date="2026-09-25T10:03:37Z"/>
              </w:ins>
            </w:sdtContent>
          </w:sdt>
        </w:p>
      </w:sdtContent>
    </w:sdt>
    <w:sdt>
      <w:sdtPr>
        <w:id w:val="-731706449"/>
        <w:tag w:val="goog_rdk_3706"/>
      </w:sdtPr>
      <w:sdtContent>
        <w:p w:rsidR="00000000" w:rsidDel="00000000" w:rsidP="00000000" w:rsidRDefault="00000000" w:rsidRPr="00000000" w14:paraId="000003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70986745"/>
              <w:tag w:val="goog_rdk_3703"/>
            </w:sdtPr>
            <w:sdtContent>
              <w:ins w:author="Rossi Rossi" w:id="102" w:date="2026-09-22T06:56:59Z">
                <w:sdt>
                  <w:sdtPr>
                    <w:id w:val="-2062251257"/>
                    <w:tag w:val="goog_rdk_3704"/>
                  </w:sdtPr>
                  <w:sdtContent>
                    <w:del w:author="Nivesh" w:id="19" w:date="2026-09-25T10:03:37Z"/>
                  </w:sdtContent>
                </w:sdt>
              </w:ins>
              <w:sdt>
                <w:sdtPr>
                  <w:id w:val="1871457512"/>
                  <w:tag w:val="goog_rdk_37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02" w:date="2026-09-22T06:56:59Z">
                <w:del w:author="Nivesh" w:id="19" w:date="2026-09-25T10:03:37Z"/>
              </w:ins>
            </w:sdtContent>
          </w:sdt>
        </w:p>
      </w:sdtContent>
    </w:sdt>
    <w:sdt>
      <w:sdtPr>
        <w:id w:val="883654076"/>
        <w:tag w:val="goog_rdk_3710"/>
      </w:sdtPr>
      <w:sdtContent>
        <w:p w:rsidR="00000000" w:rsidDel="00000000" w:rsidP="00000000" w:rsidRDefault="00000000" w:rsidRPr="00000000" w14:paraId="000003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6792366"/>
              <w:tag w:val="goog_rdk_3707"/>
            </w:sdtPr>
            <w:sdtContent>
              <w:ins w:author="Rossi Rossi" w:id="102" w:date="2026-09-22T06:56:59Z">
                <w:sdt>
                  <w:sdtPr>
                    <w:id w:val="836068594"/>
                    <w:tag w:val="goog_rdk_3708"/>
                  </w:sdtPr>
                  <w:sdtContent>
                    <w:del w:author="Nivesh" w:id="19" w:date="2026-09-25T10:03:37Z"/>
                  </w:sdtContent>
                </w:sdt>
              </w:ins>
              <w:sdt>
                <w:sdtPr>
                  <w:id w:val="-13329448"/>
                  <w:tag w:val="goog_rdk_37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34286035"/>
        <w:tag w:val="goog_rdk_3714"/>
      </w:sdtPr>
      <w:sdtContent>
        <w:p w:rsidR="00000000" w:rsidDel="00000000" w:rsidP="00000000" w:rsidRDefault="00000000" w:rsidRPr="00000000" w14:paraId="000003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5260451"/>
              <w:tag w:val="goog_rdk_3711"/>
            </w:sdtPr>
            <w:sdtContent>
              <w:ins w:author="Rossi Rossi" w:id="102" w:date="2026-09-22T06:56:59Z">
                <w:sdt>
                  <w:sdtPr>
                    <w:id w:val="-1949326559"/>
                    <w:tag w:val="goog_rdk_3712"/>
                  </w:sdtPr>
                  <w:sdtContent>
                    <w:del w:author="Nivesh" w:id="19" w:date="2026-09-25T10:03:37Z"/>
                  </w:sdtContent>
                </w:sdt>
              </w:ins>
              <w:sdt>
                <w:sdtPr>
                  <w:id w:val="-2106807535"/>
                  <w:tag w:val="goog_rdk_37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02" w:date="2026-09-22T06:56:59Z">
                <w:del w:author="Nivesh" w:id="19" w:date="2026-09-25T10:03:37Z"/>
              </w:ins>
            </w:sdtContent>
          </w:sdt>
        </w:p>
      </w:sdtContent>
    </w:sdt>
    <w:sdt>
      <w:sdtPr>
        <w:id w:val="-501540578"/>
        <w:tag w:val="goog_rdk_3718"/>
      </w:sdtPr>
      <w:sdtContent>
        <w:p w:rsidR="00000000" w:rsidDel="00000000" w:rsidP="00000000" w:rsidRDefault="00000000" w:rsidRPr="00000000" w14:paraId="000003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18477611"/>
              <w:tag w:val="goog_rdk_3715"/>
            </w:sdtPr>
            <w:sdtContent>
              <w:ins w:author="Rossi Rossi" w:id="102" w:date="2026-09-22T06:56:59Z">
                <w:sdt>
                  <w:sdtPr>
                    <w:id w:val="-1707720782"/>
                    <w:tag w:val="goog_rdk_3716"/>
                  </w:sdtPr>
                  <w:sdtContent>
                    <w:del w:author="Nivesh" w:id="19" w:date="2026-09-25T10:03:37Z"/>
                  </w:sdtContent>
                </w:sdt>
              </w:ins>
              <w:sdt>
                <w:sdtPr>
                  <w:id w:val="1490884673"/>
                  <w:tag w:val="goog_rdk_37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87642862"/>
        <w:tag w:val="goog_rdk_3722"/>
      </w:sdtPr>
      <w:sdtContent>
        <w:p w:rsidR="00000000" w:rsidDel="00000000" w:rsidP="00000000" w:rsidRDefault="00000000" w:rsidRPr="00000000" w14:paraId="000003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399203"/>
              <w:tag w:val="goog_rdk_3719"/>
            </w:sdtPr>
            <w:sdtContent>
              <w:ins w:author="Rossi Rossi" w:id="102" w:date="2026-09-22T06:56:59Z">
                <w:sdt>
                  <w:sdtPr>
                    <w:id w:val="-8372606"/>
                    <w:tag w:val="goog_rdk_3720"/>
                  </w:sdtPr>
                  <w:sdtContent>
                    <w:del w:author="Nivesh" w:id="19" w:date="2026-09-25T10:03:37Z"/>
                  </w:sdtContent>
                </w:sdt>
              </w:ins>
              <w:sdt>
                <w:sdtPr>
                  <w:id w:val="-1590406158"/>
                  <w:tag w:val="goog_rdk_37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02" w:date="2026-09-22T06:56:59Z">
                <w:del w:author="Nivesh" w:id="19" w:date="2026-09-25T10:03:37Z"/>
              </w:ins>
            </w:sdtContent>
          </w:sdt>
        </w:p>
      </w:sdtContent>
    </w:sdt>
    <w:sdt>
      <w:sdtPr>
        <w:id w:val="-261696781"/>
        <w:tag w:val="goog_rdk_3726"/>
      </w:sdtPr>
      <w:sdtContent>
        <w:p w:rsidR="00000000" w:rsidDel="00000000" w:rsidP="00000000" w:rsidRDefault="00000000" w:rsidRPr="00000000" w14:paraId="000003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1319871"/>
              <w:tag w:val="goog_rdk_3723"/>
            </w:sdtPr>
            <w:sdtContent>
              <w:ins w:author="Rossi Rossi" w:id="102" w:date="2026-09-22T06:56:59Z">
                <w:sdt>
                  <w:sdtPr>
                    <w:id w:val="755005706"/>
                    <w:tag w:val="goog_rdk_3724"/>
                  </w:sdtPr>
                  <w:sdtContent>
                    <w:del w:author="Nivesh" w:id="19" w:date="2026-09-25T10:03:37Z"/>
                  </w:sdtContent>
                </w:sdt>
              </w:ins>
              <w:sdt>
                <w:sdtPr>
                  <w:id w:val="1121616143"/>
                  <w:tag w:val="goog_rdk_37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02" w:date="2026-09-22T06:56:59Z">
                <w:del w:author="Nivesh" w:id="19" w:date="2026-09-25T10:03:37Z"/>
              </w:ins>
            </w:sdtContent>
          </w:sdt>
        </w:p>
      </w:sdtContent>
    </w:sdt>
    <w:sdt>
      <w:sdtPr>
        <w:id w:val="-1722250236"/>
        <w:tag w:val="goog_rdk_3730"/>
      </w:sdtPr>
      <w:sdtContent>
        <w:p w:rsidR="00000000" w:rsidDel="00000000" w:rsidP="00000000" w:rsidRDefault="00000000" w:rsidRPr="00000000" w14:paraId="000003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6562157"/>
              <w:tag w:val="goog_rdk_3727"/>
            </w:sdtPr>
            <w:sdtContent>
              <w:ins w:author="Rossi Rossi" w:id="102" w:date="2026-09-22T06:56:59Z">
                <w:sdt>
                  <w:sdtPr>
                    <w:id w:val="877546190"/>
                    <w:tag w:val="goog_rdk_3728"/>
                  </w:sdtPr>
                  <w:sdtContent>
                    <w:del w:author="Nivesh" w:id="19" w:date="2026-09-25T10:03:37Z"/>
                  </w:sdtContent>
                </w:sdt>
              </w:ins>
              <w:sdt>
                <w:sdtPr>
                  <w:id w:val="1394498319"/>
                  <w:tag w:val="goog_rdk_37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required IAM permissions.</w:delText>
                      </w:r>
                    </w:del>
                  </w:ins>
                </w:sdtContent>
              </w:sdt>
              <w:ins w:author="Rossi Rossi" w:id="102" w:date="2026-09-22T06:56:59Z">
                <w:del w:author="Nivesh" w:id="19" w:date="2026-09-25T10:03:37Z"/>
              </w:ins>
            </w:sdtContent>
          </w:sdt>
        </w:p>
      </w:sdtContent>
    </w:sdt>
    <w:sdt>
      <w:sdtPr>
        <w:id w:val="-254923356"/>
        <w:tag w:val="goog_rdk_3734"/>
      </w:sdtPr>
      <w:sdtContent>
        <w:p w:rsidR="00000000" w:rsidDel="00000000" w:rsidP="00000000" w:rsidRDefault="00000000" w:rsidRPr="00000000" w14:paraId="000003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6748535"/>
              <w:tag w:val="goog_rdk_3731"/>
            </w:sdtPr>
            <w:sdtContent>
              <w:ins w:author="Rossi Rossi" w:id="102" w:date="2026-09-22T06:56:59Z">
                <w:sdt>
                  <w:sdtPr>
                    <w:id w:val="-894608457"/>
                    <w:tag w:val="goog_rdk_3732"/>
                  </w:sdtPr>
                  <w:sdtContent>
                    <w:del w:author="Nivesh" w:id="19" w:date="2026-09-25T10:03:37Z"/>
                  </w:sdtContent>
                </w:sdt>
              </w:ins>
              <w:sdt>
                <w:sdtPr>
                  <w:id w:val="-349595865"/>
                  <w:tag w:val="goog_rdk_37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45542989"/>
        <w:tag w:val="goog_rdk_3738"/>
      </w:sdtPr>
      <w:sdtContent>
        <w:p w:rsidR="00000000" w:rsidDel="00000000" w:rsidP="00000000" w:rsidRDefault="00000000" w:rsidRPr="00000000" w14:paraId="000003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44749486"/>
              <w:tag w:val="goog_rdk_3735"/>
            </w:sdtPr>
            <w:sdtContent>
              <w:ins w:author="Rossi Rossi" w:id="102" w:date="2026-09-22T06:56:59Z">
                <w:sdt>
                  <w:sdtPr>
                    <w:id w:val="-1945239110"/>
                    <w:tag w:val="goog_rdk_3736"/>
                  </w:sdtPr>
                  <w:sdtContent>
                    <w:del w:author="Nivesh" w:id="19" w:date="2026-09-25T10:03:37Z"/>
                  </w:sdtContent>
                </w:sdt>
              </w:ins>
              <w:sdt>
                <w:sdtPr>
                  <w:id w:val="-2121751522"/>
                  <w:tag w:val="goog_rdk_37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02" w:date="2026-09-22T06:56:59Z">
                <w:del w:author="Nivesh" w:id="19" w:date="2026-09-25T10:03:37Z"/>
              </w:ins>
            </w:sdtContent>
          </w:sdt>
        </w:p>
      </w:sdtContent>
    </w:sdt>
    <w:sdt>
      <w:sdtPr>
        <w:id w:val="-1878689962"/>
        <w:tag w:val="goog_rdk_3742"/>
      </w:sdtPr>
      <w:sdtContent>
        <w:p w:rsidR="00000000" w:rsidDel="00000000" w:rsidP="00000000" w:rsidRDefault="00000000" w:rsidRPr="00000000" w14:paraId="000003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6042206"/>
              <w:tag w:val="goog_rdk_3739"/>
            </w:sdtPr>
            <w:sdtContent>
              <w:ins w:author="Rossi Rossi" w:id="102" w:date="2026-09-22T06:56:59Z">
                <w:sdt>
                  <w:sdtPr>
                    <w:id w:val="-322503812"/>
                    <w:tag w:val="goog_rdk_3740"/>
                  </w:sdtPr>
                  <w:sdtContent>
                    <w:del w:author="Nivesh" w:id="19" w:date="2026-09-25T10:03:37Z"/>
                  </w:sdtContent>
                </w:sdt>
              </w:ins>
              <w:sdt>
                <w:sdtPr>
                  <w:id w:val="587914976"/>
                  <w:tag w:val="goog_rdk_37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02" w:date="2026-09-22T06:56:59Z">
                <w:del w:author="Nivesh" w:id="19" w:date="2026-09-25T10:03:37Z"/>
              </w:ins>
            </w:sdtContent>
          </w:sdt>
        </w:p>
      </w:sdtContent>
    </w:sdt>
    <w:sdt>
      <w:sdtPr>
        <w:id w:val="-2119576909"/>
        <w:tag w:val="goog_rdk_3746"/>
      </w:sdtPr>
      <w:sdtContent>
        <w:p w:rsidR="00000000" w:rsidDel="00000000" w:rsidP="00000000" w:rsidRDefault="00000000" w:rsidRPr="00000000" w14:paraId="000003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7324678"/>
              <w:tag w:val="goog_rdk_3743"/>
            </w:sdtPr>
            <w:sdtContent>
              <w:ins w:author="Rossi Rossi" w:id="102" w:date="2026-09-22T06:56:59Z">
                <w:sdt>
                  <w:sdtPr>
                    <w:id w:val="-670271566"/>
                    <w:tag w:val="goog_rdk_3744"/>
                  </w:sdtPr>
                  <w:sdtContent>
                    <w:del w:author="Nivesh" w:id="19" w:date="2026-09-25T10:03:37Z"/>
                  </w:sdtContent>
                </w:sdt>
              </w:ins>
              <w:sdt>
                <w:sdtPr>
                  <w:id w:val="1651875052"/>
                  <w:tag w:val="goog_rdk_37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48685159"/>
        <w:tag w:val="goog_rdk_3750"/>
      </w:sdtPr>
      <w:sdtContent>
        <w:p w:rsidR="00000000" w:rsidDel="00000000" w:rsidP="00000000" w:rsidRDefault="00000000" w:rsidRPr="00000000" w14:paraId="000003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7110116"/>
              <w:tag w:val="goog_rdk_3747"/>
            </w:sdtPr>
            <w:sdtContent>
              <w:ins w:author="Rossi Rossi" w:id="102" w:date="2026-09-22T06:56:59Z">
                <w:sdt>
                  <w:sdtPr>
                    <w:id w:val="-156783204"/>
                    <w:tag w:val="goog_rdk_3748"/>
                  </w:sdtPr>
                  <w:sdtContent>
                    <w:del w:author="Nivesh" w:id="19" w:date="2026-09-25T10:03:37Z"/>
                  </w:sdtContent>
                </w:sdt>
              </w:ins>
              <w:sdt>
                <w:sdtPr>
                  <w:id w:val="-936009081"/>
                  <w:tag w:val="goog_rdk_37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02" w:date="2026-09-22T06:56:59Z">
                <w:del w:author="Nivesh" w:id="19" w:date="2026-09-25T10:03:37Z"/>
              </w:ins>
            </w:sdtContent>
          </w:sdt>
        </w:p>
      </w:sdtContent>
    </w:sdt>
    <w:sdt>
      <w:sdtPr>
        <w:id w:val="-325688609"/>
        <w:tag w:val="goog_rdk_3754"/>
      </w:sdtPr>
      <w:sdtContent>
        <w:p w:rsidR="00000000" w:rsidDel="00000000" w:rsidP="00000000" w:rsidRDefault="00000000" w:rsidRPr="00000000" w14:paraId="000003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9950345"/>
              <w:tag w:val="goog_rdk_3751"/>
            </w:sdtPr>
            <w:sdtContent>
              <w:ins w:author="Rossi Rossi" w:id="102" w:date="2026-09-22T06:56:59Z">
                <w:sdt>
                  <w:sdtPr>
                    <w:id w:val="-2100462402"/>
                    <w:tag w:val="goog_rdk_3752"/>
                  </w:sdtPr>
                  <w:sdtContent>
                    <w:del w:author="Nivesh" w:id="19" w:date="2026-09-25T10:03:37Z"/>
                  </w:sdtContent>
                </w:sdt>
              </w:ins>
              <w:sdt>
                <w:sdtPr>
                  <w:id w:val="-769136322"/>
                  <w:tag w:val="goog_rdk_37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02" w:date="2026-09-22T06:56:59Z">
                <w:del w:author="Nivesh" w:id="19" w:date="2026-09-25T10:03:37Z"/>
              </w:ins>
            </w:sdtContent>
          </w:sdt>
        </w:p>
      </w:sdtContent>
    </w:sdt>
    <w:sdt>
      <w:sdtPr>
        <w:id w:val="-1387213756"/>
        <w:tag w:val="goog_rdk_3758"/>
      </w:sdtPr>
      <w:sdtContent>
        <w:p w:rsidR="00000000" w:rsidDel="00000000" w:rsidP="00000000" w:rsidRDefault="00000000" w:rsidRPr="00000000" w14:paraId="000003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81757"/>
              <w:tag w:val="goog_rdk_3755"/>
            </w:sdtPr>
            <w:sdtContent>
              <w:ins w:author="Rossi Rossi" w:id="102" w:date="2026-09-22T06:56:59Z">
                <w:sdt>
                  <w:sdtPr>
                    <w:id w:val="1550438599"/>
                    <w:tag w:val="goog_rdk_3756"/>
                  </w:sdtPr>
                  <w:sdtContent>
                    <w:del w:author="Nivesh" w:id="19" w:date="2026-09-25T10:03:37Z"/>
                  </w:sdtContent>
                </w:sdt>
              </w:ins>
              <w:sdt>
                <w:sdtPr>
                  <w:id w:val="-352598360"/>
                  <w:tag w:val="goog_rdk_37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02" w:date="2026-09-22T06:56:59Z">
                <w:del w:author="Nivesh" w:id="19" w:date="2026-09-25T10:03:37Z"/>
              </w:ins>
            </w:sdtContent>
          </w:sdt>
        </w:p>
      </w:sdtContent>
    </w:sdt>
    <w:sdt>
      <w:sdtPr>
        <w:id w:val="-568568359"/>
        <w:tag w:val="goog_rdk_3762"/>
      </w:sdtPr>
      <w:sdtContent>
        <w:p w:rsidR="00000000" w:rsidDel="00000000" w:rsidP="00000000" w:rsidRDefault="00000000" w:rsidRPr="00000000" w14:paraId="000003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2405387"/>
              <w:tag w:val="goog_rdk_3759"/>
            </w:sdtPr>
            <w:sdtContent>
              <w:ins w:author="Rossi Rossi" w:id="102" w:date="2026-09-22T06:56:59Z">
                <w:sdt>
                  <w:sdtPr>
                    <w:id w:val="2047396656"/>
                    <w:tag w:val="goog_rdk_3760"/>
                  </w:sdtPr>
                  <w:sdtContent>
                    <w:del w:author="Nivesh" w:id="19" w:date="2026-09-25T10:03:37Z"/>
                  </w:sdtContent>
                </w:sdt>
              </w:ins>
              <w:sdt>
                <w:sdtPr>
                  <w:id w:val="-2761181"/>
                  <w:tag w:val="goog_rdk_37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02" w:date="2026-09-22T06:56:59Z">
                <w:del w:author="Nivesh" w:id="19" w:date="2026-09-25T10:03:37Z"/>
              </w:ins>
            </w:sdtContent>
          </w:sdt>
        </w:p>
      </w:sdtContent>
    </w:sdt>
    <w:sdt>
      <w:sdtPr>
        <w:id w:val="1861559596"/>
        <w:tag w:val="goog_rdk_3766"/>
      </w:sdtPr>
      <w:sdtContent>
        <w:p w:rsidR="00000000" w:rsidDel="00000000" w:rsidP="00000000" w:rsidRDefault="00000000" w:rsidRPr="00000000" w14:paraId="000003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9061589"/>
              <w:tag w:val="goog_rdk_3763"/>
            </w:sdtPr>
            <w:sdtContent>
              <w:ins w:author="Rossi Rossi" w:id="102" w:date="2026-09-22T06:56:59Z">
                <w:sdt>
                  <w:sdtPr>
                    <w:id w:val="-2030705855"/>
                    <w:tag w:val="goog_rdk_3764"/>
                  </w:sdtPr>
                  <w:sdtContent>
                    <w:del w:author="Nivesh" w:id="19" w:date="2026-09-25T10:03:37Z"/>
                  </w:sdtContent>
                </w:sdt>
              </w:ins>
              <w:sdt>
                <w:sdtPr>
                  <w:id w:val="-1258525644"/>
                  <w:tag w:val="goog_rdk_37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02" w:date="2026-09-22T06:56:59Z">
                <w:del w:author="Nivesh" w:id="19" w:date="2026-09-25T10:03:37Z"/>
              </w:ins>
            </w:sdtContent>
          </w:sdt>
        </w:p>
      </w:sdtContent>
    </w:sdt>
    <w:sdt>
      <w:sdtPr>
        <w:id w:val="1181730000"/>
        <w:tag w:val="goog_rdk_3770"/>
      </w:sdtPr>
      <w:sdtContent>
        <w:p w:rsidR="00000000" w:rsidDel="00000000" w:rsidP="00000000" w:rsidRDefault="00000000" w:rsidRPr="00000000" w14:paraId="000003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16839962"/>
              <w:tag w:val="goog_rdk_3767"/>
            </w:sdtPr>
            <w:sdtContent>
              <w:ins w:author="Rossi Rossi" w:id="102" w:date="2026-09-22T06:56:59Z">
                <w:sdt>
                  <w:sdtPr>
                    <w:id w:val="1819576099"/>
                    <w:tag w:val="goog_rdk_3768"/>
                  </w:sdtPr>
                  <w:sdtContent>
                    <w:del w:author="Nivesh" w:id="19" w:date="2026-09-25T10:03:37Z"/>
                  </w:sdtContent>
                </w:sdt>
              </w:ins>
              <w:sdt>
                <w:sdtPr>
                  <w:id w:val="2125647566"/>
                  <w:tag w:val="goog_rdk_37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85991567"/>
        <w:tag w:val="goog_rdk_3774"/>
      </w:sdtPr>
      <w:sdtContent>
        <w:p w:rsidR="00000000" w:rsidDel="00000000" w:rsidP="00000000" w:rsidRDefault="00000000" w:rsidRPr="00000000" w14:paraId="000003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5699618"/>
              <w:tag w:val="goog_rdk_3771"/>
            </w:sdtPr>
            <w:sdtContent>
              <w:ins w:author="Rossi Rossi" w:id="102" w:date="2026-09-22T06:56:59Z">
                <w:sdt>
                  <w:sdtPr>
                    <w:id w:val="324856567"/>
                    <w:tag w:val="goog_rdk_3772"/>
                  </w:sdtPr>
                  <w:sdtContent>
                    <w:del w:author="Nivesh" w:id="19" w:date="2026-09-25T10:03:37Z"/>
                  </w:sdtContent>
                </w:sdt>
              </w:ins>
              <w:sdt>
                <w:sdtPr>
                  <w:id w:val="-1119656413"/>
                  <w:tag w:val="goog_rdk_37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02" w:date="2026-09-22T06:56:59Z">
                <w:del w:author="Nivesh" w:id="19" w:date="2026-09-25T10:03:37Z"/>
              </w:ins>
            </w:sdtContent>
          </w:sdt>
        </w:p>
      </w:sdtContent>
    </w:sdt>
    <w:sdt>
      <w:sdtPr>
        <w:id w:val="-719110865"/>
        <w:tag w:val="goog_rdk_3778"/>
      </w:sdtPr>
      <w:sdtContent>
        <w:p w:rsidR="00000000" w:rsidDel="00000000" w:rsidP="00000000" w:rsidRDefault="00000000" w:rsidRPr="00000000" w14:paraId="000003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9144007"/>
              <w:tag w:val="goog_rdk_3775"/>
            </w:sdtPr>
            <w:sdtContent>
              <w:ins w:author="Rossi Rossi" w:id="102" w:date="2026-09-22T06:56:59Z">
                <w:sdt>
                  <w:sdtPr>
                    <w:id w:val="36376221"/>
                    <w:tag w:val="goog_rdk_3776"/>
                  </w:sdtPr>
                  <w:sdtContent>
                    <w:del w:author="Nivesh" w:id="19" w:date="2026-09-25T10:03:37Z"/>
                  </w:sdtContent>
                </w:sdt>
              </w:ins>
              <w:sdt>
                <w:sdtPr>
                  <w:id w:val="835462708"/>
                  <w:tag w:val="goog_rdk_37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02" w:date="2026-09-22T06:56:59Z">
                <w:del w:author="Nivesh" w:id="19" w:date="2026-09-25T10:03:37Z"/>
              </w:ins>
            </w:sdtContent>
          </w:sdt>
        </w:p>
      </w:sdtContent>
    </w:sdt>
    <w:sdt>
      <w:sdtPr>
        <w:id w:val="740273525"/>
        <w:tag w:val="goog_rdk_3782"/>
      </w:sdtPr>
      <w:sdtContent>
        <w:p w:rsidR="00000000" w:rsidDel="00000000" w:rsidP="00000000" w:rsidRDefault="00000000" w:rsidRPr="00000000" w14:paraId="000003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3167352"/>
              <w:tag w:val="goog_rdk_3779"/>
            </w:sdtPr>
            <w:sdtContent>
              <w:ins w:author="Rossi Rossi" w:id="102" w:date="2026-09-22T06:56:59Z">
                <w:sdt>
                  <w:sdtPr>
                    <w:id w:val="-1158861506"/>
                    <w:tag w:val="goog_rdk_3780"/>
                  </w:sdtPr>
                  <w:sdtContent>
                    <w:del w:author="Nivesh" w:id="19" w:date="2026-09-25T10:03:37Z"/>
                  </w:sdtContent>
                </w:sdt>
              </w:ins>
              <w:sdt>
                <w:sdtPr>
                  <w:id w:val="-671909220"/>
                  <w:tag w:val="goog_rdk_37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5440973"/>
        <w:tag w:val="goog_rdk_3786"/>
      </w:sdtPr>
      <w:sdtContent>
        <w:p w:rsidR="00000000" w:rsidDel="00000000" w:rsidP="00000000" w:rsidRDefault="00000000" w:rsidRPr="00000000" w14:paraId="000003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4252236"/>
              <w:tag w:val="goog_rdk_3783"/>
            </w:sdtPr>
            <w:sdtContent>
              <w:ins w:author="Rossi Rossi" w:id="102" w:date="2026-09-22T06:56:59Z">
                <w:sdt>
                  <w:sdtPr>
                    <w:id w:val="1102714819"/>
                    <w:tag w:val="goog_rdk_3784"/>
                  </w:sdtPr>
                  <w:sdtContent>
                    <w:del w:author="Nivesh" w:id="19" w:date="2026-09-25T10:03:37Z"/>
                  </w:sdtContent>
                </w:sdt>
              </w:ins>
              <w:sdt>
                <w:sdtPr>
                  <w:id w:val="645419889"/>
                  <w:tag w:val="goog_rdk_37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Setting up your environment</w:delText>
                      </w:r>
                    </w:del>
                  </w:ins>
                </w:sdtContent>
              </w:sdt>
              <w:ins w:author="Rossi Rossi" w:id="102" w:date="2026-09-22T06:56:59Z">
                <w:del w:author="Nivesh" w:id="19" w:date="2026-09-25T10:03:37Z"/>
              </w:ins>
            </w:sdtContent>
          </w:sdt>
        </w:p>
      </w:sdtContent>
    </w:sdt>
    <w:sdt>
      <w:sdtPr>
        <w:id w:val="1486814723"/>
        <w:tag w:val="goog_rdk_3790"/>
      </w:sdtPr>
      <w:sdtContent>
        <w:p w:rsidR="00000000" w:rsidDel="00000000" w:rsidP="00000000" w:rsidRDefault="00000000" w:rsidRPr="00000000" w14:paraId="000003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4131120"/>
              <w:tag w:val="goog_rdk_3787"/>
            </w:sdtPr>
            <w:sdtContent>
              <w:ins w:author="Rossi Rossi" w:id="102" w:date="2026-09-22T06:56:59Z">
                <w:sdt>
                  <w:sdtPr>
                    <w:id w:val="-659606147"/>
                    <w:tag w:val="goog_rdk_3788"/>
                  </w:sdtPr>
                  <w:sdtContent>
                    <w:del w:author="Nivesh" w:id="19" w:date="2026-09-25T10:03:37Z"/>
                  </w:sdtContent>
                </w:sdt>
              </w:ins>
              <w:sdt>
                <w:sdtPr>
                  <w:id w:val="-1999013716"/>
                  <w:tag w:val="goog_rdk_37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6364222"/>
        <w:tag w:val="goog_rdk_3794"/>
      </w:sdtPr>
      <w:sdtContent>
        <w:p w:rsidR="00000000" w:rsidDel="00000000" w:rsidP="00000000" w:rsidRDefault="00000000" w:rsidRPr="00000000" w14:paraId="000003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7071034"/>
              <w:tag w:val="goog_rdk_3791"/>
            </w:sdtPr>
            <w:sdtContent>
              <w:ins w:author="Rossi Rossi" w:id="102" w:date="2026-09-22T06:56:59Z">
                <w:sdt>
                  <w:sdtPr>
                    <w:id w:val="1462313514"/>
                    <w:tag w:val="goog_rdk_3792"/>
                  </w:sdtPr>
                  <w:sdtContent>
                    <w:del w:author="Nivesh" w:id="19" w:date="2026-09-25T10:03:37Z"/>
                  </w:sdtContent>
                </w:sdt>
              </w:ins>
              <w:sdt>
                <w:sdtPr>
                  <w:id w:val="1180009712"/>
                  <w:tag w:val="goog_rdk_37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02" w:date="2026-09-22T06:56:59Z">
                <w:del w:author="Nivesh" w:id="19" w:date="2026-09-25T10:03:37Z"/>
              </w:ins>
            </w:sdtContent>
          </w:sdt>
        </w:p>
      </w:sdtContent>
    </w:sdt>
    <w:sdt>
      <w:sdtPr>
        <w:id w:val="392040171"/>
        <w:tag w:val="goog_rdk_3798"/>
      </w:sdtPr>
      <w:sdtContent>
        <w:p w:rsidR="00000000" w:rsidDel="00000000" w:rsidP="00000000" w:rsidRDefault="00000000" w:rsidRPr="00000000" w14:paraId="000003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6149785"/>
              <w:tag w:val="goog_rdk_3795"/>
            </w:sdtPr>
            <w:sdtContent>
              <w:ins w:author="Rossi Rossi" w:id="102" w:date="2026-09-22T06:56:59Z">
                <w:sdt>
                  <w:sdtPr>
                    <w:id w:val="540618331"/>
                    <w:tag w:val="goog_rdk_3796"/>
                  </w:sdtPr>
                  <w:sdtContent>
                    <w:del w:author="Nivesh" w:id="19" w:date="2026-09-25T10:03:37Z"/>
                  </w:sdtContent>
                </w:sdt>
              </w:ins>
              <w:sdt>
                <w:sdtPr>
                  <w:id w:val="294001157"/>
                  <w:tag w:val="goog_rdk_37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applications.</w:delText>
                      </w:r>
                    </w:del>
                  </w:ins>
                </w:sdtContent>
              </w:sdt>
              <w:ins w:author="Rossi Rossi" w:id="102" w:date="2026-09-22T06:56:59Z">
                <w:del w:author="Nivesh" w:id="19" w:date="2026-09-25T10:03:37Z"/>
              </w:ins>
            </w:sdtContent>
          </w:sdt>
        </w:p>
      </w:sdtContent>
    </w:sdt>
    <w:sdt>
      <w:sdtPr>
        <w:id w:val="-330161709"/>
        <w:tag w:val="goog_rdk_3802"/>
      </w:sdtPr>
      <w:sdtContent>
        <w:p w:rsidR="00000000" w:rsidDel="00000000" w:rsidP="00000000" w:rsidRDefault="00000000" w:rsidRPr="00000000" w14:paraId="000003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38868090"/>
              <w:tag w:val="goog_rdk_3799"/>
            </w:sdtPr>
            <w:sdtContent>
              <w:ins w:author="Rossi Rossi" w:id="102" w:date="2026-09-22T06:56:59Z">
                <w:sdt>
                  <w:sdtPr>
                    <w:id w:val="1837446280"/>
                    <w:tag w:val="goog_rdk_3800"/>
                  </w:sdtPr>
                  <w:sdtContent>
                    <w:del w:author="Nivesh" w:id="19" w:date="2026-09-25T10:03:37Z"/>
                  </w:sdtContent>
                </w:sdt>
              </w:ins>
              <w:sdt>
                <w:sdtPr>
                  <w:id w:val="-686410467"/>
                  <w:tag w:val="goog_rdk_38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214268"/>
        <w:tag w:val="goog_rdk_3806"/>
      </w:sdtPr>
      <w:sdtContent>
        <w:p w:rsidR="00000000" w:rsidDel="00000000" w:rsidP="00000000" w:rsidRDefault="00000000" w:rsidRPr="00000000" w14:paraId="000003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4268302"/>
              <w:tag w:val="goog_rdk_3803"/>
            </w:sdtPr>
            <w:sdtContent>
              <w:ins w:author="Rossi Rossi" w:id="102" w:date="2026-09-22T06:56:59Z">
                <w:sdt>
                  <w:sdtPr>
                    <w:id w:val="-1324972142"/>
                    <w:tag w:val="goog_rdk_3804"/>
                  </w:sdtPr>
                  <w:sdtContent>
                    <w:del w:author="Nivesh" w:id="19" w:date="2026-09-25T10:03:37Z"/>
                  </w:sdtContent>
                </w:sdt>
              </w:ins>
              <w:sdt>
                <w:sdtPr>
                  <w:id w:val="-1664305285"/>
                  <w:tag w:val="goog_rdk_38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02" w:date="2026-09-22T06:56:59Z">
                <w:del w:author="Nivesh" w:id="19" w:date="2026-09-25T10:03:37Z"/>
              </w:ins>
            </w:sdtContent>
          </w:sdt>
        </w:p>
      </w:sdtContent>
    </w:sdt>
    <w:sdt>
      <w:sdtPr>
        <w:id w:val="-345341855"/>
        <w:tag w:val="goog_rdk_3810"/>
      </w:sdtPr>
      <w:sdtContent>
        <w:p w:rsidR="00000000" w:rsidDel="00000000" w:rsidP="00000000" w:rsidRDefault="00000000" w:rsidRPr="00000000" w14:paraId="000003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3353647"/>
              <w:tag w:val="goog_rdk_3807"/>
            </w:sdtPr>
            <w:sdtContent>
              <w:ins w:author="Rossi Rossi" w:id="102" w:date="2026-09-22T06:56:59Z">
                <w:sdt>
                  <w:sdtPr>
                    <w:id w:val="1052765676"/>
                    <w:tag w:val="goog_rdk_3808"/>
                  </w:sdtPr>
                  <w:sdtContent>
                    <w:del w:author="Nivesh" w:id="19" w:date="2026-09-25T10:03:37Z"/>
                  </w:sdtContent>
                </w:sdt>
              </w:ins>
              <w:sdt>
                <w:sdtPr>
                  <w:id w:val="60392455"/>
                  <w:tag w:val="goog_rdk_38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24388577"/>
        <w:tag w:val="goog_rdk_3814"/>
      </w:sdtPr>
      <w:sdtContent>
        <w:p w:rsidR="00000000" w:rsidDel="00000000" w:rsidP="00000000" w:rsidRDefault="00000000" w:rsidRPr="00000000" w14:paraId="000003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972964"/>
              <w:tag w:val="goog_rdk_3811"/>
            </w:sdtPr>
            <w:sdtContent>
              <w:ins w:author="Rossi Rossi" w:id="102" w:date="2026-09-22T06:56:59Z">
                <w:sdt>
                  <w:sdtPr>
                    <w:id w:val="1086451277"/>
                    <w:tag w:val="goog_rdk_3812"/>
                  </w:sdtPr>
                  <w:sdtContent>
                    <w:del w:author="Nivesh" w:id="19" w:date="2026-09-25T10:03:37Z"/>
                  </w:sdtContent>
                </w:sdt>
              </w:ins>
              <w:sdt>
                <w:sdtPr>
                  <w:id w:val="1254411233"/>
                  <w:tag w:val="goog_rdk_38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02" w:date="2026-09-22T06:56:59Z">
                <w:del w:author="Nivesh" w:id="19" w:date="2026-09-25T10:03:37Z"/>
              </w:ins>
            </w:sdtContent>
          </w:sdt>
        </w:p>
      </w:sdtContent>
    </w:sdt>
    <w:sdt>
      <w:sdtPr>
        <w:id w:val="1456014295"/>
        <w:tag w:val="goog_rdk_3818"/>
      </w:sdtPr>
      <w:sdtContent>
        <w:p w:rsidR="00000000" w:rsidDel="00000000" w:rsidP="00000000" w:rsidRDefault="00000000" w:rsidRPr="00000000" w14:paraId="0000034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3140685"/>
              <w:tag w:val="goog_rdk_3815"/>
            </w:sdtPr>
            <w:sdtContent>
              <w:ins w:author="Rossi Rossi" w:id="102" w:date="2026-09-22T06:56:59Z">
                <w:sdt>
                  <w:sdtPr>
                    <w:id w:val="1760551691"/>
                    <w:tag w:val="goog_rdk_3816"/>
                  </w:sdtPr>
                  <w:sdtContent>
                    <w:del w:author="Nivesh" w:id="19" w:date="2026-09-25T10:03:37Z"/>
                  </w:sdtContent>
                </w:sdt>
              </w:ins>
              <w:sdt>
                <w:sdtPr>
                  <w:id w:val="655189082"/>
                  <w:tag w:val="goog_rdk_38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02" w:date="2026-09-22T06:56:59Z">
                <w:del w:author="Nivesh" w:id="19" w:date="2026-09-25T10:03:37Z"/>
              </w:ins>
            </w:sdtContent>
          </w:sdt>
        </w:p>
      </w:sdtContent>
    </w:sdt>
    <w:sdt>
      <w:sdtPr>
        <w:id w:val="332092568"/>
        <w:tag w:val="goog_rdk_3822"/>
      </w:sdtPr>
      <w:sdtContent>
        <w:p w:rsidR="00000000" w:rsidDel="00000000" w:rsidP="00000000" w:rsidRDefault="00000000" w:rsidRPr="00000000" w14:paraId="0000034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76094035"/>
              <w:tag w:val="goog_rdk_3819"/>
            </w:sdtPr>
            <w:sdtContent>
              <w:ins w:author="Rossi Rossi" w:id="102" w:date="2026-09-22T06:56:59Z">
                <w:sdt>
                  <w:sdtPr>
                    <w:id w:val="-1641049081"/>
                    <w:tag w:val="goog_rdk_3820"/>
                  </w:sdtPr>
                  <w:sdtContent>
                    <w:del w:author="Nivesh" w:id="19" w:date="2026-09-25T10:03:37Z"/>
                  </w:sdtContent>
                </w:sdt>
              </w:ins>
              <w:sdt>
                <w:sdtPr>
                  <w:id w:val="-643020755"/>
                  <w:tag w:val="goog_rdk_38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02" w:date="2026-09-22T06:56:59Z">
                <w:del w:author="Nivesh" w:id="19" w:date="2026-09-25T10:03:37Z"/>
              </w:ins>
            </w:sdtContent>
          </w:sdt>
        </w:p>
      </w:sdtContent>
    </w:sdt>
    <w:sdt>
      <w:sdtPr>
        <w:id w:val="122267282"/>
        <w:tag w:val="goog_rdk_3826"/>
      </w:sdtPr>
      <w:sdtContent>
        <w:p w:rsidR="00000000" w:rsidDel="00000000" w:rsidP="00000000" w:rsidRDefault="00000000" w:rsidRPr="00000000" w14:paraId="0000035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5864043"/>
              <w:tag w:val="goog_rdk_3823"/>
            </w:sdtPr>
            <w:sdtContent>
              <w:ins w:author="Rossi Rossi" w:id="102" w:date="2026-09-22T06:56:59Z">
                <w:sdt>
                  <w:sdtPr>
                    <w:id w:val="2067812461"/>
                    <w:tag w:val="goog_rdk_3824"/>
                  </w:sdtPr>
                  <w:sdtContent>
                    <w:del w:author="Nivesh" w:id="19" w:date="2026-09-25T10:03:37Z"/>
                  </w:sdtContent>
                </w:sdt>
              </w:ins>
              <w:sdt>
                <w:sdtPr>
                  <w:id w:val="1209570907"/>
                  <w:tag w:val="goog_rdk_38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0232072"/>
        <w:tag w:val="goog_rdk_3830"/>
      </w:sdtPr>
      <w:sdtContent>
        <w:p w:rsidR="00000000" w:rsidDel="00000000" w:rsidP="00000000" w:rsidRDefault="00000000" w:rsidRPr="00000000" w14:paraId="0000035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7648132"/>
              <w:tag w:val="goog_rdk_3827"/>
            </w:sdtPr>
            <w:sdtContent>
              <w:ins w:author="Rossi Rossi" w:id="102" w:date="2026-09-22T06:56:59Z">
                <w:sdt>
                  <w:sdtPr>
                    <w:id w:val="1302710040"/>
                    <w:tag w:val="goog_rdk_3828"/>
                  </w:sdtPr>
                  <w:sdtContent>
                    <w:del w:author="Nivesh" w:id="19" w:date="2026-09-25T10:03:37Z"/>
                  </w:sdtContent>
                </w:sdt>
              </w:ins>
              <w:sdt>
                <w:sdtPr>
                  <w:id w:val="1497937526"/>
                  <w:tag w:val="goog_rdk_38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02" w:date="2026-09-22T06:56:59Z">
                <w:del w:author="Nivesh" w:id="19" w:date="2026-09-25T10:03:37Z"/>
              </w:ins>
            </w:sdtContent>
          </w:sdt>
        </w:p>
      </w:sdtContent>
    </w:sdt>
    <w:sdt>
      <w:sdtPr>
        <w:id w:val="-1886039221"/>
        <w:tag w:val="goog_rdk_3834"/>
      </w:sdtPr>
      <w:sdtContent>
        <w:p w:rsidR="00000000" w:rsidDel="00000000" w:rsidP="00000000" w:rsidRDefault="00000000" w:rsidRPr="00000000" w14:paraId="0000035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0908660"/>
              <w:tag w:val="goog_rdk_3831"/>
            </w:sdtPr>
            <w:sdtContent>
              <w:ins w:author="Rossi Rossi" w:id="102" w:date="2026-09-22T06:56:59Z">
                <w:sdt>
                  <w:sdtPr>
                    <w:id w:val="136189845"/>
                    <w:tag w:val="goog_rdk_3832"/>
                  </w:sdtPr>
                  <w:sdtContent>
                    <w:del w:author="Nivesh" w:id="19" w:date="2026-09-25T10:03:37Z"/>
                  </w:sdtContent>
                </w:sdt>
              </w:ins>
              <w:sdt>
                <w:sdtPr>
                  <w:id w:val="524972698"/>
                  <w:tag w:val="goog_rdk_38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00085014"/>
        <w:tag w:val="goog_rdk_3838"/>
      </w:sdtPr>
      <w:sdtContent>
        <w:p w:rsidR="00000000" w:rsidDel="00000000" w:rsidP="00000000" w:rsidRDefault="00000000" w:rsidRPr="00000000" w14:paraId="0000035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70058858"/>
              <w:tag w:val="goog_rdk_3835"/>
            </w:sdtPr>
            <w:sdtContent>
              <w:ins w:author="Rossi Rossi" w:id="102" w:date="2026-09-22T06:56:59Z">
                <w:sdt>
                  <w:sdtPr>
                    <w:id w:val="2000804068"/>
                    <w:tag w:val="goog_rdk_3836"/>
                  </w:sdtPr>
                  <w:sdtContent>
                    <w:del w:author="Nivesh" w:id="19" w:date="2026-09-25T10:03:37Z"/>
                  </w:sdtContent>
                </w:sdt>
              </w:ins>
              <w:sdt>
                <w:sdtPr>
                  <w:id w:val="-1079693905"/>
                  <w:tag w:val="goog_rdk_38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Linux/macOS - Bash</w:delText>
                      </w:r>
                    </w:del>
                  </w:ins>
                </w:sdtContent>
              </w:sdt>
              <w:ins w:author="Rossi Rossi" w:id="102" w:date="2026-09-22T06:56:59Z">
                <w:del w:author="Nivesh" w:id="19" w:date="2026-09-25T10:03:37Z"/>
              </w:ins>
            </w:sdtContent>
          </w:sdt>
        </w:p>
      </w:sdtContent>
    </w:sdt>
    <w:sdt>
      <w:sdtPr>
        <w:id w:val="1917101386"/>
        <w:tag w:val="goog_rdk_3842"/>
      </w:sdtPr>
      <w:sdtContent>
        <w:p w:rsidR="00000000" w:rsidDel="00000000" w:rsidP="00000000" w:rsidRDefault="00000000" w:rsidRPr="00000000" w14:paraId="000003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3012494"/>
              <w:tag w:val="goog_rdk_3839"/>
            </w:sdtPr>
            <w:sdtContent>
              <w:ins w:author="Rossi Rossi" w:id="102" w:date="2026-09-22T06:56:59Z">
                <w:sdt>
                  <w:sdtPr>
                    <w:id w:val="-579858442"/>
                    <w:tag w:val="goog_rdk_3840"/>
                  </w:sdtPr>
                  <w:sdtContent>
                    <w:del w:author="Nivesh" w:id="19" w:date="2026-09-25T10:03:37Z"/>
                  </w:sdtContent>
                </w:sdt>
              </w:ins>
              <w:sdt>
                <w:sdtPr>
                  <w:id w:val="693012370"/>
                  <w:tag w:val="goog_rdk_38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67112405"/>
        <w:tag w:val="goog_rdk_3846"/>
      </w:sdtPr>
      <w:sdtContent>
        <w:p w:rsidR="00000000" w:rsidDel="00000000" w:rsidP="00000000" w:rsidRDefault="00000000" w:rsidRPr="00000000" w14:paraId="000003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53745436"/>
              <w:tag w:val="goog_rdk_3843"/>
            </w:sdtPr>
            <w:sdtContent>
              <w:ins w:author="Rossi Rossi" w:id="102" w:date="2026-09-22T06:56:59Z">
                <w:sdt>
                  <w:sdtPr>
                    <w:id w:val="-834185695"/>
                    <w:tag w:val="goog_rdk_3844"/>
                  </w:sdtPr>
                  <w:sdtContent>
                    <w:del w:author="Nivesh" w:id="19" w:date="2026-09-25T10:03:37Z"/>
                  </w:sdtContent>
                </w:sdt>
              </w:ins>
              <w:sdt>
                <w:sdtPr>
                  <w:id w:val="1464538451"/>
                  <w:tag w:val="goog_rdk_38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02" w:date="2026-09-22T06:56:59Z">
                <w:del w:author="Nivesh" w:id="19" w:date="2026-09-25T10:03:37Z"/>
              </w:ins>
            </w:sdtContent>
          </w:sdt>
        </w:p>
      </w:sdtContent>
    </w:sdt>
    <w:sdt>
      <w:sdtPr>
        <w:id w:val="1979053679"/>
        <w:tag w:val="goog_rdk_3850"/>
      </w:sdtPr>
      <w:sdtContent>
        <w:p w:rsidR="00000000" w:rsidDel="00000000" w:rsidP="00000000" w:rsidRDefault="00000000" w:rsidRPr="00000000" w14:paraId="000003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0937937"/>
              <w:tag w:val="goog_rdk_3847"/>
            </w:sdtPr>
            <w:sdtContent>
              <w:ins w:author="Rossi Rossi" w:id="102" w:date="2026-09-22T06:56:59Z">
                <w:sdt>
                  <w:sdtPr>
                    <w:id w:val="-823613995"/>
                    <w:tag w:val="goog_rdk_3848"/>
                  </w:sdtPr>
                  <w:sdtContent>
                    <w:del w:author="Nivesh" w:id="19" w:date="2026-09-25T10:03:37Z"/>
                  </w:sdtContent>
                </w:sdt>
              </w:ins>
              <w:sdt>
                <w:sdtPr>
                  <w:id w:val="-1566440775"/>
                  <w:tag w:val="goog_rdk_38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86643289"/>
        <w:tag w:val="goog_rdk_3855"/>
      </w:sdtPr>
      <w:sdtContent>
        <w:p w:rsidR="00000000" w:rsidDel="00000000" w:rsidP="00000000" w:rsidRDefault="00000000" w:rsidRPr="00000000" w14:paraId="000003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8610434"/>
              <w:tag w:val="goog_rdk_3851"/>
            </w:sdtPr>
            <w:sdtContent>
              <w:ins w:author="Rossi Rossi" w:id="102" w:date="2026-09-22T06:56:59Z">
                <w:sdt>
                  <w:sdtPr>
                    <w:id w:val="-2141745480"/>
                    <w:tag w:val="goog_rdk_3852"/>
                  </w:sdtPr>
                  <w:sdtContent>
                    <w:del w:author="Nivesh" w:id="19" w:date="2026-09-25T10:03:37Z"/>
                  </w:sdtContent>
                </w:sdt>
              </w:ins>
              <w:sdt>
                <w:sdtPr>
                  <w:id w:val="-665601826"/>
                  <w:tag w:val="goog_rdk_38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~/.bashrc</w:delText>
                      </w:r>
                    </w:del>
                  </w:ins>
                </w:sdtContent>
              </w:sdt>
              <w:ins w:author="Rossi Rossi" w:id="102" w:date="2026-09-22T06:56:59Z">
                <w:del w:author="Nivesh" w:id="19" w:date="2026-09-25T10:03:37Z">
                  <w:sdt>
                    <w:sdtPr>
                      <w:id w:val="2084201003"/>
                      <w:tag w:val="goog_rdk_3854"/>
                    </w:sdtPr>
                    <w:sdtContent>
                      <w:r w:rsidDel="00000000" w:rsidR="00000000" w:rsidRPr="00000000">
                        <w:rPr>
                          <w:rtl w:val="0"/>
                        </w:rPr>
                      </w:r>
                    </w:sdtContent>
                  </w:sdt>
                </w:del>
              </w:ins>
            </w:sdtContent>
          </w:sdt>
        </w:p>
      </w:sdtContent>
    </w:sdt>
    <w:sdt>
      <w:sdtPr>
        <w:id w:val="-1883572214"/>
        <w:tag w:val="goog_rdk_3859"/>
      </w:sdtPr>
      <w:sdtContent>
        <w:p w:rsidR="00000000" w:rsidDel="00000000" w:rsidP="00000000" w:rsidRDefault="00000000" w:rsidRPr="00000000" w14:paraId="000003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3022565"/>
              <w:tag w:val="goog_rdk_3856"/>
            </w:sdtPr>
            <w:sdtContent>
              <w:ins w:author="Rossi Rossi" w:id="102" w:date="2026-09-22T06:56:59Z">
                <w:sdt>
                  <w:sdtPr>
                    <w:id w:val="-540480244"/>
                    <w:tag w:val="goog_rdk_3857"/>
                  </w:sdtPr>
                  <w:sdtContent>
                    <w:del w:author="Nivesh" w:id="19" w:date="2026-09-25T10:03:37Z"/>
                  </w:sdtContent>
                </w:sdt>
              </w:ins>
              <w:sdt>
                <w:sdtPr>
                  <w:id w:val="-1917104015"/>
                  <w:tag w:val="goog_rdk_385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9904191"/>
        <w:tag w:val="goog_rdk_3863"/>
      </w:sdtPr>
      <w:sdtContent>
        <w:p w:rsidR="00000000" w:rsidDel="00000000" w:rsidP="00000000" w:rsidRDefault="00000000" w:rsidRPr="00000000" w14:paraId="000003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3973823"/>
              <w:tag w:val="goog_rdk_3860"/>
            </w:sdtPr>
            <w:sdtContent>
              <w:ins w:author="Rossi Rossi" w:id="102" w:date="2026-09-22T06:56:59Z">
                <w:sdt>
                  <w:sdtPr>
                    <w:id w:val="-1896830369"/>
                    <w:tag w:val="goog_rdk_3861"/>
                  </w:sdtPr>
                  <w:sdtContent>
                    <w:del w:author="Nivesh" w:id="19" w:date="2026-09-25T10:03:37Z"/>
                  </w:sdtContent>
                </w:sdt>
              </w:ins>
              <w:sdt>
                <w:sdtPr>
                  <w:id w:val="1556113760"/>
                  <w:tag w:val="goog_rdk_38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1772812850"/>
        <w:tag w:val="goog_rdk_3867"/>
      </w:sdtPr>
      <w:sdtContent>
        <w:p w:rsidR="00000000" w:rsidDel="00000000" w:rsidP="00000000" w:rsidRDefault="00000000" w:rsidRPr="00000000" w14:paraId="0000035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3720225"/>
              <w:tag w:val="goog_rdk_3864"/>
            </w:sdtPr>
            <w:sdtContent>
              <w:ins w:author="Rossi Rossi" w:id="102" w:date="2026-09-22T06:56:59Z">
                <w:sdt>
                  <w:sdtPr>
                    <w:id w:val="1111570406"/>
                    <w:tag w:val="goog_rdk_3865"/>
                  </w:sdtPr>
                  <w:sdtContent>
                    <w:del w:author="Nivesh" w:id="19" w:date="2026-09-25T10:03:37Z"/>
                  </w:sdtContent>
                </w:sdt>
              </w:ins>
              <w:sdt>
                <w:sdtPr>
                  <w:id w:val="-279869490"/>
                  <w:tag w:val="goog_rdk_386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12637825"/>
        <w:tag w:val="goog_rdk_3871"/>
      </w:sdtPr>
      <w:sdtContent>
        <w:p w:rsidR="00000000" w:rsidDel="00000000" w:rsidP="00000000" w:rsidRDefault="00000000" w:rsidRPr="00000000" w14:paraId="0000035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2134206"/>
              <w:tag w:val="goog_rdk_3868"/>
            </w:sdtPr>
            <w:sdtContent>
              <w:ins w:author="Rossi Rossi" w:id="102" w:date="2026-09-22T06:56:59Z">
                <w:sdt>
                  <w:sdtPr>
                    <w:id w:val="994637607"/>
                    <w:tag w:val="goog_rdk_3869"/>
                  </w:sdtPr>
                  <w:sdtContent>
                    <w:del w:author="Nivesh" w:id="19" w:date="2026-09-25T10:03:37Z"/>
                  </w:sdtContent>
                </w:sdt>
              </w:ins>
              <w:sdt>
                <w:sdtPr>
                  <w:id w:val="-1101528729"/>
                  <w:tag w:val="goog_rdk_387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02" w:date="2026-09-22T06:56:59Z">
                <w:del w:author="Nivesh" w:id="19" w:date="2026-09-25T10:03:37Z"/>
              </w:ins>
            </w:sdtContent>
          </w:sdt>
        </w:p>
      </w:sdtContent>
    </w:sdt>
    <w:sdt>
      <w:sdtPr>
        <w:id w:val="1878062803"/>
        <w:tag w:val="goog_rdk_3875"/>
      </w:sdtPr>
      <w:sdtContent>
        <w:p w:rsidR="00000000" w:rsidDel="00000000" w:rsidP="00000000" w:rsidRDefault="00000000" w:rsidRPr="00000000" w14:paraId="0000035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5395920"/>
              <w:tag w:val="goog_rdk_3872"/>
            </w:sdtPr>
            <w:sdtContent>
              <w:ins w:author="Rossi Rossi" w:id="102" w:date="2026-09-22T06:56:59Z">
                <w:sdt>
                  <w:sdtPr>
                    <w:id w:val="263296387"/>
                    <w:tag w:val="goog_rdk_3873"/>
                  </w:sdtPr>
                  <w:sdtContent>
                    <w:del w:author="Nivesh" w:id="19" w:date="2026-09-25T10:03:37Z"/>
                  </w:sdtContent>
                </w:sdt>
              </w:ins>
              <w:sdt>
                <w:sdtPr>
                  <w:id w:val="-329804227"/>
                  <w:tag w:val="goog_rdk_387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63616454"/>
        <w:tag w:val="goog_rdk_3879"/>
      </w:sdtPr>
      <w:sdtContent>
        <w:p w:rsidR="00000000" w:rsidDel="00000000" w:rsidP="00000000" w:rsidRDefault="00000000" w:rsidRPr="00000000" w14:paraId="0000035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1364881"/>
              <w:tag w:val="goog_rdk_3876"/>
            </w:sdtPr>
            <w:sdtContent>
              <w:ins w:author="Rossi Rossi" w:id="102" w:date="2026-09-22T06:56:59Z">
                <w:sdt>
                  <w:sdtPr>
                    <w:id w:val="1472801553"/>
                    <w:tag w:val="goog_rdk_3877"/>
                  </w:sdtPr>
                  <w:sdtContent>
                    <w:del w:author="Nivesh" w:id="19" w:date="2026-09-25T10:03:37Z"/>
                  </w:sdtContent>
                </w:sdt>
              </w:ins>
              <w:sdt>
                <w:sdtPr>
                  <w:id w:val="2104426684"/>
                  <w:tag w:val="goog_rdk_387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02" w:date="2026-09-22T06:56:59Z">
                <w:del w:author="Nivesh" w:id="19" w:date="2026-09-25T10:03:37Z"/>
              </w:ins>
            </w:sdtContent>
          </w:sdt>
        </w:p>
      </w:sdtContent>
    </w:sdt>
    <w:sdt>
      <w:sdtPr>
        <w:id w:val="-1205690772"/>
        <w:tag w:val="goog_rdk_3883"/>
      </w:sdtPr>
      <w:sdtContent>
        <w:p w:rsidR="00000000" w:rsidDel="00000000" w:rsidP="00000000" w:rsidRDefault="00000000" w:rsidRPr="00000000" w14:paraId="0000035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1168150"/>
              <w:tag w:val="goog_rdk_3880"/>
            </w:sdtPr>
            <w:sdtContent>
              <w:ins w:author="Rossi Rossi" w:id="102" w:date="2026-09-22T06:56:59Z">
                <w:sdt>
                  <w:sdtPr>
                    <w:id w:val="-1374541940"/>
                    <w:tag w:val="goog_rdk_3881"/>
                  </w:sdtPr>
                  <w:sdtContent>
                    <w:del w:author="Nivesh" w:id="19" w:date="2026-09-25T10:03:37Z"/>
                  </w:sdtContent>
                </w:sdt>
              </w:ins>
              <w:sdt>
                <w:sdtPr>
                  <w:id w:val="1192387798"/>
                  <w:tag w:val="goog_rdk_388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64004732"/>
        <w:tag w:val="goog_rdk_3887"/>
      </w:sdtPr>
      <w:sdtContent>
        <w:p w:rsidR="00000000" w:rsidDel="00000000" w:rsidP="00000000" w:rsidRDefault="00000000" w:rsidRPr="00000000" w14:paraId="0000035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5350226"/>
              <w:tag w:val="goog_rdk_3884"/>
            </w:sdtPr>
            <w:sdtContent>
              <w:ins w:author="Rossi Rossi" w:id="102" w:date="2026-09-22T06:56:59Z">
                <w:sdt>
                  <w:sdtPr>
                    <w:id w:val="742663068"/>
                    <w:tag w:val="goog_rdk_3885"/>
                  </w:sdtPr>
                  <w:sdtContent>
                    <w:del w:author="Nivesh" w:id="19" w:date="2026-09-25T10:03:37Z"/>
                  </w:sdtContent>
                </w:sdt>
              </w:ins>
              <w:sdt>
                <w:sdtPr>
                  <w:id w:val="1948063228"/>
                  <w:tag w:val="goog_rdk_388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376016415"/>
        <w:tag w:val="goog_rdk_3891"/>
      </w:sdtPr>
      <w:sdtContent>
        <w:p w:rsidR="00000000" w:rsidDel="00000000" w:rsidP="00000000" w:rsidRDefault="00000000" w:rsidRPr="00000000" w14:paraId="0000036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4171565"/>
              <w:tag w:val="goog_rdk_3888"/>
            </w:sdtPr>
            <w:sdtContent>
              <w:ins w:author="Rossi Rossi" w:id="102" w:date="2026-09-22T06:56:59Z">
                <w:sdt>
                  <w:sdtPr>
                    <w:id w:val="1020065892"/>
                    <w:tag w:val="goog_rdk_3889"/>
                  </w:sdtPr>
                  <w:sdtContent>
                    <w:del w:author="Nivesh" w:id="19" w:date="2026-09-25T10:03:37Z"/>
                  </w:sdtContent>
                </w:sdt>
              </w:ins>
              <w:sdt>
                <w:sdtPr>
                  <w:id w:val="-333483166"/>
                  <w:tag w:val="goog_rdk_389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44641972"/>
        <w:tag w:val="goog_rdk_3895"/>
      </w:sdtPr>
      <w:sdtContent>
        <w:p w:rsidR="00000000" w:rsidDel="00000000" w:rsidP="00000000" w:rsidRDefault="00000000" w:rsidRPr="00000000" w14:paraId="0000036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8269681"/>
              <w:tag w:val="goog_rdk_3892"/>
            </w:sdtPr>
            <w:sdtContent>
              <w:ins w:author="Rossi Rossi" w:id="102" w:date="2026-09-22T06:56:59Z">
                <w:sdt>
                  <w:sdtPr>
                    <w:id w:val="-2055031888"/>
                    <w:tag w:val="goog_rdk_3893"/>
                  </w:sdtPr>
                  <w:sdtContent>
                    <w:del w:author="Nivesh" w:id="19" w:date="2026-09-25T10:03:37Z"/>
                  </w:sdtContent>
                </w:sdt>
              </w:ins>
              <w:sdt>
                <w:sdtPr>
                  <w:id w:val="-1334782218"/>
                  <w:tag w:val="goog_rdk_38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467799701"/>
        <w:tag w:val="goog_rdk_3899"/>
      </w:sdtPr>
      <w:sdtContent>
        <w:p w:rsidR="00000000" w:rsidDel="00000000" w:rsidP="00000000" w:rsidRDefault="00000000" w:rsidRPr="00000000" w14:paraId="0000036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8649423"/>
              <w:tag w:val="goog_rdk_3896"/>
            </w:sdtPr>
            <w:sdtContent>
              <w:ins w:author="Rossi Rossi" w:id="102" w:date="2026-09-22T06:56:59Z">
                <w:sdt>
                  <w:sdtPr>
                    <w:id w:val="806635527"/>
                    <w:tag w:val="goog_rdk_3897"/>
                  </w:sdtPr>
                  <w:sdtContent>
                    <w:del w:author="Nivesh" w:id="19" w:date="2026-09-25T10:03:37Z"/>
                  </w:sdtContent>
                </w:sdt>
              </w:ins>
              <w:sdt>
                <w:sdtPr>
                  <w:id w:val="1473039910"/>
                  <w:tag w:val="goog_rdk_389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2848805"/>
        <w:tag w:val="goog_rdk_3903"/>
      </w:sdtPr>
      <w:sdtContent>
        <w:p w:rsidR="00000000" w:rsidDel="00000000" w:rsidP="00000000" w:rsidRDefault="00000000" w:rsidRPr="00000000" w14:paraId="0000036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6789640"/>
              <w:tag w:val="goog_rdk_3900"/>
            </w:sdtPr>
            <w:sdtContent>
              <w:ins w:author="Rossi Rossi" w:id="102" w:date="2026-09-22T06:56:59Z">
                <w:sdt>
                  <w:sdtPr>
                    <w:id w:val="304092762"/>
                    <w:tag w:val="goog_rdk_3901"/>
                  </w:sdtPr>
                  <w:sdtContent>
                    <w:del w:author="Nivesh" w:id="19" w:date="2026-09-25T10:03:37Z"/>
                  </w:sdtContent>
                </w:sdt>
              </w:ins>
              <w:sdt>
                <w:sdtPr>
                  <w:id w:val="2002657420"/>
                  <w:tag w:val="goog_rdk_390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~/.bashrc</w:delText>
                      </w:r>
                    </w:del>
                  </w:ins>
                </w:sdtContent>
              </w:sdt>
              <w:ins w:author="Rossi Rossi" w:id="102" w:date="2026-09-22T06:56:59Z">
                <w:del w:author="Nivesh" w:id="19" w:date="2026-09-25T10:03:37Z"/>
              </w:ins>
            </w:sdtContent>
          </w:sdt>
        </w:p>
      </w:sdtContent>
    </w:sdt>
    <w:sdt>
      <w:sdtPr>
        <w:id w:val="348658939"/>
        <w:tag w:val="goog_rdk_3907"/>
      </w:sdtPr>
      <w:sdtContent>
        <w:p w:rsidR="00000000" w:rsidDel="00000000" w:rsidP="00000000" w:rsidRDefault="00000000" w:rsidRPr="00000000" w14:paraId="0000036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1578861"/>
              <w:tag w:val="goog_rdk_3904"/>
            </w:sdtPr>
            <w:sdtContent>
              <w:ins w:author="Rossi Rossi" w:id="102" w:date="2026-09-22T06:56:59Z">
                <w:sdt>
                  <w:sdtPr>
                    <w:id w:val="2028775128"/>
                    <w:tag w:val="goog_rdk_3905"/>
                  </w:sdtPr>
                  <w:sdtContent>
                    <w:del w:author="Nivesh" w:id="19" w:date="2026-09-25T10:03:37Z"/>
                  </w:sdtContent>
                </w:sdt>
              </w:ins>
              <w:sdt>
                <w:sdtPr>
                  <w:id w:val="-1219406179"/>
                  <w:tag w:val="goog_rdk_390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20991876"/>
        <w:tag w:val="goog_rdk_3911"/>
      </w:sdtPr>
      <w:sdtContent>
        <w:p w:rsidR="00000000" w:rsidDel="00000000" w:rsidP="00000000" w:rsidRDefault="00000000" w:rsidRPr="00000000" w14:paraId="0000036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55962143"/>
              <w:tag w:val="goog_rdk_3908"/>
            </w:sdtPr>
            <w:sdtContent>
              <w:ins w:author="Rossi Rossi" w:id="102" w:date="2026-09-22T06:56:59Z">
                <w:sdt>
                  <w:sdtPr>
                    <w:id w:val="1188115575"/>
                    <w:tag w:val="goog_rdk_3909"/>
                  </w:sdtPr>
                  <w:sdtContent>
                    <w:del w:author="Nivesh" w:id="19" w:date="2026-09-25T10:03:37Z"/>
                  </w:sdtContent>
                </w:sdt>
              </w:ins>
              <w:sdt>
                <w:sdtPr>
                  <w:id w:val="-23345526"/>
                  <w:tag w:val="goog_rdk_391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macOS - Zsh</w:delText>
                      </w:r>
                    </w:del>
                  </w:ins>
                </w:sdtContent>
              </w:sdt>
              <w:ins w:author="Rossi Rossi" w:id="102" w:date="2026-09-22T06:56:59Z">
                <w:del w:author="Nivesh" w:id="19" w:date="2026-09-25T10:03:37Z"/>
              </w:ins>
            </w:sdtContent>
          </w:sdt>
        </w:p>
      </w:sdtContent>
    </w:sdt>
    <w:sdt>
      <w:sdtPr>
        <w:id w:val="1625966427"/>
        <w:tag w:val="goog_rdk_3915"/>
      </w:sdtPr>
      <w:sdtContent>
        <w:p w:rsidR="00000000" w:rsidDel="00000000" w:rsidP="00000000" w:rsidRDefault="00000000" w:rsidRPr="00000000" w14:paraId="0000036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5933491"/>
              <w:tag w:val="goog_rdk_3912"/>
            </w:sdtPr>
            <w:sdtContent>
              <w:ins w:author="Rossi Rossi" w:id="102" w:date="2026-09-22T06:56:59Z">
                <w:sdt>
                  <w:sdtPr>
                    <w:id w:val="-509025949"/>
                    <w:tag w:val="goog_rdk_3913"/>
                  </w:sdtPr>
                  <w:sdtContent>
                    <w:del w:author="Nivesh" w:id="19" w:date="2026-09-25T10:03:37Z"/>
                  </w:sdtContent>
                </w:sdt>
              </w:ins>
              <w:sdt>
                <w:sdtPr>
                  <w:id w:val="-19703196"/>
                  <w:tag w:val="goog_rdk_391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4033017"/>
        <w:tag w:val="goog_rdk_3919"/>
      </w:sdtPr>
      <w:sdtContent>
        <w:p w:rsidR="00000000" w:rsidDel="00000000" w:rsidP="00000000" w:rsidRDefault="00000000" w:rsidRPr="00000000" w14:paraId="0000036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3124039"/>
              <w:tag w:val="goog_rdk_3916"/>
            </w:sdtPr>
            <w:sdtContent>
              <w:ins w:author="Rossi Rossi" w:id="102" w:date="2026-09-22T06:56:59Z">
                <w:sdt>
                  <w:sdtPr>
                    <w:id w:val="1165276444"/>
                    <w:tag w:val="goog_rdk_3917"/>
                  </w:sdtPr>
                  <w:sdtContent>
                    <w:del w:author="Nivesh" w:id="19" w:date="2026-09-25T10:03:37Z"/>
                  </w:sdtContent>
                </w:sdt>
              </w:ins>
              <w:sdt>
                <w:sdtPr>
                  <w:id w:val="587108874"/>
                  <w:tag w:val="goog_rdk_391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02" w:date="2026-09-22T06:56:59Z">
                <w:del w:author="Nivesh" w:id="19" w:date="2026-09-25T10:03:37Z"/>
              </w:ins>
            </w:sdtContent>
          </w:sdt>
        </w:p>
      </w:sdtContent>
    </w:sdt>
    <w:sdt>
      <w:sdtPr>
        <w:id w:val="-869869269"/>
        <w:tag w:val="goog_rdk_3923"/>
      </w:sdtPr>
      <w:sdtContent>
        <w:p w:rsidR="00000000" w:rsidDel="00000000" w:rsidP="00000000" w:rsidRDefault="00000000" w:rsidRPr="00000000" w14:paraId="0000036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8006381"/>
              <w:tag w:val="goog_rdk_3920"/>
            </w:sdtPr>
            <w:sdtContent>
              <w:ins w:author="Rossi Rossi" w:id="102" w:date="2026-09-22T06:56:59Z">
                <w:sdt>
                  <w:sdtPr>
                    <w:id w:val="-1680491692"/>
                    <w:tag w:val="goog_rdk_3921"/>
                  </w:sdtPr>
                  <w:sdtContent>
                    <w:del w:author="Nivesh" w:id="19" w:date="2026-09-25T10:03:37Z"/>
                  </w:sdtContent>
                </w:sdt>
              </w:ins>
              <w:sdt>
                <w:sdtPr>
                  <w:id w:val="-1536460241"/>
                  <w:tag w:val="goog_rdk_392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9097290"/>
        <w:tag w:val="goog_rdk_3927"/>
      </w:sdtPr>
      <w:sdtContent>
        <w:p w:rsidR="00000000" w:rsidDel="00000000" w:rsidP="00000000" w:rsidRDefault="00000000" w:rsidRPr="00000000" w14:paraId="0000036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6221100"/>
              <w:tag w:val="goog_rdk_3924"/>
            </w:sdtPr>
            <w:sdtContent>
              <w:ins w:author="Rossi Rossi" w:id="102" w:date="2026-09-22T06:56:59Z">
                <w:sdt>
                  <w:sdtPr>
                    <w:id w:val="-1819679831"/>
                    <w:tag w:val="goog_rdk_3925"/>
                  </w:sdtPr>
                  <w:sdtContent>
                    <w:del w:author="Nivesh" w:id="19" w:date="2026-09-25T10:03:37Z"/>
                  </w:sdtContent>
                </w:sdt>
              </w:ins>
              <w:sdt>
                <w:sdtPr>
                  <w:id w:val="874484260"/>
                  <w:tag w:val="goog_rdk_39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~/.zshrc</w:delText>
                      </w:r>
                    </w:del>
                  </w:ins>
                </w:sdtContent>
              </w:sdt>
              <w:ins w:author="Rossi Rossi" w:id="102" w:date="2026-09-22T06:56:59Z">
                <w:del w:author="Nivesh" w:id="19" w:date="2026-09-25T10:03:37Z"/>
              </w:ins>
            </w:sdtContent>
          </w:sdt>
        </w:p>
      </w:sdtContent>
    </w:sdt>
    <w:sdt>
      <w:sdtPr>
        <w:id w:val="-1444057520"/>
        <w:tag w:val="goog_rdk_3931"/>
      </w:sdtPr>
      <w:sdtContent>
        <w:p w:rsidR="00000000" w:rsidDel="00000000" w:rsidP="00000000" w:rsidRDefault="00000000" w:rsidRPr="00000000" w14:paraId="0000036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1572882"/>
              <w:tag w:val="goog_rdk_3928"/>
            </w:sdtPr>
            <w:sdtContent>
              <w:ins w:author="Rossi Rossi" w:id="102" w:date="2026-09-22T06:56:59Z">
                <w:sdt>
                  <w:sdtPr>
                    <w:id w:val="-1982628869"/>
                    <w:tag w:val="goog_rdk_3929"/>
                  </w:sdtPr>
                  <w:sdtContent>
                    <w:del w:author="Nivesh" w:id="19" w:date="2026-09-25T10:03:37Z"/>
                  </w:sdtContent>
                </w:sdt>
              </w:ins>
              <w:sdt>
                <w:sdtPr>
                  <w:id w:val="529654438"/>
                  <w:tag w:val="goog_rdk_393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6268570"/>
        <w:tag w:val="goog_rdk_3935"/>
      </w:sdtPr>
      <w:sdtContent>
        <w:p w:rsidR="00000000" w:rsidDel="00000000" w:rsidP="00000000" w:rsidRDefault="00000000" w:rsidRPr="00000000" w14:paraId="0000036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83701302"/>
              <w:tag w:val="goog_rdk_3932"/>
            </w:sdtPr>
            <w:sdtContent>
              <w:ins w:author="Rossi Rossi" w:id="102" w:date="2026-09-22T06:56:59Z">
                <w:sdt>
                  <w:sdtPr>
                    <w:id w:val="1978425867"/>
                    <w:tag w:val="goog_rdk_3933"/>
                  </w:sdtPr>
                  <w:sdtContent>
                    <w:del w:author="Nivesh" w:id="19" w:date="2026-09-25T10:03:37Z"/>
                  </w:sdtContent>
                </w:sdt>
              </w:ins>
              <w:sdt>
                <w:sdtPr>
                  <w:id w:val="962312804"/>
                  <w:tag w:val="goog_rdk_39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268714208"/>
        <w:tag w:val="goog_rdk_3939"/>
      </w:sdtPr>
      <w:sdtContent>
        <w:p w:rsidR="00000000" w:rsidDel="00000000" w:rsidP="00000000" w:rsidRDefault="00000000" w:rsidRPr="00000000" w14:paraId="0000036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6350696"/>
              <w:tag w:val="goog_rdk_3936"/>
            </w:sdtPr>
            <w:sdtContent>
              <w:ins w:author="Rossi Rossi" w:id="102" w:date="2026-09-22T06:56:59Z">
                <w:sdt>
                  <w:sdtPr>
                    <w:id w:val="-1818539782"/>
                    <w:tag w:val="goog_rdk_3937"/>
                  </w:sdtPr>
                  <w:sdtContent>
                    <w:del w:author="Nivesh" w:id="19" w:date="2026-09-25T10:03:37Z"/>
                  </w:sdtContent>
                </w:sdt>
              </w:ins>
              <w:sdt>
                <w:sdtPr>
                  <w:id w:val="-1281109324"/>
                  <w:tag w:val="goog_rdk_393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70139723"/>
        <w:tag w:val="goog_rdk_3943"/>
      </w:sdtPr>
      <w:sdtContent>
        <w:p w:rsidR="00000000" w:rsidDel="00000000" w:rsidP="00000000" w:rsidRDefault="00000000" w:rsidRPr="00000000" w14:paraId="0000036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0295729"/>
              <w:tag w:val="goog_rdk_3940"/>
            </w:sdtPr>
            <w:sdtContent>
              <w:ins w:author="Rossi Rossi" w:id="102" w:date="2026-09-22T06:56:59Z">
                <w:sdt>
                  <w:sdtPr>
                    <w:id w:val="-1997362002"/>
                    <w:tag w:val="goog_rdk_3941"/>
                  </w:sdtPr>
                  <w:sdtContent>
                    <w:del w:author="Nivesh" w:id="19" w:date="2026-09-25T10:03:37Z"/>
                  </w:sdtContent>
                </w:sdt>
              </w:ins>
              <w:sdt>
                <w:sdtPr>
                  <w:id w:val="-679816458"/>
                  <w:tag w:val="goog_rdk_39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~/.zshrc &amp;&amp; open ~/.zshrc</w:delText>
                      </w:r>
                    </w:del>
                  </w:ins>
                </w:sdtContent>
              </w:sdt>
              <w:ins w:author="Rossi Rossi" w:id="102" w:date="2026-09-22T06:56:59Z">
                <w:del w:author="Nivesh" w:id="19" w:date="2026-09-25T10:03:37Z"/>
              </w:ins>
            </w:sdtContent>
          </w:sdt>
        </w:p>
      </w:sdtContent>
    </w:sdt>
    <w:sdt>
      <w:sdtPr>
        <w:id w:val="-1365163362"/>
        <w:tag w:val="goog_rdk_3947"/>
      </w:sdtPr>
      <w:sdtContent>
        <w:p w:rsidR="00000000" w:rsidDel="00000000" w:rsidP="00000000" w:rsidRDefault="00000000" w:rsidRPr="00000000" w14:paraId="0000036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1741583"/>
              <w:tag w:val="goog_rdk_3944"/>
            </w:sdtPr>
            <w:sdtContent>
              <w:ins w:author="Rossi Rossi" w:id="102" w:date="2026-09-22T06:56:59Z">
                <w:sdt>
                  <w:sdtPr>
                    <w:id w:val="1399738816"/>
                    <w:tag w:val="goog_rdk_3945"/>
                  </w:sdtPr>
                  <w:sdtContent>
                    <w:del w:author="Nivesh" w:id="19" w:date="2026-09-25T10:03:37Z"/>
                  </w:sdtContent>
                </w:sdt>
              </w:ins>
              <w:sdt>
                <w:sdtPr>
                  <w:id w:val="1802466193"/>
                  <w:tag w:val="goog_rdk_39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97264773"/>
        <w:tag w:val="goog_rdk_3951"/>
      </w:sdtPr>
      <w:sdtContent>
        <w:p w:rsidR="00000000" w:rsidDel="00000000" w:rsidP="00000000" w:rsidRDefault="00000000" w:rsidRPr="00000000" w14:paraId="0000036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2395976"/>
              <w:tag w:val="goog_rdk_3948"/>
            </w:sdtPr>
            <w:sdtContent>
              <w:ins w:author="Rossi Rossi" w:id="102" w:date="2026-09-22T06:56:59Z">
                <w:sdt>
                  <w:sdtPr>
                    <w:id w:val="-1521652383"/>
                    <w:tag w:val="goog_rdk_3949"/>
                  </w:sdtPr>
                  <w:sdtContent>
                    <w:del w:author="Nivesh" w:id="19" w:date="2026-09-25T10:03:37Z"/>
                  </w:sdtContent>
                </w:sdt>
              </w:ins>
              <w:sdt>
                <w:sdtPr>
                  <w:id w:val="965457923"/>
                  <w:tag w:val="goog_rdk_39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w:delText>
                      </w:r>
                    </w:del>
                  </w:ins>
                </w:sdtContent>
              </w:sdt>
              <w:ins w:author="Rossi Rossi" w:id="102" w:date="2026-09-22T06:56:59Z">
                <w:del w:author="Nivesh" w:id="19" w:date="2026-09-25T10:03:37Z"/>
              </w:ins>
            </w:sdtContent>
          </w:sdt>
        </w:p>
      </w:sdtContent>
    </w:sdt>
    <w:sdt>
      <w:sdtPr>
        <w:id w:val="-912979491"/>
        <w:tag w:val="goog_rdk_3955"/>
      </w:sdtPr>
      <w:sdtContent>
        <w:p w:rsidR="00000000" w:rsidDel="00000000" w:rsidP="00000000" w:rsidRDefault="00000000" w:rsidRPr="00000000" w14:paraId="0000037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7431193"/>
              <w:tag w:val="goog_rdk_3952"/>
            </w:sdtPr>
            <w:sdtContent>
              <w:ins w:author="Rossi Rossi" w:id="102" w:date="2026-09-22T06:56:59Z">
                <w:sdt>
                  <w:sdtPr>
                    <w:id w:val="-1670591352"/>
                    <w:tag w:val="goog_rdk_3953"/>
                  </w:sdtPr>
                  <w:sdtContent>
                    <w:del w:author="Nivesh" w:id="19" w:date="2026-09-25T10:03:37Z"/>
                  </w:sdtContent>
                </w:sdt>
              </w:ins>
              <w:sdt>
                <w:sdtPr>
                  <w:id w:val="-2097938337"/>
                  <w:tag w:val="goog_rdk_395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16680991"/>
        <w:tag w:val="goog_rdk_3959"/>
      </w:sdtPr>
      <w:sdtContent>
        <w:p w:rsidR="00000000" w:rsidDel="00000000" w:rsidP="00000000" w:rsidRDefault="00000000" w:rsidRPr="00000000" w14:paraId="0000037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5966684"/>
              <w:tag w:val="goog_rdk_3956"/>
            </w:sdtPr>
            <w:sdtContent>
              <w:ins w:author="Rossi Rossi" w:id="102" w:date="2026-09-22T06:56:59Z">
                <w:sdt>
                  <w:sdtPr>
                    <w:id w:val="1397071831"/>
                    <w:tag w:val="goog_rdk_3957"/>
                  </w:sdtPr>
                  <w:sdtContent>
                    <w:del w:author="Nivesh" w:id="19" w:date="2026-09-25T10:03:37Z"/>
                  </w:sdtContent>
                </w:sdt>
              </w:ins>
              <w:sdt>
                <w:sdtPr>
                  <w:id w:val="314829241"/>
                  <w:tag w:val="goog_rdk_39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417311175"/>
        <w:tag w:val="goog_rdk_3963"/>
      </w:sdtPr>
      <w:sdtContent>
        <w:p w:rsidR="00000000" w:rsidDel="00000000" w:rsidP="00000000" w:rsidRDefault="00000000" w:rsidRPr="00000000" w14:paraId="0000037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2421915"/>
              <w:tag w:val="goog_rdk_3960"/>
            </w:sdtPr>
            <w:sdtContent>
              <w:ins w:author="Rossi Rossi" w:id="102" w:date="2026-09-22T06:56:59Z">
                <w:sdt>
                  <w:sdtPr>
                    <w:id w:val="-900546861"/>
                    <w:tag w:val="goog_rdk_3961"/>
                  </w:sdtPr>
                  <w:sdtContent>
                    <w:del w:author="Nivesh" w:id="19" w:date="2026-09-25T10:03:37Z"/>
                  </w:sdtContent>
                </w:sdt>
              </w:ins>
              <w:sdt>
                <w:sdtPr>
                  <w:id w:val="-876331673"/>
                  <w:tag w:val="goog_rdk_396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48319293"/>
        <w:tag w:val="goog_rdk_3967"/>
      </w:sdtPr>
      <w:sdtContent>
        <w:p w:rsidR="00000000" w:rsidDel="00000000" w:rsidP="00000000" w:rsidRDefault="00000000" w:rsidRPr="00000000" w14:paraId="0000037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1241604"/>
              <w:tag w:val="goog_rdk_3964"/>
            </w:sdtPr>
            <w:sdtContent>
              <w:ins w:author="Rossi Rossi" w:id="102" w:date="2026-09-22T06:56:59Z">
                <w:sdt>
                  <w:sdtPr>
                    <w:id w:val="-147356645"/>
                    <w:tag w:val="goog_rdk_3965"/>
                  </w:sdtPr>
                  <w:sdtContent>
                    <w:del w:author="Nivesh" w:id="19" w:date="2026-09-25T10:03:37Z"/>
                  </w:sdtContent>
                </w:sdt>
              </w:ins>
              <w:sdt>
                <w:sdtPr>
                  <w:id w:val="-93296157"/>
                  <w:tag w:val="goog_rdk_396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109663543"/>
        <w:tag w:val="goog_rdk_3971"/>
      </w:sdtPr>
      <w:sdtContent>
        <w:p w:rsidR="00000000" w:rsidDel="00000000" w:rsidP="00000000" w:rsidRDefault="00000000" w:rsidRPr="00000000" w14:paraId="0000037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6954061"/>
              <w:tag w:val="goog_rdk_3968"/>
            </w:sdtPr>
            <w:sdtContent>
              <w:ins w:author="Rossi Rossi" w:id="102" w:date="2026-09-22T06:56:59Z">
                <w:sdt>
                  <w:sdtPr>
                    <w:id w:val="1859689524"/>
                    <w:tag w:val="goog_rdk_3969"/>
                  </w:sdtPr>
                  <w:sdtContent>
                    <w:del w:author="Nivesh" w:id="19" w:date="2026-09-25T10:03:37Z"/>
                  </w:sdtContent>
                </w:sdt>
              </w:ins>
              <w:sdt>
                <w:sdtPr>
                  <w:id w:val="-541507722"/>
                  <w:tag w:val="goog_rdk_397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46078077"/>
        <w:tag w:val="goog_rdk_3975"/>
      </w:sdtPr>
      <w:sdtContent>
        <w:p w:rsidR="00000000" w:rsidDel="00000000" w:rsidP="00000000" w:rsidRDefault="00000000" w:rsidRPr="00000000" w14:paraId="0000037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4472959"/>
              <w:tag w:val="goog_rdk_3972"/>
            </w:sdtPr>
            <w:sdtContent>
              <w:ins w:author="Rossi Rossi" w:id="102" w:date="2026-09-22T06:56:59Z">
                <w:sdt>
                  <w:sdtPr>
                    <w:id w:val="-2090310910"/>
                    <w:tag w:val="goog_rdk_3973"/>
                  </w:sdtPr>
                  <w:sdtContent>
                    <w:del w:author="Nivesh" w:id="19" w:date="2026-09-25T10:03:37Z"/>
                  </w:sdtContent>
                </w:sdt>
              </w:ins>
              <w:sdt>
                <w:sdtPr>
                  <w:id w:val="105246228"/>
                  <w:tag w:val="goog_rdk_397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~/.zshrc</w:delText>
                      </w:r>
                    </w:del>
                  </w:ins>
                </w:sdtContent>
              </w:sdt>
              <w:ins w:author="Rossi Rossi" w:id="102" w:date="2026-09-22T06:56:59Z">
                <w:del w:author="Nivesh" w:id="19" w:date="2026-09-25T10:03:37Z"/>
              </w:ins>
            </w:sdtContent>
          </w:sdt>
        </w:p>
      </w:sdtContent>
    </w:sdt>
    <w:sdt>
      <w:sdtPr>
        <w:id w:val="-1843491603"/>
        <w:tag w:val="goog_rdk_3979"/>
      </w:sdtPr>
      <w:sdtContent>
        <w:p w:rsidR="00000000" w:rsidDel="00000000" w:rsidP="00000000" w:rsidRDefault="00000000" w:rsidRPr="00000000" w14:paraId="0000037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9918013"/>
              <w:tag w:val="goog_rdk_3976"/>
            </w:sdtPr>
            <w:sdtContent>
              <w:ins w:author="Rossi Rossi" w:id="102" w:date="2026-09-22T06:56:59Z">
                <w:sdt>
                  <w:sdtPr>
                    <w:id w:val="-831148213"/>
                    <w:tag w:val="goog_rdk_3977"/>
                  </w:sdtPr>
                  <w:sdtContent>
                    <w:del w:author="Nivesh" w:id="19" w:date="2026-09-25T10:03:37Z"/>
                  </w:sdtContent>
                </w:sdt>
              </w:ins>
              <w:sdt>
                <w:sdtPr>
                  <w:id w:val="887325506"/>
                  <w:tag w:val="goog_rdk_397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2927280"/>
        <w:tag w:val="goog_rdk_3983"/>
      </w:sdtPr>
      <w:sdtContent>
        <w:p w:rsidR="00000000" w:rsidDel="00000000" w:rsidP="00000000" w:rsidRDefault="00000000" w:rsidRPr="00000000" w14:paraId="0000037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4198516"/>
              <w:tag w:val="goog_rdk_3980"/>
            </w:sdtPr>
            <w:sdtContent>
              <w:ins w:author="Rossi Rossi" w:id="102" w:date="2026-09-22T06:56:59Z">
                <w:sdt>
                  <w:sdtPr>
                    <w:id w:val="-728424166"/>
                    <w:tag w:val="goog_rdk_3981"/>
                  </w:sdtPr>
                  <w:sdtContent>
                    <w:del w:author="Nivesh" w:id="19" w:date="2026-09-25T10:03:37Z"/>
                  </w:sdtContent>
                </w:sdt>
              </w:ins>
              <w:sdt>
                <w:sdtPr>
                  <w:id w:val="-1566679778"/>
                  <w:tag w:val="goog_rdk_398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Windows</w:delText>
                      </w:r>
                    </w:del>
                  </w:ins>
                </w:sdtContent>
              </w:sdt>
              <w:ins w:author="Rossi Rossi" w:id="102" w:date="2026-09-22T06:56:59Z">
                <w:del w:author="Nivesh" w:id="19" w:date="2026-09-25T10:03:37Z"/>
              </w:ins>
            </w:sdtContent>
          </w:sdt>
        </w:p>
      </w:sdtContent>
    </w:sdt>
    <w:sdt>
      <w:sdtPr>
        <w:id w:val="566479860"/>
        <w:tag w:val="goog_rdk_3987"/>
      </w:sdtPr>
      <w:sdtContent>
        <w:p w:rsidR="00000000" w:rsidDel="00000000" w:rsidP="00000000" w:rsidRDefault="00000000" w:rsidRPr="00000000" w14:paraId="0000037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7453596"/>
              <w:tag w:val="goog_rdk_3984"/>
            </w:sdtPr>
            <w:sdtContent>
              <w:ins w:author="Rossi Rossi" w:id="102" w:date="2026-09-22T06:56:59Z">
                <w:sdt>
                  <w:sdtPr>
                    <w:id w:val="-1283303661"/>
                    <w:tag w:val="goog_rdk_3985"/>
                  </w:sdtPr>
                  <w:sdtContent>
                    <w:del w:author="Nivesh" w:id="19" w:date="2026-09-25T10:03:37Z"/>
                  </w:sdtContent>
                </w:sdt>
              </w:ins>
              <w:sdt>
                <w:sdtPr>
                  <w:id w:val="1558730246"/>
                  <w:tag w:val="goog_rdk_398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69732370"/>
        <w:tag w:val="goog_rdk_3991"/>
      </w:sdtPr>
      <w:sdtContent>
        <w:p w:rsidR="00000000" w:rsidDel="00000000" w:rsidP="00000000" w:rsidRDefault="00000000" w:rsidRPr="00000000" w14:paraId="0000037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4887377"/>
              <w:tag w:val="goog_rdk_3988"/>
            </w:sdtPr>
            <w:sdtContent>
              <w:ins w:author="Rossi Rossi" w:id="102" w:date="2026-09-22T06:56:59Z">
                <w:sdt>
                  <w:sdtPr>
                    <w:id w:val="-271081044"/>
                    <w:tag w:val="goog_rdk_3989"/>
                  </w:sdtPr>
                  <w:sdtContent>
                    <w:del w:author="Nivesh" w:id="19" w:date="2026-09-25T10:03:37Z"/>
                  </w:sdtContent>
                </w:sdt>
              </w:ins>
              <w:sdt>
                <w:sdtPr>
                  <w:id w:val="997302204"/>
                  <w:tag w:val="goog_rdk_399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02" w:date="2026-09-22T06:56:59Z">
                <w:del w:author="Nivesh" w:id="19" w:date="2026-09-25T10:03:37Z"/>
              </w:ins>
            </w:sdtContent>
          </w:sdt>
        </w:p>
      </w:sdtContent>
    </w:sdt>
    <w:sdt>
      <w:sdtPr>
        <w:id w:val="1218670366"/>
        <w:tag w:val="goog_rdk_3995"/>
      </w:sdtPr>
      <w:sdtContent>
        <w:p w:rsidR="00000000" w:rsidDel="00000000" w:rsidP="00000000" w:rsidRDefault="00000000" w:rsidRPr="00000000" w14:paraId="0000037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7185187"/>
              <w:tag w:val="goog_rdk_3992"/>
            </w:sdtPr>
            <w:sdtContent>
              <w:ins w:author="Rossi Rossi" w:id="102" w:date="2026-09-22T06:56:59Z">
                <w:sdt>
                  <w:sdtPr>
                    <w:id w:val="1811419393"/>
                    <w:tag w:val="goog_rdk_3993"/>
                  </w:sdtPr>
                  <w:sdtContent>
                    <w:del w:author="Nivesh" w:id="19" w:date="2026-09-25T10:03:37Z"/>
                  </w:sdtContent>
                </w:sdt>
              </w:ins>
              <w:sdt>
                <w:sdtPr>
                  <w:id w:val="-382104683"/>
                  <w:tag w:val="goog_rdk_39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02" w:date="2026-09-22T06:56:59Z">
                <w:del w:author="Nivesh" w:id="19" w:date="2026-09-25T10:03:37Z"/>
              </w:ins>
            </w:sdtContent>
          </w:sdt>
        </w:p>
      </w:sdtContent>
    </w:sdt>
    <w:sdt>
      <w:sdtPr>
        <w:id w:val="1241146066"/>
        <w:tag w:val="goog_rdk_3999"/>
      </w:sdtPr>
      <w:sdtContent>
        <w:p w:rsidR="00000000" w:rsidDel="00000000" w:rsidP="00000000" w:rsidRDefault="00000000" w:rsidRPr="00000000" w14:paraId="000003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7477682"/>
              <w:tag w:val="goog_rdk_3996"/>
            </w:sdtPr>
            <w:sdtContent>
              <w:ins w:author="Rossi Rossi" w:id="102" w:date="2026-09-22T06:56:59Z">
                <w:sdt>
                  <w:sdtPr>
                    <w:id w:val="566295441"/>
                    <w:tag w:val="goog_rdk_3997"/>
                  </w:sdtPr>
                  <w:sdtContent>
                    <w:del w:author="Nivesh" w:id="19" w:date="2026-09-25T10:03:37Z"/>
                  </w:sdtContent>
                </w:sdt>
              </w:ins>
              <w:sdt>
                <w:sdtPr>
                  <w:id w:val="1410842244"/>
                  <w:tag w:val="goog_rdk_399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02" w:date="2026-09-22T06:56:59Z">
                <w:del w:author="Nivesh" w:id="19" w:date="2026-09-25T10:03:37Z"/>
              </w:ins>
            </w:sdtContent>
          </w:sdt>
        </w:p>
      </w:sdtContent>
    </w:sdt>
    <w:sdt>
      <w:sdtPr>
        <w:id w:val="521975454"/>
        <w:tag w:val="goog_rdk_4003"/>
      </w:sdtPr>
      <w:sdtContent>
        <w:p w:rsidR="00000000" w:rsidDel="00000000" w:rsidP="00000000" w:rsidRDefault="00000000" w:rsidRPr="00000000" w14:paraId="000003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0256586"/>
              <w:tag w:val="goog_rdk_4000"/>
            </w:sdtPr>
            <w:sdtContent>
              <w:ins w:author="Rossi Rossi" w:id="102" w:date="2026-09-22T06:56:59Z">
                <w:sdt>
                  <w:sdtPr>
                    <w:id w:val="1263359436"/>
                    <w:tag w:val="goog_rdk_4001"/>
                  </w:sdtPr>
                  <w:sdtContent>
                    <w:del w:author="Nivesh" w:id="19" w:date="2026-09-25T10:03:37Z"/>
                  </w:sdtContent>
                </w:sdt>
              </w:ins>
              <w:sdt>
                <w:sdtPr>
                  <w:id w:val="-1797945626"/>
                  <w:tag w:val="goog_rdk_400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02" w:date="2026-09-22T06:56:59Z">
                <w:del w:author="Nivesh" w:id="19" w:date="2026-09-25T10:03:37Z"/>
              </w:ins>
            </w:sdtContent>
          </w:sdt>
        </w:p>
      </w:sdtContent>
    </w:sdt>
    <w:sdt>
      <w:sdtPr>
        <w:id w:val="-1347771774"/>
        <w:tag w:val="goog_rdk_4007"/>
      </w:sdtPr>
      <w:sdtContent>
        <w:p w:rsidR="00000000" w:rsidDel="00000000" w:rsidP="00000000" w:rsidRDefault="00000000" w:rsidRPr="00000000" w14:paraId="000003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564606"/>
              <w:tag w:val="goog_rdk_4004"/>
            </w:sdtPr>
            <w:sdtContent>
              <w:ins w:author="Rossi Rossi" w:id="102" w:date="2026-09-22T06:56:59Z">
                <w:sdt>
                  <w:sdtPr>
                    <w:id w:val="2143714176"/>
                    <w:tag w:val="goog_rdk_4005"/>
                  </w:sdtPr>
                  <w:sdtContent>
                    <w:del w:author="Nivesh" w:id="19" w:date="2026-09-25T10:03:37Z"/>
                  </w:sdtContent>
                </w:sdt>
              </w:ins>
              <w:sdt>
                <w:sdtPr>
                  <w:id w:val="790778943"/>
                  <w:tag w:val="goog_rdk_400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136361769"/>
        <w:tag w:val="goog_rdk_4011"/>
      </w:sdtPr>
      <w:sdtContent>
        <w:p w:rsidR="00000000" w:rsidDel="00000000" w:rsidP="00000000" w:rsidRDefault="00000000" w:rsidRPr="00000000" w14:paraId="0000037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6309172"/>
              <w:tag w:val="goog_rdk_4008"/>
            </w:sdtPr>
            <w:sdtContent>
              <w:ins w:author="Rossi Rossi" w:id="102" w:date="2026-09-22T06:56:59Z">
                <w:sdt>
                  <w:sdtPr>
                    <w:id w:val="-953465979"/>
                    <w:tag w:val="goog_rdk_4009"/>
                  </w:sdtPr>
                  <w:sdtContent>
                    <w:del w:author="Nivesh" w:id="19" w:date="2026-09-25T10:03:37Z"/>
                  </w:sdtContent>
                </w:sdt>
              </w:ins>
              <w:sdt>
                <w:sdtPr>
                  <w:id w:val="1937608768"/>
                  <w:tag w:val="goog_rdk_401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32180457"/>
        <w:tag w:val="goog_rdk_4015"/>
      </w:sdtPr>
      <w:sdtContent>
        <w:p w:rsidR="00000000" w:rsidDel="00000000" w:rsidP="00000000" w:rsidRDefault="00000000" w:rsidRPr="00000000" w14:paraId="0000037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80689301"/>
              <w:tag w:val="goog_rdk_4012"/>
            </w:sdtPr>
            <w:sdtContent>
              <w:ins w:author="Rossi Rossi" w:id="102" w:date="2026-09-22T06:56:59Z">
                <w:sdt>
                  <w:sdtPr>
                    <w:id w:val="-2040563492"/>
                    <w:tag w:val="goog_rdk_4013"/>
                  </w:sdtPr>
                  <w:sdtContent>
                    <w:del w:author="Nivesh" w:id="19" w:date="2026-09-25T10:03:37Z"/>
                  </w:sdtContent>
                </w:sdt>
              </w:ins>
              <w:sdt>
                <w:sdtPr>
                  <w:id w:val="584796748"/>
                  <w:tag w:val="goog_rdk_401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530826560"/>
        <w:tag w:val="goog_rdk_4019"/>
      </w:sdtPr>
      <w:sdtContent>
        <w:p w:rsidR="00000000" w:rsidDel="00000000" w:rsidP="00000000" w:rsidRDefault="00000000" w:rsidRPr="00000000" w14:paraId="0000038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628952"/>
              <w:tag w:val="goog_rdk_4016"/>
            </w:sdtPr>
            <w:sdtContent>
              <w:ins w:author="Rossi Rossi" w:id="102" w:date="2026-09-22T06:56:59Z">
                <w:sdt>
                  <w:sdtPr>
                    <w:id w:val="989534764"/>
                    <w:tag w:val="goog_rdk_4017"/>
                  </w:sdtPr>
                  <w:sdtContent>
                    <w:del w:author="Nivesh" w:id="19" w:date="2026-09-25T10:03:37Z"/>
                  </w:sdtContent>
                </w:sdt>
              </w:ins>
              <w:sdt>
                <w:sdtPr>
                  <w:id w:val="-40861960"/>
                  <w:tag w:val="goog_rdk_401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8522049"/>
        <w:tag w:val="goog_rdk_4023"/>
      </w:sdtPr>
      <w:sdtContent>
        <w:p w:rsidR="00000000" w:rsidDel="00000000" w:rsidP="00000000" w:rsidRDefault="00000000" w:rsidRPr="00000000" w14:paraId="0000038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7338813"/>
              <w:tag w:val="goog_rdk_4020"/>
            </w:sdtPr>
            <w:sdtContent>
              <w:ins w:author="Rossi Rossi" w:id="102" w:date="2026-09-22T06:56:59Z">
                <w:sdt>
                  <w:sdtPr>
                    <w:id w:val="2138175196"/>
                    <w:tag w:val="goog_rdk_4021"/>
                  </w:sdtPr>
                  <w:sdtContent>
                    <w:del w:author="Nivesh" w:id="19" w:date="2026-09-25T10:03:37Z"/>
                  </w:sdtContent>
                </w:sdt>
              </w:ins>
              <w:sdt>
                <w:sdtPr>
                  <w:id w:val="708241976"/>
                  <w:tag w:val="goog_rdk_402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672051733"/>
        <w:tag w:val="goog_rdk_4027"/>
      </w:sdtPr>
      <w:sdtContent>
        <w:p w:rsidR="00000000" w:rsidDel="00000000" w:rsidP="00000000" w:rsidRDefault="00000000" w:rsidRPr="00000000" w14:paraId="0000038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87191978"/>
              <w:tag w:val="goog_rdk_4024"/>
            </w:sdtPr>
            <w:sdtContent>
              <w:ins w:author="Rossi Rossi" w:id="102" w:date="2026-09-22T06:56:59Z">
                <w:sdt>
                  <w:sdtPr>
                    <w:id w:val="-1953921354"/>
                    <w:tag w:val="goog_rdk_4025"/>
                  </w:sdtPr>
                  <w:sdtContent>
                    <w:del w:author="Nivesh" w:id="19" w:date="2026-09-25T10:03:37Z"/>
                  </w:sdtContent>
                </w:sdt>
              </w:ins>
              <w:sdt>
                <w:sdtPr>
                  <w:id w:val="-554193367"/>
                  <w:tag w:val="goog_rdk_40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92124596"/>
        <w:tag w:val="goog_rdk_4031"/>
      </w:sdtPr>
      <w:sdtContent>
        <w:p w:rsidR="00000000" w:rsidDel="00000000" w:rsidP="00000000" w:rsidRDefault="00000000" w:rsidRPr="00000000" w14:paraId="0000038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5714938"/>
              <w:tag w:val="goog_rdk_4028"/>
            </w:sdtPr>
            <w:sdtContent>
              <w:ins w:author="Rossi Rossi" w:id="102" w:date="2026-09-22T06:56:59Z">
                <w:sdt>
                  <w:sdtPr>
                    <w:id w:val="99359363"/>
                    <w:tag w:val="goog_rdk_4029"/>
                  </w:sdtPr>
                  <w:sdtContent>
                    <w:del w:author="Nivesh" w:id="19" w:date="2026-09-25T10:03:37Z"/>
                  </w:sdtContent>
                </w:sdt>
              </w:ins>
              <w:sdt>
                <w:sdtPr>
                  <w:id w:val="759643110"/>
                  <w:tag w:val="goog_rdk_403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94363053"/>
        <w:tag w:val="goog_rdk_4035"/>
      </w:sdtPr>
      <w:sdtContent>
        <w:p w:rsidR="00000000" w:rsidDel="00000000" w:rsidP="00000000" w:rsidRDefault="00000000" w:rsidRPr="00000000" w14:paraId="0000038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2230949"/>
              <w:tag w:val="goog_rdk_4032"/>
            </w:sdtPr>
            <w:sdtContent>
              <w:ins w:author="Rossi Rossi" w:id="102" w:date="2026-09-22T06:56:59Z">
                <w:sdt>
                  <w:sdtPr>
                    <w:id w:val="1228783322"/>
                    <w:tag w:val="goog_rdk_4033"/>
                  </w:sdtPr>
                  <w:sdtContent>
                    <w:del w:author="Nivesh" w:id="19" w:date="2026-09-25T10:03:37Z"/>
                  </w:sdtContent>
                </w:sdt>
              </w:ins>
              <w:sdt>
                <w:sdtPr>
                  <w:id w:val="1993623174"/>
                  <w:tag w:val="goog_rdk_40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1888512592"/>
        <w:tag w:val="goog_rdk_4039"/>
      </w:sdtPr>
      <w:sdtContent>
        <w:p w:rsidR="00000000" w:rsidDel="00000000" w:rsidP="00000000" w:rsidRDefault="00000000" w:rsidRPr="00000000" w14:paraId="0000038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6942493"/>
              <w:tag w:val="goog_rdk_4036"/>
            </w:sdtPr>
            <w:sdtContent>
              <w:ins w:author="Rossi Rossi" w:id="102" w:date="2026-09-22T06:56:59Z">
                <w:sdt>
                  <w:sdtPr>
                    <w:id w:val="1554541974"/>
                    <w:tag w:val="goog_rdk_4037"/>
                  </w:sdtPr>
                  <w:sdtContent>
                    <w:del w:author="Nivesh" w:id="19" w:date="2026-09-25T10:03:37Z"/>
                  </w:sdtContent>
                </w:sdt>
              </w:ins>
              <w:sdt>
                <w:sdtPr>
                  <w:id w:val="-545344026"/>
                  <w:tag w:val="goog_rdk_403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30184873"/>
        <w:tag w:val="goog_rdk_4043"/>
      </w:sdtPr>
      <w:sdtContent>
        <w:p w:rsidR="00000000" w:rsidDel="00000000" w:rsidP="00000000" w:rsidRDefault="00000000" w:rsidRPr="00000000" w14:paraId="000003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9671689"/>
              <w:tag w:val="goog_rdk_4040"/>
            </w:sdtPr>
            <w:sdtContent>
              <w:ins w:author="Rossi Rossi" w:id="102" w:date="2026-09-22T06:56:59Z">
                <w:sdt>
                  <w:sdtPr>
                    <w:id w:val="-1935512478"/>
                    <w:tag w:val="goog_rdk_4041"/>
                  </w:sdtPr>
                  <w:sdtContent>
                    <w:del w:author="Nivesh" w:id="19" w:date="2026-09-25T10:03:37Z"/>
                  </w:sdtContent>
                </w:sdt>
              </w:ins>
              <w:sdt>
                <w:sdtPr>
                  <w:id w:val="-186985168"/>
                  <w:tag w:val="goog_rdk_40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2089674507"/>
        <w:tag w:val="goog_rdk_4047"/>
      </w:sdtPr>
      <w:sdtContent>
        <w:p w:rsidR="00000000" w:rsidDel="00000000" w:rsidP="00000000" w:rsidRDefault="00000000" w:rsidRPr="00000000" w14:paraId="000003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1097153"/>
              <w:tag w:val="goog_rdk_4044"/>
            </w:sdtPr>
            <w:sdtContent>
              <w:ins w:author="Rossi Rossi" w:id="102" w:date="2026-09-22T06:56:59Z">
                <w:sdt>
                  <w:sdtPr>
                    <w:id w:val="1744498923"/>
                    <w:tag w:val="goog_rdk_4045"/>
                  </w:sdtPr>
                  <w:sdtContent>
                    <w:del w:author="Nivesh" w:id="19" w:date="2026-09-25T10:03:37Z"/>
                  </w:sdtContent>
                </w:sdt>
              </w:ins>
              <w:sdt>
                <w:sdtPr>
                  <w:id w:val="-313508585"/>
                  <w:tag w:val="goog_rdk_40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0519568"/>
        <w:tag w:val="goog_rdk_4051"/>
      </w:sdtPr>
      <w:sdtContent>
        <w:p w:rsidR="00000000" w:rsidDel="00000000" w:rsidP="00000000" w:rsidRDefault="00000000" w:rsidRPr="00000000" w14:paraId="000003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1270478"/>
              <w:tag w:val="goog_rdk_4048"/>
            </w:sdtPr>
            <w:sdtContent>
              <w:ins w:author="Rossi Rossi" w:id="102" w:date="2026-09-22T06:56:59Z">
                <w:sdt>
                  <w:sdtPr>
                    <w:id w:val="-1640077153"/>
                    <w:tag w:val="goog_rdk_4049"/>
                  </w:sdtPr>
                  <w:sdtContent>
                    <w:del w:author="Nivesh" w:id="19" w:date="2026-09-25T10:03:37Z"/>
                  </w:sdtContent>
                </w:sdt>
              </w:ins>
              <w:sdt>
                <w:sdtPr>
                  <w:id w:val="-125095415"/>
                  <w:tag w:val="goog_rdk_40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02" w:date="2026-09-22T06:56:59Z">
                <w:del w:author="Nivesh" w:id="19" w:date="2026-09-25T10:03:37Z"/>
              </w:ins>
            </w:sdtContent>
          </w:sdt>
        </w:p>
      </w:sdtContent>
    </w:sdt>
    <w:sdt>
      <w:sdtPr>
        <w:id w:val="-2013575334"/>
        <w:tag w:val="goog_rdk_4057"/>
      </w:sdtPr>
      <w:sdtContent>
        <w:p w:rsidR="00000000" w:rsidDel="00000000" w:rsidP="00000000" w:rsidRDefault="00000000" w:rsidRPr="00000000" w14:paraId="00000389">
          <w:pPr>
            <w:numPr>
              <w:ilvl w:val="1"/>
              <w:numId w:val="2"/>
            </w:numPr>
            <w:ind w:left="502" w:hanging="360"/>
            <w:rPr>
              <w:ins w:author="Jai Dharshan" w:id="125" w:date="2026-09-26T08:06:24Z"/>
              <w:del w:author="Nivesh" w:id="19" w:date="2026-09-25T10:03:37Z"/>
            </w:rPr>
            <w:pPrChange w:author="FATHIMA RAIHANA A S" w:id="0" w:date="2026-09-25T17:38:39Z">
              <w:pPr>
                <w:numPr>
                  <w:ilvl w:val="1"/>
                  <w:numId w:val="9"/>
                </w:numPr>
                <w:ind w:left="502" w:hanging="360"/>
              </w:pPr>
            </w:pPrChange>
          </w:pPr>
          <w:sdt>
            <w:sdtPr>
              <w:id w:val="-2047183970"/>
              <w:tag w:val="goog_rdk_4054"/>
            </w:sdtPr>
            <w:sdtContent>
              <w:ins w:author="Jai Dharshan" w:id="125" w:date="2026-09-26T08:06:24Z">
                <w:sdt>
                  <w:sdtPr>
                    <w:id w:val="-125717967"/>
                    <w:tag w:val="goog_rdk_4055"/>
                  </w:sdtPr>
                  <w:sdtContent>
                    <w:del w:author="Nivesh" w:id="19" w:date="2026-09-25T10:03:37Z"/>
                  </w:sdtContent>
                </w:sdt>
              </w:ins>
              <w:sdt>
                <w:sdtPr>
                  <w:id w:val="1144564730"/>
                  <w:tag w:val="goog_rdk_4056"/>
                </w:sdtPr>
                <w:sdtContent>
                  <w:ins w:author="Jai Dharshan" w:id="125" w:date="2026-09-26T08:06:24Z">
                    <w:del w:author="Nivesh" w:id="19" w:date="2026-09-25T10:03:37Z">
                      <w:r w:rsidDel="00000000" w:rsidR="00000000" w:rsidRPr="00000000">
                        <w:rPr>
                          <w:rtl w:val="0"/>
                        </w:rPr>
                      </w:r>
                    </w:del>
                  </w:ins>
                </w:sdtContent>
              </w:sdt>
              <w:ins w:author="Jai Dharshan" w:id="125" w:date="2026-09-26T08:06:24Z">
                <w:del w:author="Nivesh" w:id="19" w:date="2026-09-25T10:03:37Z"/>
              </w:ins>
            </w:sdtContent>
          </w:sdt>
        </w:p>
      </w:sdtContent>
    </w:sdt>
    <w:sdt>
      <w:sdtPr>
        <w:id w:val="-421721536"/>
        <w:tag w:val="goog_rdk_4063"/>
      </w:sdtPr>
      <w:sdtContent>
        <w:p w:rsidR="00000000" w:rsidDel="00000000" w:rsidP="00000000" w:rsidRDefault="00000000" w:rsidRPr="00000000" w14:paraId="000003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4790289"/>
              <w:tag w:val="goog_rdk_4060"/>
            </w:sdtPr>
            <w:sdtContent>
              <w:ins w:author="Rossi Rossi" w:id="102" w:date="2026-09-22T06:56:59Z">
                <w:sdt>
                  <w:sdtPr>
                    <w:id w:val="-85228561"/>
                    <w:tag w:val="goog_rdk_4061"/>
                  </w:sdtPr>
                  <w:sdtContent>
                    <w:del w:author="Nivesh" w:id="19" w:date="2026-09-25T10:03:37Z"/>
                  </w:sdtContent>
                </w:sdt>
              </w:ins>
              <w:sdt>
                <w:sdtPr>
                  <w:id w:val="-1742798187"/>
                  <w:tag w:val="goog_rdk_406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68763637"/>
        <w:tag w:val="goog_rdk_4067"/>
      </w:sdtPr>
      <w:sdtContent>
        <w:p w:rsidR="00000000" w:rsidDel="00000000" w:rsidP="00000000" w:rsidRDefault="00000000" w:rsidRPr="00000000" w14:paraId="000003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8436019"/>
              <w:tag w:val="goog_rdk_4064"/>
            </w:sdtPr>
            <w:sdtContent>
              <w:ins w:author="Rossi Rossi" w:id="102" w:date="2026-09-22T06:56:59Z">
                <w:sdt>
                  <w:sdtPr>
                    <w:id w:val="1663692890"/>
                    <w:tag w:val="goog_rdk_4065"/>
                  </w:sdtPr>
                  <w:sdtContent>
                    <w:del w:author="Nivesh" w:id="19" w:date="2026-09-25T10:03:37Z"/>
                  </w:sdtContent>
                </w:sdt>
              </w:ins>
              <w:sdt>
                <w:sdtPr>
                  <w:id w:val="1333890426"/>
                  <w:tag w:val="goog_rdk_406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609747290"/>
        <w:tag w:val="goog_rdk_4071"/>
      </w:sdtPr>
      <w:sdtContent>
        <w:p w:rsidR="00000000" w:rsidDel="00000000" w:rsidP="00000000" w:rsidRDefault="00000000" w:rsidRPr="00000000" w14:paraId="000003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1349734"/>
              <w:tag w:val="goog_rdk_4068"/>
            </w:sdtPr>
            <w:sdtContent>
              <w:ins w:author="Rossi Rossi" w:id="102" w:date="2026-09-22T06:56:59Z">
                <w:sdt>
                  <w:sdtPr>
                    <w:id w:val="766085062"/>
                    <w:tag w:val="goog_rdk_4069"/>
                  </w:sdtPr>
                  <w:sdtContent>
                    <w:del w:author="Nivesh" w:id="19" w:date="2026-09-25T10:03:37Z"/>
                  </w:sdtContent>
                </w:sdt>
              </w:ins>
              <w:sdt>
                <w:sdtPr>
                  <w:id w:val="-1133568949"/>
                  <w:tag w:val="goog_rdk_407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690923804"/>
        <w:tag w:val="goog_rdk_4076"/>
      </w:sdtPr>
      <w:sdtContent>
        <w:p w:rsidR="00000000" w:rsidDel="00000000" w:rsidP="00000000" w:rsidRDefault="00000000" w:rsidRPr="00000000" w14:paraId="000003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307334"/>
              <w:tag w:val="goog_rdk_4072"/>
            </w:sdtPr>
            <w:sdtContent>
              <w:ins w:author="Rossi Rossi" w:id="102" w:date="2026-09-22T06:56:59Z">
                <w:sdt>
                  <w:sdtPr>
                    <w:id w:val="-1448337213"/>
                    <w:tag w:val="goog_rdk_4073"/>
                  </w:sdtPr>
                  <w:sdtContent>
                    <w:del w:author="Nivesh" w:id="19" w:date="2026-09-25T10:03:37Z"/>
                  </w:sdtContent>
                </w:sdt>
              </w:ins>
              <w:sdt>
                <w:sdtPr>
                  <w:id w:val="1857588962"/>
                  <w:tag w:val="goog_rdk_407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sdt>
                    <w:sdtPr>
                      <w:id w:val="920886300"/>
                      <w:tag w:val="goog_rdk_4075"/>
                    </w:sdtPr>
                    <w:sdtContent>
                      <w:r w:rsidDel="00000000" w:rsidR="00000000" w:rsidRPr="00000000">
                        <w:rPr>
                          <w:rtl w:val="0"/>
                        </w:rPr>
                      </w:r>
                    </w:sdtContent>
                  </w:sdt>
                </w:del>
              </w:ins>
            </w:sdtContent>
          </w:sdt>
        </w:p>
      </w:sdtContent>
    </w:sdt>
    <w:sdt>
      <w:sdtPr>
        <w:id w:val="-1797704354"/>
        <w:tag w:val="goog_rdk_4080"/>
      </w:sdtPr>
      <w:sdtContent>
        <w:p w:rsidR="00000000" w:rsidDel="00000000" w:rsidP="00000000" w:rsidRDefault="00000000" w:rsidRPr="00000000" w14:paraId="000003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787627"/>
              <w:tag w:val="goog_rdk_4077"/>
            </w:sdtPr>
            <w:sdtContent>
              <w:ins w:author="Rossi Rossi" w:id="102" w:date="2026-09-22T06:56:59Z">
                <w:sdt>
                  <w:sdtPr>
                    <w:id w:val="1837838522"/>
                    <w:tag w:val="goog_rdk_4078"/>
                  </w:sdtPr>
                  <w:sdtContent>
                    <w:del w:author="Nivesh" w:id="19" w:date="2026-09-25T10:03:37Z"/>
                  </w:sdtContent>
                </w:sdt>
              </w:ins>
              <w:sdt>
                <w:sdtPr>
                  <w:id w:val="501143978"/>
                  <w:tag w:val="goog_rdk_40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2105367373"/>
        <w:tag w:val="goog_rdk_4084"/>
      </w:sdtPr>
      <w:sdtContent>
        <w:p w:rsidR="00000000" w:rsidDel="00000000" w:rsidP="00000000" w:rsidRDefault="00000000" w:rsidRPr="00000000" w14:paraId="000003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33691275"/>
              <w:tag w:val="goog_rdk_4081"/>
            </w:sdtPr>
            <w:sdtContent>
              <w:ins w:author="Rossi Rossi" w:id="102" w:date="2026-09-22T06:56:59Z">
                <w:sdt>
                  <w:sdtPr>
                    <w:id w:val="240624770"/>
                    <w:tag w:val="goog_rdk_4082"/>
                  </w:sdtPr>
                  <w:sdtContent>
                    <w:del w:author="Nivesh" w:id="19" w:date="2026-09-25T10:03:37Z"/>
                  </w:sdtContent>
                </w:sdt>
              </w:ins>
              <w:sdt>
                <w:sdtPr>
                  <w:id w:val="600058131"/>
                  <w:tag w:val="goog_rdk_40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1682779860"/>
        <w:tag w:val="goog_rdk_4088"/>
      </w:sdtPr>
      <w:sdtContent>
        <w:p w:rsidR="00000000" w:rsidDel="00000000" w:rsidP="00000000" w:rsidRDefault="00000000" w:rsidRPr="00000000" w14:paraId="000003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9049257"/>
              <w:tag w:val="goog_rdk_4085"/>
            </w:sdtPr>
            <w:sdtContent>
              <w:ins w:author="Rossi Rossi" w:id="102" w:date="2026-09-22T06:56:59Z">
                <w:sdt>
                  <w:sdtPr>
                    <w:id w:val="667126776"/>
                    <w:tag w:val="goog_rdk_4086"/>
                  </w:sdtPr>
                  <w:sdtContent>
                    <w:del w:author="Nivesh" w:id="19" w:date="2026-09-25T10:03:37Z"/>
                  </w:sdtContent>
                </w:sdt>
              </w:ins>
              <w:sdt>
                <w:sdtPr>
                  <w:id w:val="-538086396"/>
                  <w:tag w:val="goog_rdk_408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89420994"/>
        <w:tag w:val="goog_rdk_4092"/>
      </w:sdtPr>
      <w:sdtContent>
        <w:p w:rsidR="00000000" w:rsidDel="00000000" w:rsidP="00000000" w:rsidRDefault="00000000" w:rsidRPr="00000000" w14:paraId="000003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7472309"/>
              <w:tag w:val="goog_rdk_4089"/>
            </w:sdtPr>
            <w:sdtContent>
              <w:ins w:author="Rossi Rossi" w:id="102" w:date="2026-09-22T06:56:59Z">
                <w:sdt>
                  <w:sdtPr>
                    <w:id w:val="40724411"/>
                    <w:tag w:val="goog_rdk_4090"/>
                  </w:sdtPr>
                  <w:sdtContent>
                    <w:del w:author="Nivesh" w:id="19" w:date="2026-09-25T10:03:37Z"/>
                  </w:sdtContent>
                </w:sdt>
              </w:ins>
              <w:sdt>
                <w:sdtPr>
                  <w:id w:val="524128111"/>
                  <w:tag w:val="goog_rdk_40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1132991283"/>
        <w:tag w:val="goog_rdk_4096"/>
      </w:sdtPr>
      <w:sdtContent>
        <w:p w:rsidR="00000000" w:rsidDel="00000000" w:rsidP="00000000" w:rsidRDefault="00000000" w:rsidRPr="00000000" w14:paraId="000003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5518547"/>
              <w:tag w:val="goog_rdk_4093"/>
            </w:sdtPr>
            <w:sdtContent>
              <w:ins w:author="Rossi Rossi" w:id="102" w:date="2026-09-22T06:56:59Z">
                <w:sdt>
                  <w:sdtPr>
                    <w:id w:val="-210669968"/>
                    <w:tag w:val="goog_rdk_4094"/>
                  </w:sdtPr>
                  <w:sdtContent>
                    <w:del w:author="Nivesh" w:id="19" w:date="2026-09-25T10:03:37Z"/>
                  </w:sdtContent>
                </w:sdt>
              </w:ins>
              <w:sdt>
                <w:sdtPr>
                  <w:id w:val="-2021933656"/>
                  <w:tag w:val="goog_rdk_409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03215354"/>
        <w:tag w:val="goog_rdk_4100"/>
      </w:sdtPr>
      <w:sdtContent>
        <w:p w:rsidR="00000000" w:rsidDel="00000000" w:rsidP="00000000" w:rsidRDefault="00000000" w:rsidRPr="00000000" w14:paraId="0000039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3613073"/>
              <w:tag w:val="goog_rdk_4097"/>
            </w:sdtPr>
            <w:sdtContent>
              <w:ins w:author="Rossi Rossi" w:id="102" w:date="2026-09-22T06:56:59Z">
                <w:sdt>
                  <w:sdtPr>
                    <w:id w:val="-501131950"/>
                    <w:tag w:val="goog_rdk_4098"/>
                  </w:sdtPr>
                  <w:sdtContent>
                    <w:del w:author="Nivesh" w:id="19" w:date="2026-09-25T10:03:37Z"/>
                  </w:sdtContent>
                </w:sdt>
              </w:ins>
              <w:sdt>
                <w:sdtPr>
                  <w:id w:val="671131359"/>
                  <w:tag w:val="goog_rdk_40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1595088475"/>
        <w:tag w:val="goog_rdk_4104"/>
      </w:sdtPr>
      <w:sdtContent>
        <w:p w:rsidR="00000000" w:rsidDel="00000000" w:rsidP="00000000" w:rsidRDefault="00000000" w:rsidRPr="00000000" w14:paraId="0000039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5007592"/>
              <w:tag w:val="goog_rdk_4101"/>
            </w:sdtPr>
            <w:sdtContent>
              <w:ins w:author="Rossi Rossi" w:id="102" w:date="2026-09-22T06:56:59Z">
                <w:sdt>
                  <w:sdtPr>
                    <w:id w:val="-58703001"/>
                    <w:tag w:val="goog_rdk_4102"/>
                  </w:sdtPr>
                  <w:sdtContent>
                    <w:del w:author="Nivesh" w:id="19" w:date="2026-09-25T10:03:37Z"/>
                  </w:sdtContent>
                </w:sdt>
              </w:ins>
              <w:sdt>
                <w:sdtPr>
                  <w:id w:val="-627155048"/>
                  <w:tag w:val="goog_rdk_410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38371137"/>
        <w:tag w:val="goog_rdk_4108"/>
      </w:sdtPr>
      <w:sdtContent>
        <w:p w:rsidR="00000000" w:rsidDel="00000000" w:rsidP="00000000" w:rsidRDefault="00000000" w:rsidRPr="00000000" w14:paraId="0000039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3490709"/>
              <w:tag w:val="goog_rdk_4105"/>
            </w:sdtPr>
            <w:sdtContent>
              <w:ins w:author="Rossi Rossi" w:id="102" w:date="2026-09-22T06:56:59Z">
                <w:sdt>
                  <w:sdtPr>
                    <w:id w:val="-1441828722"/>
                    <w:tag w:val="goog_rdk_4106"/>
                  </w:sdtPr>
                  <w:sdtContent>
                    <w:del w:author="Nivesh" w:id="19" w:date="2026-09-25T10:03:37Z"/>
                  </w:sdtContent>
                </w:sdt>
              </w:ins>
              <w:sdt>
                <w:sdtPr>
                  <w:id w:val="-767928222"/>
                  <w:tag w:val="goog_rdk_410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664860620"/>
        <w:tag w:val="goog_rdk_4112"/>
      </w:sdtPr>
      <w:sdtContent>
        <w:p w:rsidR="00000000" w:rsidDel="00000000" w:rsidP="00000000" w:rsidRDefault="00000000" w:rsidRPr="00000000" w14:paraId="0000039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5155142"/>
              <w:tag w:val="goog_rdk_4109"/>
            </w:sdtPr>
            <w:sdtContent>
              <w:ins w:author="Rossi Rossi" w:id="102" w:date="2026-09-22T06:56:59Z">
                <w:sdt>
                  <w:sdtPr>
                    <w:id w:val="-74503950"/>
                    <w:tag w:val="goog_rdk_4110"/>
                  </w:sdtPr>
                  <w:sdtContent>
                    <w:del w:author="Nivesh" w:id="19" w:date="2026-09-25T10:03:37Z"/>
                  </w:sdtContent>
                </w:sdt>
              </w:ins>
              <w:sdt>
                <w:sdtPr>
                  <w:id w:val="-308717609"/>
                  <w:tag w:val="goog_rdk_411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6973178"/>
        <w:tag w:val="goog_rdk_4116"/>
      </w:sdtPr>
      <w:sdtContent>
        <w:p w:rsidR="00000000" w:rsidDel="00000000" w:rsidP="00000000" w:rsidRDefault="00000000" w:rsidRPr="00000000" w14:paraId="000003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1409920"/>
              <w:tag w:val="goog_rdk_4113"/>
            </w:sdtPr>
            <w:sdtContent>
              <w:ins w:author="Rossi Rossi" w:id="102" w:date="2026-09-22T06:56:59Z">
                <w:sdt>
                  <w:sdtPr>
                    <w:id w:val="-1110757123"/>
                    <w:tag w:val="goog_rdk_4114"/>
                  </w:sdtPr>
                  <w:sdtContent>
                    <w:del w:author="Nivesh" w:id="19" w:date="2026-09-25T10:03:37Z"/>
                  </w:sdtContent>
                </w:sdt>
              </w:ins>
              <w:sdt>
                <w:sdtPr>
                  <w:id w:val="-744302830"/>
                  <w:tag w:val="goog_rdk_411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1265947173"/>
        <w:tag w:val="goog_rdk_4120"/>
      </w:sdtPr>
      <w:sdtContent>
        <w:p w:rsidR="00000000" w:rsidDel="00000000" w:rsidP="00000000" w:rsidRDefault="00000000" w:rsidRPr="00000000" w14:paraId="000003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5559414"/>
              <w:tag w:val="goog_rdk_4117"/>
            </w:sdtPr>
            <w:sdtContent>
              <w:ins w:author="Rossi Rossi" w:id="102" w:date="2026-09-22T06:56:59Z">
                <w:sdt>
                  <w:sdtPr>
                    <w:id w:val="1184417616"/>
                    <w:tag w:val="goog_rdk_4118"/>
                  </w:sdtPr>
                  <w:sdtContent>
                    <w:del w:author="Nivesh" w:id="19" w:date="2026-09-25T10:03:37Z"/>
                  </w:sdtContent>
                </w:sdt>
              </w:ins>
              <w:sdt>
                <w:sdtPr>
                  <w:id w:val="1445092265"/>
                  <w:tag w:val="goog_rdk_411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41957167"/>
        <w:tag w:val="goog_rdk_4124"/>
      </w:sdtPr>
      <w:sdtContent>
        <w:p w:rsidR="00000000" w:rsidDel="00000000" w:rsidP="00000000" w:rsidRDefault="00000000" w:rsidRPr="00000000" w14:paraId="000003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65946965"/>
              <w:tag w:val="goog_rdk_4121"/>
            </w:sdtPr>
            <w:sdtContent>
              <w:ins w:author="Rossi Rossi" w:id="102" w:date="2026-09-22T06:56:59Z">
                <w:sdt>
                  <w:sdtPr>
                    <w:id w:val="-1692942129"/>
                    <w:tag w:val="goog_rdk_4122"/>
                  </w:sdtPr>
                  <w:sdtContent>
                    <w:del w:author="Nivesh" w:id="19" w:date="2026-09-25T10:03:37Z"/>
                  </w:sdtContent>
                </w:sdt>
              </w:ins>
              <w:sdt>
                <w:sdtPr>
                  <w:id w:val="-2012565927"/>
                  <w:tag w:val="goog_rdk_41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868361844"/>
        <w:tag w:val="goog_rdk_4128"/>
      </w:sdtPr>
      <w:sdtContent>
        <w:p w:rsidR="00000000" w:rsidDel="00000000" w:rsidP="00000000" w:rsidRDefault="00000000" w:rsidRPr="00000000" w14:paraId="000003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699220"/>
              <w:tag w:val="goog_rdk_4125"/>
            </w:sdtPr>
            <w:sdtContent>
              <w:ins w:author="Rossi Rossi" w:id="102" w:date="2026-09-22T06:56:59Z">
                <w:sdt>
                  <w:sdtPr>
                    <w:id w:val="-1236305809"/>
                    <w:tag w:val="goog_rdk_4126"/>
                  </w:sdtPr>
                  <w:sdtContent>
                    <w:del w:author="Nivesh" w:id="19" w:date="2026-09-25T10:03:37Z"/>
                  </w:sdtContent>
                </w:sdt>
              </w:ins>
              <w:sdt>
                <w:sdtPr>
                  <w:id w:val="-1481110956"/>
                  <w:tag w:val="goog_rdk_412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642046613"/>
        <w:tag w:val="goog_rdk_4132"/>
      </w:sdtPr>
      <w:sdtContent>
        <w:p w:rsidR="00000000" w:rsidDel="00000000" w:rsidP="00000000" w:rsidRDefault="00000000" w:rsidRPr="00000000" w14:paraId="000003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0710866"/>
              <w:tag w:val="goog_rdk_4129"/>
            </w:sdtPr>
            <w:sdtContent>
              <w:ins w:author="Rossi Rossi" w:id="102" w:date="2026-09-22T06:56:59Z">
                <w:sdt>
                  <w:sdtPr>
                    <w:id w:val="1151569889"/>
                    <w:tag w:val="goog_rdk_4130"/>
                  </w:sdtPr>
                  <w:sdtContent>
                    <w:del w:author="Nivesh" w:id="19" w:date="2026-09-25T10:03:37Z"/>
                  </w:sdtContent>
                </w:sdt>
              </w:ins>
              <w:sdt>
                <w:sdtPr>
                  <w:id w:val="-605840393"/>
                  <w:tag w:val="goog_rdk_413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923351624"/>
        <w:tag w:val="goog_rdk_4136"/>
      </w:sdtPr>
      <w:sdtContent>
        <w:p w:rsidR="00000000" w:rsidDel="00000000" w:rsidP="00000000" w:rsidRDefault="00000000" w:rsidRPr="00000000" w14:paraId="000003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7038362"/>
              <w:tag w:val="goog_rdk_4133"/>
            </w:sdtPr>
            <w:sdtContent>
              <w:ins w:author="Rossi Rossi" w:id="102" w:date="2026-09-22T06:56:59Z">
                <w:sdt>
                  <w:sdtPr>
                    <w:id w:val="-593772645"/>
                    <w:tag w:val="goog_rdk_4134"/>
                  </w:sdtPr>
                  <w:sdtContent>
                    <w:del w:author="Nivesh" w:id="19" w:date="2026-09-25T10:03:37Z"/>
                  </w:sdtContent>
                </w:sdt>
              </w:ins>
              <w:sdt>
                <w:sdtPr>
                  <w:id w:val="-1909722513"/>
                  <w:tag w:val="goog_rdk_413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291170306"/>
        <w:tag w:val="goog_rdk_4140"/>
      </w:sdtPr>
      <w:sdtContent>
        <w:p w:rsidR="00000000" w:rsidDel="00000000" w:rsidP="00000000" w:rsidRDefault="00000000" w:rsidRPr="00000000" w14:paraId="000003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2001125"/>
              <w:tag w:val="goog_rdk_4137"/>
            </w:sdtPr>
            <w:sdtContent>
              <w:ins w:author="Rossi Rossi" w:id="102" w:date="2026-09-22T06:56:59Z">
                <w:sdt>
                  <w:sdtPr>
                    <w:id w:val="-1789579544"/>
                    <w:tag w:val="goog_rdk_4138"/>
                  </w:sdtPr>
                  <w:sdtContent>
                    <w:del w:author="Nivesh" w:id="19" w:date="2026-09-25T10:03:37Z"/>
                  </w:sdtContent>
                </w:sdt>
              </w:ins>
              <w:sdt>
                <w:sdtPr>
                  <w:id w:val="1199782660"/>
                  <w:tag w:val="goog_rdk_413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658197111"/>
        <w:tag w:val="goog_rdk_4144"/>
      </w:sdtPr>
      <w:sdtContent>
        <w:p w:rsidR="00000000" w:rsidDel="00000000" w:rsidP="00000000" w:rsidRDefault="00000000" w:rsidRPr="00000000" w14:paraId="000003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0321"/>
              <w:tag w:val="goog_rdk_4141"/>
            </w:sdtPr>
            <w:sdtContent>
              <w:ins w:author="Rossi Rossi" w:id="102" w:date="2026-09-22T06:56:59Z">
                <w:sdt>
                  <w:sdtPr>
                    <w:id w:val="1340805304"/>
                    <w:tag w:val="goog_rdk_4142"/>
                  </w:sdtPr>
                  <w:sdtContent>
                    <w:del w:author="Nivesh" w:id="19" w:date="2026-09-25T10:03:37Z"/>
                  </w:sdtContent>
                </w:sdt>
              </w:ins>
              <w:sdt>
                <w:sdtPr>
                  <w:id w:val="-1799527447"/>
                  <w:tag w:val="goog_rdk_414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04415264"/>
        <w:tag w:val="goog_rdk_4148"/>
      </w:sdtPr>
      <w:sdtContent>
        <w:p w:rsidR="00000000" w:rsidDel="00000000" w:rsidP="00000000" w:rsidRDefault="00000000" w:rsidRPr="00000000" w14:paraId="000003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8392512"/>
              <w:tag w:val="goog_rdk_4145"/>
            </w:sdtPr>
            <w:sdtContent>
              <w:ins w:author="Rossi Rossi" w:id="102" w:date="2026-09-22T06:56:59Z">
                <w:sdt>
                  <w:sdtPr>
                    <w:id w:val="1350009405"/>
                    <w:tag w:val="goog_rdk_4146"/>
                  </w:sdtPr>
                  <w:sdtContent>
                    <w:del w:author="Nivesh" w:id="19" w:date="2026-09-25T10:03:37Z"/>
                  </w:sdtContent>
                </w:sdt>
              </w:ins>
              <w:sdt>
                <w:sdtPr>
                  <w:id w:val="-81952423"/>
                  <w:tag w:val="goog_rdk_414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40569890"/>
        <w:tag w:val="goog_rdk_4152"/>
      </w:sdtPr>
      <w:sdtContent>
        <w:p w:rsidR="00000000" w:rsidDel="00000000" w:rsidP="00000000" w:rsidRDefault="00000000" w:rsidRPr="00000000" w14:paraId="000003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153999"/>
              <w:tag w:val="goog_rdk_4149"/>
            </w:sdtPr>
            <w:sdtContent>
              <w:ins w:author="Rossi Rossi" w:id="102" w:date="2026-09-22T06:56:59Z">
                <w:sdt>
                  <w:sdtPr>
                    <w:id w:val="238872494"/>
                    <w:tag w:val="goog_rdk_4150"/>
                  </w:sdtPr>
                  <w:sdtContent>
                    <w:del w:author="Nivesh" w:id="19" w:date="2026-09-25T10:03:37Z"/>
                  </w:sdtContent>
                </w:sdt>
              </w:ins>
              <w:sdt>
                <w:sdtPr>
                  <w:id w:val="425923549"/>
                  <w:tag w:val="goog_rdk_415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38408809"/>
        <w:tag w:val="goog_rdk_4156"/>
      </w:sdtPr>
      <w:sdtContent>
        <w:p w:rsidR="00000000" w:rsidDel="00000000" w:rsidP="00000000" w:rsidRDefault="00000000" w:rsidRPr="00000000" w14:paraId="000003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4024928"/>
              <w:tag w:val="goog_rdk_4153"/>
            </w:sdtPr>
            <w:sdtContent>
              <w:ins w:author="Rossi Rossi" w:id="102" w:date="2026-09-22T06:56:59Z">
                <w:sdt>
                  <w:sdtPr>
                    <w:id w:val="-564969505"/>
                    <w:tag w:val="goog_rdk_4154"/>
                  </w:sdtPr>
                  <w:sdtContent>
                    <w:del w:author="Nivesh" w:id="19" w:date="2026-09-25T10:03:37Z"/>
                  </w:sdtContent>
                </w:sdt>
              </w:ins>
              <w:sdt>
                <w:sdtPr>
                  <w:id w:val="146081950"/>
                  <w:tag w:val="goog_rdk_415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679065006"/>
        <w:tag w:val="goog_rdk_4160"/>
      </w:sdtPr>
      <w:sdtContent>
        <w:p w:rsidR="00000000" w:rsidDel="00000000" w:rsidP="00000000" w:rsidRDefault="00000000" w:rsidRPr="00000000" w14:paraId="000003A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2844742"/>
              <w:tag w:val="goog_rdk_4157"/>
            </w:sdtPr>
            <w:sdtContent>
              <w:ins w:author="Rossi Rossi" w:id="102" w:date="2026-09-22T06:56:59Z">
                <w:sdt>
                  <w:sdtPr>
                    <w:id w:val="840708158"/>
                    <w:tag w:val="goog_rdk_4158"/>
                  </w:sdtPr>
                  <w:sdtContent>
                    <w:del w:author="Nivesh" w:id="19" w:date="2026-09-25T10:03:37Z"/>
                  </w:sdtContent>
                </w:sdt>
              </w:ins>
              <w:sdt>
                <w:sdtPr>
                  <w:id w:val="354521271"/>
                  <w:tag w:val="goog_rdk_415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34236494"/>
        <w:tag w:val="goog_rdk_4164"/>
      </w:sdtPr>
      <w:sdtContent>
        <w:p w:rsidR="00000000" w:rsidDel="00000000" w:rsidP="00000000" w:rsidRDefault="00000000" w:rsidRPr="00000000" w14:paraId="000003A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1299995"/>
              <w:tag w:val="goog_rdk_4161"/>
            </w:sdtPr>
            <w:sdtContent>
              <w:ins w:author="Rossi Rossi" w:id="102" w:date="2026-09-22T06:56:59Z">
                <w:sdt>
                  <w:sdtPr>
                    <w:id w:val="939769625"/>
                    <w:tag w:val="goog_rdk_4162"/>
                  </w:sdtPr>
                  <w:sdtContent>
                    <w:del w:author="Nivesh" w:id="19" w:date="2026-09-25T10:03:37Z"/>
                  </w:sdtContent>
                </w:sdt>
              </w:ins>
              <w:sdt>
                <w:sdtPr>
                  <w:id w:val="1048521768"/>
                  <w:tag w:val="goog_rdk_416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114086121"/>
        <w:tag w:val="goog_rdk_4168"/>
      </w:sdtPr>
      <w:sdtContent>
        <w:p w:rsidR="00000000" w:rsidDel="00000000" w:rsidP="00000000" w:rsidRDefault="00000000" w:rsidRPr="00000000" w14:paraId="000003A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9387635"/>
              <w:tag w:val="goog_rdk_4165"/>
            </w:sdtPr>
            <w:sdtContent>
              <w:ins w:author="Rossi Rossi" w:id="102" w:date="2026-09-22T06:56:59Z">
                <w:sdt>
                  <w:sdtPr>
                    <w:id w:val="1660091800"/>
                    <w:tag w:val="goog_rdk_4166"/>
                  </w:sdtPr>
                  <w:sdtContent>
                    <w:del w:author="Nivesh" w:id="19" w:date="2026-09-25T10:03:37Z"/>
                  </w:sdtContent>
                </w:sdt>
              </w:ins>
              <w:sdt>
                <w:sdtPr>
                  <w:id w:val="1133282487"/>
                  <w:tag w:val="goog_rdk_41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533290519"/>
        <w:tag w:val="goog_rdk_4172"/>
      </w:sdtPr>
      <w:sdtContent>
        <w:p w:rsidR="00000000" w:rsidDel="00000000" w:rsidP="00000000" w:rsidRDefault="00000000" w:rsidRPr="00000000" w14:paraId="000003A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92561616"/>
              <w:tag w:val="goog_rdk_4169"/>
            </w:sdtPr>
            <w:sdtContent>
              <w:ins w:author="Rossi Rossi" w:id="102" w:date="2026-09-22T06:56:59Z">
                <w:sdt>
                  <w:sdtPr>
                    <w:id w:val="-1869277028"/>
                    <w:tag w:val="goog_rdk_4170"/>
                  </w:sdtPr>
                  <w:sdtContent>
                    <w:del w:author="Nivesh" w:id="19" w:date="2026-09-25T10:03:37Z"/>
                  </w:sdtContent>
                </w:sdt>
              </w:ins>
              <w:sdt>
                <w:sdtPr>
                  <w:id w:val="-2122714488"/>
                  <w:tag w:val="goog_rdk_41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1701205422"/>
        <w:tag w:val="goog_rdk_4176"/>
      </w:sdtPr>
      <w:sdtContent>
        <w:p w:rsidR="00000000" w:rsidDel="00000000" w:rsidP="00000000" w:rsidRDefault="00000000" w:rsidRPr="00000000" w14:paraId="000003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1930218"/>
              <w:tag w:val="goog_rdk_4173"/>
            </w:sdtPr>
            <w:sdtContent>
              <w:ins w:author="Rossi Rossi" w:id="102" w:date="2026-09-22T06:56:59Z">
                <w:sdt>
                  <w:sdtPr>
                    <w:id w:val="-1855549106"/>
                    <w:tag w:val="goog_rdk_4174"/>
                  </w:sdtPr>
                  <w:sdtContent>
                    <w:del w:author="Nivesh" w:id="19" w:date="2026-09-25T10:03:37Z"/>
                  </w:sdtContent>
                </w:sdt>
              </w:ins>
              <w:sdt>
                <w:sdtPr>
                  <w:id w:val="-858732015"/>
                  <w:tag w:val="goog_rdk_417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2089583238"/>
        <w:tag w:val="goog_rdk_4180"/>
      </w:sdtPr>
      <w:sdtContent>
        <w:p w:rsidR="00000000" w:rsidDel="00000000" w:rsidP="00000000" w:rsidRDefault="00000000" w:rsidRPr="00000000" w14:paraId="000003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1495202"/>
              <w:tag w:val="goog_rdk_4177"/>
            </w:sdtPr>
            <w:sdtContent>
              <w:ins w:author="Rossi Rossi" w:id="102" w:date="2026-09-22T06:56:59Z">
                <w:sdt>
                  <w:sdtPr>
                    <w:id w:val="-860252900"/>
                    <w:tag w:val="goog_rdk_4178"/>
                  </w:sdtPr>
                  <w:sdtContent>
                    <w:del w:author="Nivesh" w:id="19" w:date="2026-09-25T10:03:37Z"/>
                  </w:sdtContent>
                </w:sdt>
              </w:ins>
              <w:sdt>
                <w:sdtPr>
                  <w:id w:val="-852374877"/>
                  <w:tag w:val="goog_rdk_41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02" w:date="2026-09-22T06:56:59Z">
                <w:del w:author="Nivesh" w:id="19" w:date="2026-09-25T10:03:37Z"/>
              </w:ins>
            </w:sdtContent>
          </w:sdt>
        </w:p>
      </w:sdtContent>
    </w:sdt>
    <w:sdt>
      <w:sdtPr>
        <w:id w:val="-368637663"/>
        <w:tag w:val="goog_rdk_4184"/>
      </w:sdtPr>
      <w:sdtContent>
        <w:p w:rsidR="00000000" w:rsidDel="00000000" w:rsidP="00000000" w:rsidRDefault="00000000" w:rsidRPr="00000000" w14:paraId="000003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0728623"/>
              <w:tag w:val="goog_rdk_4181"/>
            </w:sdtPr>
            <w:sdtContent>
              <w:ins w:author="Rossi Rossi" w:id="102" w:date="2026-09-22T06:56:59Z">
                <w:sdt>
                  <w:sdtPr>
                    <w:id w:val="-1347832939"/>
                    <w:tag w:val="goog_rdk_4182"/>
                  </w:sdtPr>
                  <w:sdtContent>
                    <w:del w:author="Nivesh" w:id="19" w:date="2026-09-25T10:03:37Z"/>
                  </w:sdtContent>
                </w:sdt>
              </w:ins>
              <w:sdt>
                <w:sdtPr>
                  <w:id w:val="-421179714"/>
                  <w:tag w:val="goog_rdk_41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02" w:date="2026-09-22T06:56:59Z">
                <w:del w:author="Nivesh" w:id="19" w:date="2026-09-25T10:03:37Z"/>
              </w:ins>
            </w:sdtContent>
          </w:sdt>
        </w:p>
      </w:sdtContent>
    </w:sdt>
    <w:sdt>
      <w:sdtPr>
        <w:id w:val="577935735"/>
        <w:tag w:val="goog_rdk_4188"/>
      </w:sdtPr>
      <w:sdtContent>
        <w:p w:rsidR="00000000" w:rsidDel="00000000" w:rsidP="00000000" w:rsidRDefault="00000000" w:rsidRPr="00000000" w14:paraId="000003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7341186"/>
              <w:tag w:val="goog_rdk_4185"/>
            </w:sdtPr>
            <w:sdtContent>
              <w:ins w:author="Rossi Rossi" w:id="102" w:date="2026-09-22T06:56:59Z">
                <w:sdt>
                  <w:sdtPr>
                    <w:id w:val="-710644360"/>
                    <w:tag w:val="goog_rdk_4186"/>
                  </w:sdtPr>
                  <w:sdtContent>
                    <w:del w:author="Nivesh" w:id="19" w:date="2026-09-25T10:03:37Z"/>
                  </w:sdtContent>
                </w:sdt>
              </w:ins>
              <w:sdt>
                <w:sdtPr>
                  <w:id w:val="-1963649538"/>
                  <w:tag w:val="goog_rdk_418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1375221"/>
        <w:tag w:val="goog_rdk_4192"/>
      </w:sdtPr>
      <w:sdtContent>
        <w:p w:rsidR="00000000" w:rsidDel="00000000" w:rsidP="00000000" w:rsidRDefault="00000000" w:rsidRPr="00000000" w14:paraId="000003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8238429"/>
              <w:tag w:val="goog_rdk_4189"/>
            </w:sdtPr>
            <w:sdtContent>
              <w:ins w:author="Rossi Rossi" w:id="102" w:date="2026-09-22T06:56:59Z">
                <w:sdt>
                  <w:sdtPr>
                    <w:id w:val="754145714"/>
                    <w:tag w:val="goog_rdk_4190"/>
                  </w:sdtPr>
                  <w:sdtContent>
                    <w:del w:author="Nivesh" w:id="19" w:date="2026-09-25T10:03:37Z"/>
                  </w:sdtContent>
                </w:sdt>
              </w:ins>
              <w:sdt>
                <w:sdtPr>
                  <w:id w:val="-339687734"/>
                  <w:tag w:val="goog_rdk_41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1459565491"/>
        <w:tag w:val="goog_rdk_4196"/>
      </w:sdtPr>
      <w:sdtContent>
        <w:p w:rsidR="00000000" w:rsidDel="00000000" w:rsidP="00000000" w:rsidRDefault="00000000" w:rsidRPr="00000000" w14:paraId="000003A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3842026"/>
              <w:tag w:val="goog_rdk_4193"/>
            </w:sdtPr>
            <w:sdtContent>
              <w:ins w:author="Rossi Rossi" w:id="102" w:date="2026-09-22T06:56:59Z">
                <w:sdt>
                  <w:sdtPr>
                    <w:id w:val="1188551116"/>
                    <w:tag w:val="goog_rdk_4194"/>
                  </w:sdtPr>
                  <w:sdtContent>
                    <w:del w:author="Nivesh" w:id="19" w:date="2026-09-25T10:03:37Z"/>
                  </w:sdtContent>
                </w:sdt>
              </w:ins>
              <w:sdt>
                <w:sdtPr>
                  <w:id w:val="-1208777625"/>
                  <w:tag w:val="goog_rdk_419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41160625"/>
        <w:tag w:val="goog_rdk_4200"/>
      </w:sdtPr>
      <w:sdtContent>
        <w:p w:rsidR="00000000" w:rsidDel="00000000" w:rsidP="00000000" w:rsidRDefault="00000000" w:rsidRPr="00000000" w14:paraId="000003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5906715"/>
              <w:tag w:val="goog_rdk_4197"/>
            </w:sdtPr>
            <w:sdtContent>
              <w:ins w:author="Rossi Rossi" w:id="102" w:date="2026-09-22T06:56:59Z">
                <w:sdt>
                  <w:sdtPr>
                    <w:id w:val="176659975"/>
                    <w:tag w:val="goog_rdk_4198"/>
                  </w:sdtPr>
                  <w:sdtContent>
                    <w:del w:author="Nivesh" w:id="19" w:date="2026-09-25T10:03:37Z"/>
                  </w:sdtContent>
                </w:sdt>
              </w:ins>
              <w:sdt>
                <w:sdtPr>
                  <w:id w:val="598880584"/>
                  <w:tag w:val="goog_rdk_41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1276899658"/>
        <w:tag w:val="goog_rdk_4204"/>
      </w:sdtPr>
      <w:sdtContent>
        <w:p w:rsidR="00000000" w:rsidDel="00000000" w:rsidP="00000000" w:rsidRDefault="00000000" w:rsidRPr="00000000" w14:paraId="000003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7623059"/>
              <w:tag w:val="goog_rdk_4201"/>
            </w:sdtPr>
            <w:sdtContent>
              <w:ins w:author="Rossi Rossi" w:id="102" w:date="2026-09-22T06:56:59Z">
                <w:sdt>
                  <w:sdtPr>
                    <w:id w:val="-504073887"/>
                    <w:tag w:val="goog_rdk_4202"/>
                  </w:sdtPr>
                  <w:sdtContent>
                    <w:del w:author="Nivesh" w:id="19" w:date="2026-09-25T10:03:37Z"/>
                  </w:sdtContent>
                </w:sdt>
              </w:ins>
              <w:sdt>
                <w:sdtPr>
                  <w:id w:val="1325875373"/>
                  <w:tag w:val="goog_rdk_420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19900599"/>
        <w:tag w:val="goog_rdk_4208"/>
      </w:sdtPr>
      <w:sdtContent>
        <w:p w:rsidR="00000000" w:rsidDel="00000000" w:rsidP="00000000" w:rsidRDefault="00000000" w:rsidRPr="00000000" w14:paraId="000003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5031417"/>
              <w:tag w:val="goog_rdk_4205"/>
            </w:sdtPr>
            <w:sdtContent>
              <w:ins w:author="Rossi Rossi" w:id="102" w:date="2026-09-22T06:56:59Z">
                <w:sdt>
                  <w:sdtPr>
                    <w:id w:val="1744898344"/>
                    <w:tag w:val="goog_rdk_4206"/>
                  </w:sdtPr>
                  <w:sdtContent>
                    <w:del w:author="Nivesh" w:id="19" w:date="2026-09-25T10:03:37Z"/>
                  </w:sdtContent>
                </w:sdt>
              </w:ins>
              <w:sdt>
                <w:sdtPr>
                  <w:id w:val="-63296765"/>
                  <w:tag w:val="goog_rdk_420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345621385"/>
        <w:tag w:val="goog_rdk_4212"/>
      </w:sdtPr>
      <w:sdtContent>
        <w:p w:rsidR="00000000" w:rsidDel="00000000" w:rsidP="00000000" w:rsidRDefault="00000000" w:rsidRPr="00000000" w14:paraId="000003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93273156"/>
              <w:tag w:val="goog_rdk_4209"/>
            </w:sdtPr>
            <w:sdtContent>
              <w:ins w:author="Rossi Rossi" w:id="102" w:date="2026-09-22T06:56:59Z">
                <w:sdt>
                  <w:sdtPr>
                    <w:id w:val="-1764238891"/>
                    <w:tag w:val="goog_rdk_4210"/>
                  </w:sdtPr>
                  <w:sdtContent>
                    <w:del w:author="Nivesh" w:id="19" w:date="2026-09-25T10:03:37Z"/>
                  </w:sdtContent>
                </w:sdt>
              </w:ins>
              <w:sdt>
                <w:sdtPr>
                  <w:id w:val="-1608127983"/>
                  <w:tag w:val="goog_rdk_421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138020547"/>
        <w:tag w:val="goog_rdk_4216"/>
      </w:sdtPr>
      <w:sdtContent>
        <w:p w:rsidR="00000000" w:rsidDel="00000000" w:rsidP="00000000" w:rsidRDefault="00000000" w:rsidRPr="00000000" w14:paraId="000003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5529238"/>
              <w:tag w:val="goog_rdk_4213"/>
            </w:sdtPr>
            <w:sdtContent>
              <w:ins w:author="Rossi Rossi" w:id="102" w:date="2026-09-22T06:56:59Z">
                <w:sdt>
                  <w:sdtPr>
                    <w:id w:val="1674061262"/>
                    <w:tag w:val="goog_rdk_4214"/>
                  </w:sdtPr>
                  <w:sdtContent>
                    <w:del w:author="Nivesh" w:id="19" w:date="2026-09-25T10:03:37Z"/>
                  </w:sdtContent>
                </w:sdt>
              </w:ins>
              <w:sdt>
                <w:sdtPr>
                  <w:id w:val="-1794961062"/>
                  <w:tag w:val="goog_rdk_421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216364460"/>
        <w:tag w:val="goog_rdk_4220"/>
      </w:sdtPr>
      <w:sdtContent>
        <w:p w:rsidR="00000000" w:rsidDel="00000000" w:rsidP="00000000" w:rsidRDefault="00000000" w:rsidRPr="00000000" w14:paraId="000003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4604157"/>
              <w:tag w:val="goog_rdk_4217"/>
            </w:sdtPr>
            <w:sdtContent>
              <w:ins w:author="Rossi Rossi" w:id="102" w:date="2026-09-22T06:56:59Z">
                <w:sdt>
                  <w:sdtPr>
                    <w:id w:val="-912734501"/>
                    <w:tag w:val="goog_rdk_4218"/>
                  </w:sdtPr>
                  <w:sdtContent>
                    <w:del w:author="Nivesh" w:id="19" w:date="2026-09-25T10:03:37Z"/>
                  </w:sdtContent>
                </w:sdt>
              </w:ins>
              <w:sdt>
                <w:sdtPr>
                  <w:id w:val="-1397267925"/>
                  <w:tag w:val="goog_rdk_421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26449195"/>
        <w:tag w:val="goog_rdk_4224"/>
      </w:sdtPr>
      <w:sdtContent>
        <w:p w:rsidR="00000000" w:rsidDel="00000000" w:rsidP="00000000" w:rsidRDefault="00000000" w:rsidRPr="00000000" w14:paraId="000003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9114274"/>
              <w:tag w:val="goog_rdk_4221"/>
            </w:sdtPr>
            <w:sdtContent>
              <w:ins w:author="Rossi Rossi" w:id="102" w:date="2026-09-22T06:56:59Z">
                <w:sdt>
                  <w:sdtPr>
                    <w:id w:val="602369083"/>
                    <w:tag w:val="goog_rdk_4222"/>
                  </w:sdtPr>
                  <w:sdtContent>
                    <w:del w:author="Nivesh" w:id="19" w:date="2026-09-25T10:03:37Z"/>
                  </w:sdtContent>
                </w:sdt>
              </w:ins>
              <w:sdt>
                <w:sdtPr>
                  <w:id w:val="1976956812"/>
                  <w:tag w:val="goog_rdk_42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414235425"/>
        <w:tag w:val="goog_rdk_4228"/>
      </w:sdtPr>
      <w:sdtContent>
        <w:p w:rsidR="00000000" w:rsidDel="00000000" w:rsidP="00000000" w:rsidRDefault="00000000" w:rsidRPr="00000000" w14:paraId="000003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01068359"/>
              <w:tag w:val="goog_rdk_4225"/>
            </w:sdtPr>
            <w:sdtContent>
              <w:ins w:author="Rossi Rossi" w:id="102" w:date="2026-09-22T06:56:59Z">
                <w:sdt>
                  <w:sdtPr>
                    <w:id w:val="-751941241"/>
                    <w:tag w:val="goog_rdk_4226"/>
                  </w:sdtPr>
                  <w:sdtContent>
                    <w:del w:author="Nivesh" w:id="19" w:date="2026-09-25T10:03:37Z"/>
                  </w:sdtContent>
                </w:sdt>
              </w:ins>
              <w:sdt>
                <w:sdtPr>
                  <w:id w:val="1162896869"/>
                  <w:tag w:val="goog_rdk_422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287589989"/>
        <w:tag w:val="goog_rdk_4232"/>
      </w:sdtPr>
      <w:sdtContent>
        <w:p w:rsidR="00000000" w:rsidDel="00000000" w:rsidP="00000000" w:rsidRDefault="00000000" w:rsidRPr="00000000" w14:paraId="000003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2712112"/>
              <w:tag w:val="goog_rdk_4229"/>
            </w:sdtPr>
            <w:sdtContent>
              <w:ins w:author="Rossi Rossi" w:id="102" w:date="2026-09-22T06:56:59Z">
                <w:sdt>
                  <w:sdtPr>
                    <w:id w:val="-894863853"/>
                    <w:tag w:val="goog_rdk_4230"/>
                  </w:sdtPr>
                  <w:sdtContent>
                    <w:del w:author="Nivesh" w:id="19" w:date="2026-09-25T10:03:37Z"/>
                  </w:sdtContent>
                </w:sdt>
              </w:ins>
              <w:sdt>
                <w:sdtPr>
                  <w:id w:val="-508925780"/>
                  <w:tag w:val="goog_rdk_423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85965624"/>
        <w:tag w:val="goog_rdk_4236"/>
      </w:sdtPr>
      <w:sdtContent>
        <w:p w:rsidR="00000000" w:rsidDel="00000000" w:rsidP="00000000" w:rsidRDefault="00000000" w:rsidRPr="00000000" w14:paraId="000003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0998022"/>
              <w:tag w:val="goog_rdk_4233"/>
            </w:sdtPr>
            <w:sdtContent>
              <w:ins w:author="Rossi Rossi" w:id="102" w:date="2026-09-22T06:56:59Z">
                <w:sdt>
                  <w:sdtPr>
                    <w:id w:val="-2066714617"/>
                    <w:tag w:val="goog_rdk_4234"/>
                  </w:sdtPr>
                  <w:sdtContent>
                    <w:del w:author="Nivesh" w:id="19" w:date="2026-09-25T10:03:37Z"/>
                  </w:sdtContent>
                </w:sdt>
              </w:ins>
              <w:sdt>
                <w:sdtPr>
                  <w:id w:val="-2104558815"/>
                  <w:tag w:val="goog_rdk_423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607634163"/>
        <w:tag w:val="goog_rdk_4240"/>
      </w:sdtPr>
      <w:sdtContent>
        <w:p w:rsidR="00000000" w:rsidDel="00000000" w:rsidP="00000000" w:rsidRDefault="00000000" w:rsidRPr="00000000" w14:paraId="000003B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8787061"/>
              <w:tag w:val="goog_rdk_4237"/>
            </w:sdtPr>
            <w:sdtContent>
              <w:ins w:author="Rossi Rossi" w:id="102" w:date="2026-09-22T06:56:59Z">
                <w:sdt>
                  <w:sdtPr>
                    <w:id w:val="28281204"/>
                    <w:tag w:val="goog_rdk_4238"/>
                  </w:sdtPr>
                  <w:sdtContent>
                    <w:del w:author="Nivesh" w:id="19" w:date="2026-09-25T10:03:37Z"/>
                  </w:sdtContent>
                </w:sdt>
              </w:ins>
              <w:sdt>
                <w:sdtPr>
                  <w:id w:val="-1808860374"/>
                  <w:tag w:val="goog_rdk_423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72600255"/>
        <w:tag w:val="goog_rdk_4244"/>
      </w:sdtPr>
      <w:sdtContent>
        <w:p w:rsidR="00000000" w:rsidDel="00000000" w:rsidP="00000000" w:rsidRDefault="00000000" w:rsidRPr="00000000" w14:paraId="000003B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8362021"/>
              <w:tag w:val="goog_rdk_4241"/>
            </w:sdtPr>
            <w:sdtContent>
              <w:ins w:author="Rossi Rossi" w:id="102" w:date="2026-09-22T06:56:59Z">
                <w:sdt>
                  <w:sdtPr>
                    <w:id w:val="-1184877402"/>
                    <w:tag w:val="goog_rdk_4242"/>
                  </w:sdtPr>
                  <w:sdtContent>
                    <w:del w:author="Nivesh" w:id="19" w:date="2026-09-25T10:03:37Z"/>
                  </w:sdtContent>
                </w:sdt>
              </w:ins>
              <w:sdt>
                <w:sdtPr>
                  <w:id w:val="1209445114"/>
                  <w:tag w:val="goog_rdk_42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w:delText>
                      </w:r>
                    </w:del>
                  </w:ins>
                </w:sdtContent>
              </w:sdt>
              <w:ins w:author="Rossi Rossi" w:id="102" w:date="2026-09-22T06:56:59Z">
                <w:del w:author="Nivesh" w:id="19" w:date="2026-09-25T10:03:37Z"/>
              </w:ins>
            </w:sdtContent>
          </w:sdt>
        </w:p>
      </w:sdtContent>
    </w:sdt>
    <w:sdt>
      <w:sdtPr>
        <w:id w:val="1030110048"/>
        <w:tag w:val="goog_rdk_4248"/>
      </w:sdtPr>
      <w:sdtContent>
        <w:p w:rsidR="00000000" w:rsidDel="00000000" w:rsidP="00000000" w:rsidRDefault="00000000" w:rsidRPr="00000000" w14:paraId="000003B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6892431"/>
              <w:tag w:val="goog_rdk_4245"/>
            </w:sdtPr>
            <w:sdtContent>
              <w:ins w:author="Rossi Rossi" w:id="102" w:date="2026-09-22T06:56:59Z">
                <w:sdt>
                  <w:sdtPr>
                    <w:id w:val="-1519489607"/>
                    <w:tag w:val="goog_rdk_4246"/>
                  </w:sdtPr>
                  <w:sdtContent>
                    <w:del w:author="Nivesh" w:id="19" w:date="2026-09-25T10:03:37Z"/>
                  </w:sdtContent>
                </w:sdt>
              </w:ins>
              <w:sdt>
                <w:sdtPr>
                  <w:id w:val="-932661870"/>
                  <w:tag w:val="goog_rdk_424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22918067"/>
        <w:tag w:val="goog_rdk_4252"/>
      </w:sdtPr>
      <w:sdtContent>
        <w:p w:rsidR="00000000" w:rsidDel="00000000" w:rsidP="00000000" w:rsidRDefault="00000000" w:rsidRPr="00000000" w14:paraId="000003B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6447502"/>
              <w:tag w:val="goog_rdk_4249"/>
            </w:sdtPr>
            <w:sdtContent>
              <w:ins w:author="Rossi Rossi" w:id="102" w:date="2026-09-22T06:56:59Z">
                <w:sdt>
                  <w:sdtPr>
                    <w:id w:val="-1151025749"/>
                    <w:tag w:val="goog_rdk_4250"/>
                  </w:sdtPr>
                  <w:sdtContent>
                    <w:del w:author="Nivesh" w:id="19" w:date="2026-09-25T10:03:37Z"/>
                  </w:sdtContent>
                </w:sdt>
              </w:ins>
              <w:sdt>
                <w:sdtPr>
                  <w:id w:val="-840266344"/>
                  <w:tag w:val="goog_rdk_425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993037389"/>
        <w:tag w:val="goog_rdk_4256"/>
      </w:sdtPr>
      <w:sdtContent>
        <w:p w:rsidR="00000000" w:rsidDel="00000000" w:rsidP="00000000" w:rsidRDefault="00000000" w:rsidRPr="00000000" w14:paraId="000003B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0670589"/>
              <w:tag w:val="goog_rdk_4253"/>
            </w:sdtPr>
            <w:sdtContent>
              <w:ins w:author="Rossi Rossi" w:id="102" w:date="2026-09-22T06:56:59Z">
                <w:sdt>
                  <w:sdtPr>
                    <w:id w:val="-230714459"/>
                    <w:tag w:val="goog_rdk_4254"/>
                  </w:sdtPr>
                  <w:sdtContent>
                    <w:del w:author="Nivesh" w:id="19" w:date="2026-09-25T10:03:37Z"/>
                  </w:sdtContent>
                </w:sdt>
              </w:ins>
              <w:sdt>
                <w:sdtPr>
                  <w:id w:val="809976135"/>
                  <w:tag w:val="goog_rdk_425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381103367"/>
        <w:tag w:val="goog_rdk_4260"/>
      </w:sdtPr>
      <w:sdtContent>
        <w:p w:rsidR="00000000" w:rsidDel="00000000" w:rsidP="00000000" w:rsidRDefault="00000000" w:rsidRPr="00000000" w14:paraId="000003B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2614167"/>
              <w:tag w:val="goog_rdk_4257"/>
            </w:sdtPr>
            <w:sdtContent>
              <w:ins w:author="Rossi Rossi" w:id="102" w:date="2026-09-22T06:56:59Z">
                <w:sdt>
                  <w:sdtPr>
                    <w:id w:val="2037116206"/>
                    <w:tag w:val="goog_rdk_4258"/>
                  </w:sdtPr>
                  <w:sdtContent>
                    <w:del w:author="Nivesh" w:id="19" w:date="2026-09-25T10:03:37Z"/>
                  </w:sdtContent>
                </w:sdt>
              </w:ins>
              <w:sdt>
                <w:sdtPr>
                  <w:id w:val="-1314708067"/>
                  <w:tag w:val="goog_rdk_42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Rossi Rossi" w:id="102" w:date="2026-09-22T06:56:59Z">
                <w:del w:author="Nivesh" w:id="19" w:date="2026-09-25T10:03:37Z"/>
              </w:ins>
            </w:sdtContent>
          </w:sdt>
        </w:p>
      </w:sdtContent>
    </w:sdt>
    <w:sdt>
      <w:sdtPr>
        <w:id w:val="762908544"/>
        <w:tag w:val="goog_rdk_4264"/>
      </w:sdtPr>
      <w:sdtContent>
        <w:p w:rsidR="00000000" w:rsidDel="00000000" w:rsidP="00000000" w:rsidRDefault="00000000" w:rsidRPr="00000000" w14:paraId="000003B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5002217"/>
              <w:tag w:val="goog_rdk_4261"/>
            </w:sdtPr>
            <w:sdtContent>
              <w:ins w:author="Rossi Rossi" w:id="102" w:date="2026-09-22T06:56:59Z">
                <w:sdt>
                  <w:sdtPr>
                    <w:id w:val="1668582941"/>
                    <w:tag w:val="goog_rdk_4262"/>
                  </w:sdtPr>
                  <w:sdtContent>
                    <w:del w:author="Nivesh" w:id="19" w:date="2026-09-25T10:03:37Z"/>
                  </w:sdtContent>
                </w:sdt>
              </w:ins>
              <w:sdt>
                <w:sdtPr>
                  <w:id w:val="105639292"/>
                  <w:tag w:val="goog_rdk_426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ins>
            </w:sdtContent>
          </w:sdt>
        </w:p>
      </w:sdtContent>
    </w:sdt>
    <w:sdt>
      <w:sdtPr>
        <w:id w:val="895364162"/>
        <w:tag w:val="goog_rdk_4268"/>
      </w:sdtPr>
      <w:sdtContent>
        <w:p w:rsidR="00000000" w:rsidDel="00000000" w:rsidP="00000000" w:rsidRDefault="00000000" w:rsidRPr="00000000" w14:paraId="000003B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3317423"/>
              <w:tag w:val="goog_rdk_4265"/>
            </w:sdtPr>
            <w:sdtContent>
              <w:ins w:author="Rossi Rossi" w:id="102" w:date="2026-09-22T06:56:59Z">
                <w:sdt>
                  <w:sdtPr>
                    <w:id w:val="769408993"/>
                    <w:tag w:val="goog_rdk_4266"/>
                  </w:sdtPr>
                  <w:sdtContent>
                    <w:del w:author="Nivesh" w:id="19" w:date="2026-09-25T10:03:37Z"/>
                  </w:sdtContent>
                </w:sdt>
              </w:ins>
              <w:sdt>
                <w:sdtPr>
                  <w:id w:val="-834794404"/>
                  <w:tag w:val="goog_rdk_42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1331064601"/>
        <w:tag w:val="goog_rdk_4272"/>
      </w:sdtPr>
      <w:sdtContent>
        <w:p w:rsidR="00000000" w:rsidDel="00000000" w:rsidP="00000000" w:rsidRDefault="00000000" w:rsidRPr="00000000" w14:paraId="000003B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3088809"/>
              <w:tag w:val="goog_rdk_4269"/>
            </w:sdtPr>
            <w:sdtContent>
              <w:ins w:author="Rossi Rossi" w:id="102" w:date="2026-09-22T06:56:59Z">
                <w:sdt>
                  <w:sdtPr>
                    <w:id w:val="1008392231"/>
                    <w:tag w:val="goog_rdk_4270"/>
                  </w:sdtPr>
                  <w:sdtContent>
                    <w:del w:author="Nivesh" w:id="19" w:date="2026-09-25T10:03:37Z"/>
                  </w:sdtContent>
                </w:sdt>
              </w:ins>
              <w:sdt>
                <w:sdtPr>
                  <w:id w:val="-1683914012"/>
                  <w:tag w:val="goog_rdk_42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563480396"/>
        <w:tag w:val="goog_rdk_4276"/>
      </w:sdtPr>
      <w:sdtContent>
        <w:p w:rsidR="00000000" w:rsidDel="00000000" w:rsidP="00000000" w:rsidRDefault="00000000" w:rsidRPr="00000000" w14:paraId="000003B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221519"/>
              <w:tag w:val="goog_rdk_4273"/>
            </w:sdtPr>
            <w:sdtContent>
              <w:ins w:author="Rossi Rossi" w:id="102" w:date="2026-09-22T06:56:59Z">
                <w:sdt>
                  <w:sdtPr>
                    <w:id w:val="1116077393"/>
                    <w:tag w:val="goog_rdk_4274"/>
                  </w:sdtPr>
                  <w:sdtContent>
                    <w:del w:author="Nivesh" w:id="19" w:date="2026-09-25T10:03:37Z"/>
                  </w:sdtContent>
                </w:sdt>
              </w:ins>
              <w:sdt>
                <w:sdtPr>
                  <w:id w:val="243624938"/>
                  <w:tag w:val="goog_rdk_427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503549405"/>
        <w:tag w:val="goog_rdk_4280"/>
      </w:sdtPr>
      <w:sdtContent>
        <w:p w:rsidR="00000000" w:rsidDel="00000000" w:rsidP="00000000" w:rsidRDefault="00000000" w:rsidRPr="00000000" w14:paraId="000003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0051044"/>
              <w:tag w:val="goog_rdk_4277"/>
            </w:sdtPr>
            <w:sdtContent>
              <w:ins w:author="Rossi Rossi" w:id="102" w:date="2026-09-22T06:56:59Z">
                <w:sdt>
                  <w:sdtPr>
                    <w:id w:val="1885203694"/>
                    <w:tag w:val="goog_rdk_4278"/>
                  </w:sdtPr>
                  <w:sdtContent>
                    <w:del w:author="Nivesh" w:id="19" w:date="2026-09-25T10:03:37Z"/>
                  </w:sdtContent>
                </w:sdt>
              </w:ins>
              <w:sdt>
                <w:sdtPr>
                  <w:id w:val="-1237129001"/>
                  <w:tag w:val="goog_rdk_42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788308390"/>
        <w:tag w:val="goog_rdk_4284"/>
      </w:sdtPr>
      <w:sdtContent>
        <w:p w:rsidR="00000000" w:rsidDel="00000000" w:rsidP="00000000" w:rsidRDefault="00000000" w:rsidRPr="00000000" w14:paraId="000003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13692436"/>
              <w:tag w:val="goog_rdk_4281"/>
            </w:sdtPr>
            <w:sdtContent>
              <w:ins w:author="Rossi Rossi" w:id="102" w:date="2026-09-22T06:56:59Z">
                <w:sdt>
                  <w:sdtPr>
                    <w:id w:val="-746473804"/>
                    <w:tag w:val="goog_rdk_4282"/>
                  </w:sdtPr>
                  <w:sdtContent>
                    <w:del w:author="Nivesh" w:id="19" w:date="2026-09-25T10:03:37Z"/>
                  </w:sdtContent>
                </w:sdt>
              </w:ins>
              <w:sdt>
                <w:sdtPr>
                  <w:id w:val="-1689433092"/>
                  <w:tag w:val="goog_rdk_428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2205391"/>
        <w:tag w:val="goog_rdk_4288"/>
      </w:sdtPr>
      <w:sdtContent>
        <w:p w:rsidR="00000000" w:rsidDel="00000000" w:rsidP="00000000" w:rsidRDefault="00000000" w:rsidRPr="00000000" w14:paraId="000003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5883160"/>
              <w:tag w:val="goog_rdk_4285"/>
            </w:sdtPr>
            <w:sdtContent>
              <w:ins w:author="Rossi Rossi" w:id="102" w:date="2026-09-22T06:56:59Z">
                <w:sdt>
                  <w:sdtPr>
                    <w:id w:val="1572188075"/>
                    <w:tag w:val="goog_rdk_4286"/>
                  </w:sdtPr>
                  <w:sdtContent>
                    <w:del w:author="Nivesh" w:id="19" w:date="2026-09-25T10:03:37Z"/>
                  </w:sdtContent>
                </w:sdt>
              </w:ins>
              <w:sdt>
                <w:sdtPr>
                  <w:id w:val="-1139894680"/>
                  <w:tag w:val="goog_rdk_428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1960433551"/>
        <w:tag w:val="goog_rdk_4292"/>
      </w:sdtPr>
      <w:sdtContent>
        <w:p w:rsidR="00000000" w:rsidDel="00000000" w:rsidP="00000000" w:rsidRDefault="00000000" w:rsidRPr="00000000" w14:paraId="000003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4642726"/>
              <w:tag w:val="goog_rdk_4289"/>
            </w:sdtPr>
            <w:sdtContent>
              <w:ins w:author="Rossi Rossi" w:id="102" w:date="2026-09-22T06:56:59Z">
                <w:sdt>
                  <w:sdtPr>
                    <w:id w:val="1210717786"/>
                    <w:tag w:val="goog_rdk_4290"/>
                  </w:sdtPr>
                  <w:sdtContent>
                    <w:del w:author="Nivesh" w:id="19" w:date="2026-09-25T10:03:37Z"/>
                  </w:sdtContent>
                </w:sdt>
              </w:ins>
              <w:sdt>
                <w:sdtPr>
                  <w:id w:val="738503770"/>
                  <w:tag w:val="goog_rdk_429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55862792"/>
        <w:tag w:val="goog_rdk_4296"/>
      </w:sdtPr>
      <w:sdtContent>
        <w:p w:rsidR="00000000" w:rsidDel="00000000" w:rsidP="00000000" w:rsidRDefault="00000000" w:rsidRPr="00000000" w14:paraId="000003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0505551"/>
              <w:tag w:val="goog_rdk_4293"/>
            </w:sdtPr>
            <w:sdtContent>
              <w:ins w:author="Rossi Rossi" w:id="102" w:date="2026-09-22T06:56:59Z">
                <w:sdt>
                  <w:sdtPr>
                    <w:id w:val="1867457201"/>
                    <w:tag w:val="goog_rdk_4294"/>
                  </w:sdtPr>
                  <w:sdtContent>
                    <w:del w:author="Nivesh" w:id="19" w:date="2026-09-25T10:03:37Z"/>
                  </w:sdtContent>
                </w:sdt>
              </w:ins>
              <w:sdt>
                <w:sdtPr>
                  <w:id w:val="149215015"/>
                  <w:tag w:val="goog_rdk_429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1615643009"/>
        <w:tag w:val="goog_rdk_4300"/>
      </w:sdtPr>
      <w:sdtContent>
        <w:p w:rsidR="00000000" w:rsidDel="00000000" w:rsidP="00000000" w:rsidRDefault="00000000" w:rsidRPr="00000000" w14:paraId="000003C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1578713"/>
              <w:tag w:val="goog_rdk_4297"/>
            </w:sdtPr>
            <w:sdtContent>
              <w:ins w:author="Rossi Rossi" w:id="102" w:date="2026-09-22T06:56:59Z">
                <w:sdt>
                  <w:sdtPr>
                    <w:id w:val="71237757"/>
                    <w:tag w:val="goog_rdk_4298"/>
                  </w:sdtPr>
                  <w:sdtContent>
                    <w:del w:author="Nivesh" w:id="19" w:date="2026-09-25T10:03:37Z"/>
                  </w:sdtContent>
                </w:sdt>
              </w:ins>
              <w:sdt>
                <w:sdtPr>
                  <w:id w:val="-581406227"/>
                  <w:tag w:val="goog_rdk_42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2078276444"/>
        <w:tag w:val="goog_rdk_4304"/>
      </w:sdtPr>
      <w:sdtContent>
        <w:p w:rsidR="00000000" w:rsidDel="00000000" w:rsidP="00000000" w:rsidRDefault="00000000" w:rsidRPr="00000000" w14:paraId="000003C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6058597"/>
              <w:tag w:val="goog_rdk_4301"/>
            </w:sdtPr>
            <w:sdtContent>
              <w:ins w:author="Rossi Rossi" w:id="102" w:date="2026-09-22T06:56:59Z">
                <w:sdt>
                  <w:sdtPr>
                    <w:id w:val="1935503025"/>
                    <w:tag w:val="goog_rdk_4302"/>
                  </w:sdtPr>
                  <w:sdtContent>
                    <w:del w:author="Nivesh" w:id="19" w:date="2026-09-25T10:03:37Z"/>
                  </w:sdtContent>
                </w:sdt>
              </w:ins>
              <w:sdt>
                <w:sdtPr>
                  <w:id w:val="-416358670"/>
                  <w:tag w:val="goog_rdk_430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2095825504"/>
        <w:tag w:val="goog_rdk_4308"/>
      </w:sdtPr>
      <w:sdtContent>
        <w:p w:rsidR="00000000" w:rsidDel="00000000" w:rsidP="00000000" w:rsidRDefault="00000000" w:rsidRPr="00000000" w14:paraId="000003C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1664724"/>
              <w:tag w:val="goog_rdk_4305"/>
            </w:sdtPr>
            <w:sdtContent>
              <w:ins w:author="Rossi Rossi" w:id="102" w:date="2026-09-22T06:56:59Z">
                <w:sdt>
                  <w:sdtPr>
                    <w:id w:val="914358416"/>
                    <w:tag w:val="goog_rdk_4306"/>
                  </w:sdtPr>
                  <w:sdtContent>
                    <w:del w:author="Nivesh" w:id="19" w:date="2026-09-25T10:03:37Z"/>
                  </w:sdtContent>
                </w:sdt>
              </w:ins>
              <w:sdt>
                <w:sdtPr>
                  <w:id w:val="-957997135"/>
                  <w:tag w:val="goog_rdk_430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54783340"/>
        <w:tag w:val="goog_rdk_4312"/>
      </w:sdtPr>
      <w:sdtContent>
        <w:p w:rsidR="00000000" w:rsidDel="00000000" w:rsidP="00000000" w:rsidRDefault="00000000" w:rsidRPr="00000000" w14:paraId="000003C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8154511"/>
              <w:tag w:val="goog_rdk_4309"/>
            </w:sdtPr>
            <w:sdtContent>
              <w:ins w:author="Rossi Rossi" w:id="102" w:date="2026-09-22T06:56:59Z">
                <w:sdt>
                  <w:sdtPr>
                    <w:id w:val="88160967"/>
                    <w:tag w:val="goog_rdk_4310"/>
                  </w:sdtPr>
                  <w:sdtContent>
                    <w:del w:author="Nivesh" w:id="19" w:date="2026-09-25T10:03:37Z"/>
                  </w:sdtContent>
                </w:sdt>
              </w:ins>
              <w:sdt>
                <w:sdtPr>
                  <w:id w:val="1936501865"/>
                  <w:tag w:val="goog_rdk_431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1941348859"/>
        <w:tag w:val="goog_rdk_4316"/>
      </w:sdtPr>
      <w:sdtContent>
        <w:p w:rsidR="00000000" w:rsidDel="00000000" w:rsidP="00000000" w:rsidRDefault="00000000" w:rsidRPr="00000000" w14:paraId="000003C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85179357"/>
              <w:tag w:val="goog_rdk_4313"/>
            </w:sdtPr>
            <w:sdtContent>
              <w:ins w:author="Rossi Rossi" w:id="102" w:date="2026-09-22T06:56:59Z">
                <w:sdt>
                  <w:sdtPr>
                    <w:id w:val="1162611486"/>
                    <w:tag w:val="goog_rdk_4314"/>
                  </w:sdtPr>
                  <w:sdtContent>
                    <w:del w:author="Nivesh" w:id="19" w:date="2026-09-25T10:03:37Z"/>
                  </w:sdtContent>
                </w:sdt>
              </w:ins>
              <w:sdt>
                <w:sdtPr>
                  <w:id w:val="-1774426867"/>
                  <w:tag w:val="goog_rdk_431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59704415"/>
        <w:tag w:val="goog_rdk_4320"/>
      </w:sdtPr>
      <w:sdtContent>
        <w:p w:rsidR="00000000" w:rsidDel="00000000" w:rsidP="00000000" w:rsidRDefault="00000000" w:rsidRPr="00000000" w14:paraId="000003C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32812319"/>
              <w:tag w:val="goog_rdk_4317"/>
            </w:sdtPr>
            <w:sdtContent>
              <w:ins w:author="Rossi Rossi" w:id="102" w:date="2026-09-22T06:56:59Z">
                <w:sdt>
                  <w:sdtPr>
                    <w:id w:val="129258593"/>
                    <w:tag w:val="goog_rdk_4318"/>
                  </w:sdtPr>
                  <w:sdtContent>
                    <w:del w:author="Nivesh" w:id="19" w:date="2026-09-25T10:03:37Z"/>
                  </w:sdtContent>
                </w:sdt>
              </w:ins>
              <w:sdt>
                <w:sdtPr>
                  <w:id w:val="1017625918"/>
                  <w:tag w:val="goog_rdk_431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1801169017"/>
        <w:tag w:val="goog_rdk_4324"/>
      </w:sdtPr>
      <w:sdtContent>
        <w:p w:rsidR="00000000" w:rsidDel="00000000" w:rsidP="00000000" w:rsidRDefault="00000000" w:rsidRPr="00000000" w14:paraId="000003C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58732426"/>
              <w:tag w:val="goog_rdk_4321"/>
            </w:sdtPr>
            <w:sdtContent>
              <w:ins w:author="Rossi Rossi" w:id="102" w:date="2026-09-22T06:56:59Z">
                <w:sdt>
                  <w:sdtPr>
                    <w:id w:val="1293192102"/>
                    <w:tag w:val="goog_rdk_4322"/>
                  </w:sdtPr>
                  <w:sdtContent>
                    <w:del w:author="Nivesh" w:id="19" w:date="2026-09-25T10:03:37Z"/>
                  </w:sdtContent>
                </w:sdt>
              </w:ins>
              <w:sdt>
                <w:sdtPr>
                  <w:id w:val="-1163430028"/>
                  <w:tag w:val="goog_rdk_43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981837617"/>
        <w:tag w:val="goog_rdk_4328"/>
      </w:sdtPr>
      <w:sdtContent>
        <w:p w:rsidR="00000000" w:rsidDel="00000000" w:rsidP="00000000" w:rsidRDefault="00000000" w:rsidRPr="00000000" w14:paraId="000003C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527607"/>
              <w:tag w:val="goog_rdk_4325"/>
            </w:sdtPr>
            <w:sdtContent>
              <w:ins w:author="Rossi Rossi" w:id="102" w:date="2026-09-22T06:56:59Z">
                <w:sdt>
                  <w:sdtPr>
                    <w:id w:val="-1184389953"/>
                    <w:tag w:val="goog_rdk_4326"/>
                  </w:sdtPr>
                  <w:sdtContent>
                    <w:del w:author="Nivesh" w:id="19" w:date="2026-09-25T10:03:37Z"/>
                  </w:sdtContent>
                </w:sdt>
              </w:ins>
              <w:sdt>
                <w:sdtPr>
                  <w:id w:val="-1259826806"/>
                  <w:tag w:val="goog_rdk_432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89764751"/>
        <w:tag w:val="goog_rdk_4332"/>
      </w:sdtPr>
      <w:sdtContent>
        <w:p w:rsidR="00000000" w:rsidDel="00000000" w:rsidP="00000000" w:rsidRDefault="00000000" w:rsidRPr="00000000" w14:paraId="000003C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2439501"/>
              <w:tag w:val="goog_rdk_4329"/>
            </w:sdtPr>
            <w:sdtContent>
              <w:ins w:author="Rossi Rossi" w:id="102" w:date="2026-09-22T06:56:59Z">
                <w:sdt>
                  <w:sdtPr>
                    <w:id w:val="-1884175249"/>
                    <w:tag w:val="goog_rdk_4330"/>
                  </w:sdtPr>
                  <w:sdtContent>
                    <w:del w:author="Nivesh" w:id="19" w:date="2026-09-25T10:03:37Z"/>
                  </w:sdtContent>
                </w:sdt>
              </w:ins>
              <w:sdt>
                <w:sdtPr>
                  <w:id w:val="713506242"/>
                  <w:tag w:val="goog_rdk_433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129116769"/>
        <w:tag w:val="goog_rdk_4336"/>
      </w:sdtPr>
      <w:sdtContent>
        <w:p w:rsidR="00000000" w:rsidDel="00000000" w:rsidP="00000000" w:rsidRDefault="00000000" w:rsidRPr="00000000" w14:paraId="000003C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6117025"/>
              <w:tag w:val="goog_rdk_4333"/>
            </w:sdtPr>
            <w:sdtContent>
              <w:ins w:author="Rossi Rossi" w:id="102" w:date="2026-09-22T06:56:59Z">
                <w:sdt>
                  <w:sdtPr>
                    <w:id w:val="1975614240"/>
                    <w:tag w:val="goog_rdk_4334"/>
                  </w:sdtPr>
                  <w:sdtContent>
                    <w:del w:author="Nivesh" w:id="19" w:date="2026-09-25T10:03:37Z"/>
                  </w:sdtContent>
                </w:sdt>
              </w:ins>
              <w:sdt>
                <w:sdtPr>
                  <w:id w:val="2114781027"/>
                  <w:tag w:val="goog_rdk_433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42496606"/>
        <w:tag w:val="goog_rdk_4340"/>
      </w:sdtPr>
      <w:sdtContent>
        <w:p w:rsidR="00000000" w:rsidDel="00000000" w:rsidP="00000000" w:rsidRDefault="00000000" w:rsidRPr="00000000" w14:paraId="000003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5419899"/>
              <w:tag w:val="goog_rdk_4337"/>
            </w:sdtPr>
            <w:sdtContent>
              <w:ins w:author="Rossi Rossi" w:id="102" w:date="2026-09-22T06:56:59Z">
                <w:sdt>
                  <w:sdtPr>
                    <w:id w:val="-1763279247"/>
                    <w:tag w:val="goog_rdk_4338"/>
                  </w:sdtPr>
                  <w:sdtContent>
                    <w:del w:author="Nivesh" w:id="19" w:date="2026-09-25T10:03:37Z"/>
                  </w:sdtContent>
                </w:sdt>
              </w:ins>
              <w:sdt>
                <w:sdtPr>
                  <w:id w:val="-2144514642"/>
                  <w:tag w:val="goog_rdk_433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1283615333"/>
        <w:tag w:val="goog_rdk_4350"/>
      </w:sdtPr>
      <w:sdtContent>
        <w:p w:rsidR="00000000" w:rsidDel="00000000" w:rsidP="00000000" w:rsidRDefault="00000000" w:rsidRPr="00000000" w14:paraId="000003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1654381"/>
              <w:tag w:val="goog_rdk_4341"/>
            </w:sdtPr>
            <w:sdtContent>
              <w:ins w:author="Rossi Rossi" w:id="102" w:date="2026-09-22T06:56:59Z">
                <w:sdt>
                  <w:sdtPr>
                    <w:id w:val="-1297472966"/>
                    <w:tag w:val="goog_rdk_4342"/>
                  </w:sdtPr>
                  <w:sdtContent>
                    <w:del w:author="Nivesh" w:id="19" w:date="2026-09-25T10:03:37Z"/>
                  </w:sdtContent>
                </w:sdt>
              </w:ins>
              <w:sdt>
                <w:sdtPr>
                  <w:id w:val="1352488331"/>
                  <w:tag w:val="goog_rdk_43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w:delText>
                      </w:r>
                    </w:del>
                  </w:ins>
                </w:sdtContent>
              </w:sdt>
              <w:ins w:author="Rossi Rossi" w:id="102" w:date="2026-09-22T06:56:59Z">
                <w:del w:author="Nivesh" w:id="19" w:date="2026-09-25T10:03:37Z"/>
              </w:ins>
            </w:sdtContent>
          </w:sdt>
          <w:sdt>
            <w:sdtPr>
              <w:id w:val="298931988"/>
              <w:tag w:val="goog_rdk_4344"/>
            </w:sdtPr>
            <w:sdtContent>
              <w:ins w:author="Santhosh" w:id="126" w:date="2026-09-24T06:45:02Z">
                <w:sdt>
                  <w:sdtPr>
                    <w:id w:val="1023847516"/>
                    <w:tag w:val="goog_rdk_4345"/>
                  </w:sdtPr>
                  <w:sdtContent>
                    <w:del w:author="Nivesh" w:id="19" w:date="2026-09-25T10:03:37Z"/>
                  </w:sdtContent>
                </w:sdt>
              </w:ins>
              <w:sdt>
                <w:sdtPr>
                  <w:id w:val="1688646898"/>
                  <w:tag w:val="goog_rdk_4346"/>
                </w:sdtPr>
                <w:sdtContent>
                  <w:ins w:author="Santhosh" w:id="126" w:date="2026-09-24T06:45:0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w:delText>
                      </w:r>
                    </w:del>
                  </w:ins>
                </w:sdtContent>
              </w:sdt>
              <w:ins w:author="Santhosh" w:id="126" w:date="2026-09-24T06:45:02Z">
                <w:del w:author="Nivesh" w:id="19" w:date="2026-09-25T10:03:37Z"/>
              </w:ins>
            </w:sdtContent>
          </w:sdt>
          <w:sdt>
            <w:sdtPr>
              <w:id w:val="1150120816"/>
              <w:tag w:val="goog_rdk_4347"/>
            </w:sdtPr>
            <w:sdtContent>
              <w:ins w:author="Rossi Rossi" w:id="102" w:date="2026-09-22T06:56:59Z">
                <w:sdt>
                  <w:sdtPr>
                    <w:id w:val="664864895"/>
                    <w:tag w:val="goog_rdk_4348"/>
                  </w:sdtPr>
                  <w:sdtContent>
                    <w:del w:author="Nivesh" w:id="19" w:date="2026-09-25T10:03:37Z"/>
                  </w:sdtContent>
                </w:sdt>
              </w:ins>
              <w:sdt>
                <w:sdtPr>
                  <w:id w:val="427865416"/>
                  <w:tag w:val="goog_rdk_43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Secret Manager](https://cloud.google.com/secret-manager).</w:delText>
                      </w:r>
                    </w:del>
                  </w:ins>
                </w:sdtContent>
              </w:sdt>
              <w:ins w:author="Rossi Rossi" w:id="102" w:date="2026-09-22T06:56:59Z">
                <w:del w:author="Nivesh" w:id="19" w:date="2026-09-25T10:03:37Z"/>
              </w:ins>
            </w:sdtContent>
          </w:sdt>
        </w:p>
      </w:sdtContent>
    </w:sdt>
    <w:sdt>
      <w:sdtPr>
        <w:id w:val="-1094742637"/>
        <w:tag w:val="goog_rdk_4354"/>
      </w:sdtPr>
      <w:sdtContent>
        <w:p w:rsidR="00000000" w:rsidDel="00000000" w:rsidP="00000000" w:rsidRDefault="00000000" w:rsidRPr="00000000" w14:paraId="000003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19026587"/>
              <w:tag w:val="goog_rdk_4351"/>
            </w:sdtPr>
            <w:sdtContent>
              <w:ins w:author="Rossi Rossi" w:id="102" w:date="2026-09-22T06:56:59Z">
                <w:sdt>
                  <w:sdtPr>
                    <w:id w:val="1133824220"/>
                    <w:tag w:val="goog_rdk_4352"/>
                  </w:sdtPr>
                  <w:sdtContent>
                    <w:del w:author="Nivesh" w:id="19" w:date="2026-09-25T10:03:37Z"/>
                  </w:sdtContent>
                </w:sdt>
              </w:ins>
              <w:sdt>
                <w:sdtPr>
                  <w:id w:val="-1552002996"/>
                  <w:tag w:val="goog_rdk_43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02" w:date="2026-09-22T06:56:59Z">
                <w:del w:author="Nivesh" w:id="19" w:date="2026-09-25T10:03:37Z"/>
              </w:ins>
            </w:sdtContent>
          </w:sdt>
        </w:p>
      </w:sdtContent>
    </w:sdt>
    <w:sdt>
      <w:sdtPr>
        <w:id w:val="1228049981"/>
        <w:tag w:val="goog_rdk_4358"/>
      </w:sdtPr>
      <w:sdtContent>
        <w:p w:rsidR="00000000" w:rsidDel="00000000" w:rsidP="00000000" w:rsidRDefault="00000000" w:rsidRPr="00000000" w14:paraId="000003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6693567"/>
              <w:tag w:val="goog_rdk_4355"/>
            </w:sdtPr>
            <w:sdtContent>
              <w:ins w:author="Rossi Rossi" w:id="102" w:date="2026-09-22T06:56:59Z">
                <w:sdt>
                  <w:sdtPr>
                    <w:id w:val="-154695936"/>
                    <w:tag w:val="goog_rdk_4356"/>
                  </w:sdtPr>
                  <w:sdtContent>
                    <w:del w:author="Nivesh" w:id="19" w:date="2026-09-25T10:03:37Z"/>
                  </w:sdtContent>
                </w:sdt>
              </w:ins>
              <w:sdt>
                <w:sdtPr>
                  <w:id w:val="182818559"/>
                  <w:tag w:val="goog_rdk_43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38894395"/>
        <w:tag w:val="goog_rdk_4362"/>
      </w:sdtPr>
      <w:sdtContent>
        <w:p w:rsidR="00000000" w:rsidDel="00000000" w:rsidP="00000000" w:rsidRDefault="00000000" w:rsidRPr="00000000" w14:paraId="000003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3941430"/>
              <w:tag w:val="goog_rdk_4359"/>
            </w:sdtPr>
            <w:sdtContent>
              <w:ins w:author="Rossi Rossi" w:id="102" w:date="2026-09-22T06:56:59Z">
                <w:sdt>
                  <w:sdtPr>
                    <w:id w:val="1496496332"/>
                    <w:tag w:val="goog_rdk_4360"/>
                  </w:sdtPr>
                  <w:sdtContent>
                    <w:del w:author="Nivesh" w:id="19" w:date="2026-09-25T10:03:37Z"/>
                  </w:sdtContent>
                </w:sdt>
              </w:ins>
              <w:sdt>
                <w:sdtPr>
                  <w:id w:val="1553849386"/>
                  <w:tag w:val="goog_rdk_43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ins>
            </w:sdtContent>
          </w:sdt>
        </w:p>
      </w:sdtContent>
    </w:sdt>
    <w:sdt>
      <w:sdtPr>
        <w:id w:val="937116988"/>
        <w:tag w:val="goog_rdk_4366"/>
      </w:sdtPr>
      <w:sdtContent>
        <w:p w:rsidR="00000000" w:rsidDel="00000000" w:rsidP="00000000" w:rsidRDefault="00000000" w:rsidRPr="00000000" w14:paraId="000003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7710092"/>
              <w:tag w:val="goog_rdk_4363"/>
            </w:sdtPr>
            <w:sdtContent>
              <w:ins w:author="Rossi Rossi" w:id="102" w:date="2026-09-22T06:56:59Z">
                <w:sdt>
                  <w:sdtPr>
                    <w:id w:val="1537053552"/>
                    <w:tag w:val="goog_rdk_4364"/>
                  </w:sdtPr>
                  <w:sdtContent>
                    <w:del w:author="Nivesh" w:id="19" w:date="2026-09-25T10:03:37Z"/>
                  </w:sdtContent>
                </w:sdt>
              </w:ins>
              <w:sdt>
                <w:sdtPr>
                  <w:id w:val="321295877"/>
                  <w:tag w:val="goog_rdk_43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97160736"/>
        <w:tag w:val="goog_rdk_4370"/>
      </w:sdtPr>
      <w:sdtContent>
        <w:p w:rsidR="00000000" w:rsidDel="00000000" w:rsidP="00000000" w:rsidRDefault="00000000" w:rsidRPr="00000000" w14:paraId="000003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4375698"/>
              <w:tag w:val="goog_rdk_4367"/>
            </w:sdtPr>
            <w:sdtContent>
              <w:ins w:author="Rossi Rossi" w:id="102" w:date="2026-09-22T06:56:59Z">
                <w:sdt>
                  <w:sdtPr>
                    <w:id w:val="478076617"/>
                    <w:tag w:val="goog_rdk_4368"/>
                  </w:sdtPr>
                  <w:sdtContent>
                    <w:del w:author="Nivesh" w:id="19" w:date="2026-09-25T10:03:37Z"/>
                  </w:sdtContent>
                </w:sdt>
              </w:ins>
              <w:sdt>
                <w:sdtPr>
                  <w:id w:val="-1409767170"/>
                  <w:tag w:val="goog_rdk_43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02" w:date="2026-09-22T06:56:59Z">
                <w:del w:author="Nivesh" w:id="19" w:date="2026-09-25T10:03:37Z"/>
              </w:ins>
            </w:sdtContent>
          </w:sdt>
        </w:p>
      </w:sdtContent>
    </w:sdt>
    <w:sdt>
      <w:sdtPr>
        <w:id w:val="-740368246"/>
        <w:tag w:val="goog_rdk_4374"/>
      </w:sdtPr>
      <w:sdtContent>
        <w:p w:rsidR="00000000" w:rsidDel="00000000" w:rsidP="00000000" w:rsidRDefault="00000000" w:rsidRPr="00000000" w14:paraId="000003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894920"/>
              <w:tag w:val="goog_rdk_4371"/>
            </w:sdtPr>
            <w:sdtContent>
              <w:ins w:author="Rossi Rossi" w:id="102" w:date="2026-09-22T06:56:59Z">
                <w:sdt>
                  <w:sdtPr>
                    <w:id w:val="-15652070"/>
                    <w:tag w:val="goog_rdk_4372"/>
                  </w:sdtPr>
                  <w:sdtContent>
                    <w:del w:author="Nivesh" w:id="19" w:date="2026-09-25T10:03:37Z"/>
                  </w:sdtContent>
                </w:sdt>
              </w:ins>
              <w:sdt>
                <w:sdtPr>
                  <w:id w:val="1398673658"/>
                  <w:tag w:val="goog_rdk_43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1555388"/>
        <w:tag w:val="goog_rdk_4378"/>
      </w:sdtPr>
      <w:sdtContent>
        <w:p w:rsidR="00000000" w:rsidDel="00000000" w:rsidP="00000000" w:rsidRDefault="00000000" w:rsidRPr="00000000" w14:paraId="000003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8335244"/>
              <w:tag w:val="goog_rdk_4375"/>
            </w:sdtPr>
            <w:sdtContent>
              <w:ins w:author="Rossi Rossi" w:id="102" w:date="2026-09-22T06:56:59Z">
                <w:sdt>
                  <w:sdtPr>
                    <w:id w:val="588227004"/>
                    <w:tag w:val="goog_rdk_4376"/>
                  </w:sdtPr>
                  <w:sdtContent>
                    <w:del w:author="Nivesh" w:id="19" w:date="2026-09-25T10:03:37Z"/>
                  </w:sdtContent>
                </w:sdt>
              </w:ins>
              <w:sdt>
                <w:sdtPr>
                  <w:id w:val="-1013543404"/>
                  <w:tag w:val="goog_rdk_43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02" w:date="2026-09-22T06:56:59Z">
                <w:del w:author="Nivesh" w:id="19" w:date="2026-09-25T10:03:37Z"/>
              </w:ins>
            </w:sdtContent>
          </w:sdt>
        </w:p>
      </w:sdtContent>
    </w:sdt>
    <w:sdt>
      <w:sdtPr>
        <w:id w:val="1874736514"/>
        <w:tag w:val="goog_rdk_4382"/>
      </w:sdtPr>
      <w:sdtContent>
        <w:p w:rsidR="00000000" w:rsidDel="00000000" w:rsidP="00000000" w:rsidRDefault="00000000" w:rsidRPr="00000000" w14:paraId="000003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6613824"/>
              <w:tag w:val="goog_rdk_4379"/>
            </w:sdtPr>
            <w:sdtContent>
              <w:ins w:author="Rossi Rossi" w:id="102" w:date="2026-09-22T06:56:59Z">
                <w:sdt>
                  <w:sdtPr>
                    <w:id w:val="-1031999466"/>
                    <w:tag w:val="goog_rdk_4380"/>
                  </w:sdtPr>
                  <w:sdtContent>
                    <w:del w:author="Nivesh" w:id="19" w:date="2026-09-25T10:03:37Z"/>
                  </w:sdtContent>
                </w:sdt>
              </w:ins>
              <w:sdt>
                <w:sdtPr>
                  <w:id w:val="1528638569"/>
                  <w:tag w:val="goog_rdk_43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02" w:date="2026-09-22T06:56:59Z">
                <w:del w:author="Nivesh" w:id="19" w:date="2026-09-25T10:03:37Z"/>
              </w:ins>
            </w:sdtContent>
          </w:sdt>
        </w:p>
      </w:sdtContent>
    </w:sdt>
    <w:sdt>
      <w:sdtPr>
        <w:id w:val="-1315560061"/>
        <w:tag w:val="goog_rdk_4386"/>
      </w:sdtPr>
      <w:sdtContent>
        <w:p w:rsidR="00000000" w:rsidDel="00000000" w:rsidP="00000000" w:rsidRDefault="00000000" w:rsidRPr="00000000" w14:paraId="000003D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5302538"/>
              <w:tag w:val="goog_rdk_4383"/>
            </w:sdtPr>
            <w:sdtContent>
              <w:ins w:author="Rossi Rossi" w:id="102" w:date="2026-09-22T06:56:59Z">
                <w:sdt>
                  <w:sdtPr>
                    <w:id w:val="1373440378"/>
                    <w:tag w:val="goog_rdk_4384"/>
                  </w:sdtPr>
                  <w:sdtContent>
                    <w:del w:author="Nivesh" w:id="19" w:date="2026-09-25T10:03:37Z"/>
                  </w:sdtContent>
                </w:sdt>
              </w:ins>
              <w:sdt>
                <w:sdtPr>
                  <w:id w:val="1750842948"/>
                  <w:tag w:val="goog_rdk_43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02" w:date="2026-09-22T06:56:59Z">
                <w:del w:author="Nivesh" w:id="19" w:date="2026-09-25T10:03:37Z"/>
              </w:ins>
            </w:sdtContent>
          </w:sdt>
        </w:p>
      </w:sdtContent>
    </w:sdt>
    <w:sdt>
      <w:sdtPr>
        <w:id w:val="-1704212801"/>
        <w:tag w:val="goog_rdk_4390"/>
      </w:sdtPr>
      <w:sdtContent>
        <w:p w:rsidR="00000000" w:rsidDel="00000000" w:rsidP="00000000" w:rsidRDefault="00000000" w:rsidRPr="00000000" w14:paraId="000003D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9014777"/>
              <w:tag w:val="goog_rdk_4387"/>
            </w:sdtPr>
            <w:sdtContent>
              <w:ins w:author="Rossi Rossi" w:id="102" w:date="2026-09-22T06:56:59Z">
                <w:sdt>
                  <w:sdtPr>
                    <w:id w:val="-877807819"/>
                    <w:tag w:val="goog_rdk_4388"/>
                  </w:sdtPr>
                  <w:sdtContent>
                    <w:del w:author="Nivesh" w:id="19" w:date="2026-09-25T10:03:37Z"/>
                  </w:sdtContent>
                </w:sdt>
              </w:ins>
              <w:sdt>
                <w:sdtPr>
                  <w:id w:val="508473656"/>
                  <w:tag w:val="goog_rdk_43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02" w:date="2026-09-22T06:56:59Z">
                <w:del w:author="Nivesh" w:id="19" w:date="2026-09-25T10:03:37Z"/>
              </w:ins>
            </w:sdtContent>
          </w:sdt>
        </w:p>
      </w:sdtContent>
    </w:sdt>
    <w:sdt>
      <w:sdtPr>
        <w:id w:val="-486722846"/>
        <w:tag w:val="goog_rdk_4394"/>
      </w:sdtPr>
      <w:sdtContent>
        <w:p w:rsidR="00000000" w:rsidDel="00000000" w:rsidP="00000000" w:rsidRDefault="00000000" w:rsidRPr="00000000" w14:paraId="000003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1361916"/>
              <w:tag w:val="goog_rdk_4391"/>
            </w:sdtPr>
            <w:sdtContent>
              <w:ins w:author="Rossi Rossi" w:id="102" w:date="2026-09-22T06:56:59Z">
                <w:sdt>
                  <w:sdtPr>
                    <w:id w:val="317274142"/>
                    <w:tag w:val="goog_rdk_4392"/>
                  </w:sdtPr>
                  <w:sdtContent>
                    <w:del w:author="Nivesh" w:id="19" w:date="2026-09-25T10:03:37Z"/>
                  </w:sdtContent>
                </w:sdt>
              </w:ins>
              <w:sdt>
                <w:sdtPr>
                  <w:id w:val="1489816114"/>
                  <w:tag w:val="goog_rdk_43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93282403"/>
        <w:tag w:val="goog_rdk_4398"/>
      </w:sdtPr>
      <w:sdtContent>
        <w:p w:rsidR="00000000" w:rsidDel="00000000" w:rsidP="00000000" w:rsidRDefault="00000000" w:rsidRPr="00000000" w14:paraId="000003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5548262"/>
              <w:tag w:val="goog_rdk_4395"/>
            </w:sdtPr>
            <w:sdtContent>
              <w:ins w:author="Rossi Rossi" w:id="102" w:date="2026-09-22T06:56:59Z">
                <w:sdt>
                  <w:sdtPr>
                    <w:id w:val="-818321242"/>
                    <w:tag w:val="goog_rdk_4396"/>
                  </w:sdtPr>
                  <w:sdtContent>
                    <w:del w:author="Nivesh" w:id="19" w:date="2026-09-25T10:03:37Z"/>
                  </w:sdtContent>
                </w:sdt>
              </w:ins>
              <w:sdt>
                <w:sdtPr>
                  <w:id w:val="-1483492156"/>
                  <w:tag w:val="goog_rdk_43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02" w:date="2026-09-22T06:56:59Z">
                <w:del w:author="Nivesh" w:id="19" w:date="2026-09-25T10:03:37Z"/>
              </w:ins>
            </w:sdtContent>
          </w:sdt>
        </w:p>
      </w:sdtContent>
    </w:sdt>
    <w:sdt>
      <w:sdtPr>
        <w:id w:val="-166470196"/>
        <w:tag w:val="goog_rdk_4402"/>
      </w:sdtPr>
      <w:sdtContent>
        <w:p w:rsidR="00000000" w:rsidDel="00000000" w:rsidP="00000000" w:rsidRDefault="00000000" w:rsidRPr="00000000" w14:paraId="000003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741118"/>
              <w:tag w:val="goog_rdk_4399"/>
            </w:sdtPr>
            <w:sdtContent>
              <w:ins w:author="Rossi Rossi" w:id="102" w:date="2026-09-22T06:56:59Z">
                <w:sdt>
                  <w:sdtPr>
                    <w:id w:val="158937067"/>
                    <w:tag w:val="goog_rdk_4400"/>
                  </w:sdtPr>
                  <w:sdtContent>
                    <w:del w:author="Nivesh" w:id="19" w:date="2026-09-25T10:03:37Z"/>
                  </w:sdtContent>
                </w:sdt>
              </w:ins>
              <w:sdt>
                <w:sdtPr>
                  <w:id w:val="1076065302"/>
                  <w:tag w:val="goog_rdk_44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61293203"/>
        <w:tag w:val="goog_rdk_4406"/>
      </w:sdtPr>
      <w:sdtContent>
        <w:p w:rsidR="00000000" w:rsidDel="00000000" w:rsidP="00000000" w:rsidRDefault="00000000" w:rsidRPr="00000000" w14:paraId="000003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79441235"/>
              <w:tag w:val="goog_rdk_4403"/>
            </w:sdtPr>
            <w:sdtContent>
              <w:ins w:author="Rossi Rossi" w:id="102" w:date="2026-09-22T06:56:59Z">
                <w:sdt>
                  <w:sdtPr>
                    <w:id w:val="1433743053"/>
                    <w:tag w:val="goog_rdk_4404"/>
                  </w:sdtPr>
                  <w:sdtContent>
                    <w:del w:author="Nivesh" w:id="19" w:date="2026-09-25T10:03:37Z"/>
                  </w:sdtContent>
                </w:sdt>
              </w:ins>
              <w:sdt>
                <w:sdtPr>
                  <w:id w:val="-820504580"/>
                  <w:tag w:val="goog_rdk_44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02" w:date="2026-09-22T06:56:59Z">
                <w:del w:author="Nivesh" w:id="19" w:date="2026-09-25T10:03:37Z"/>
              </w:ins>
            </w:sdtContent>
          </w:sdt>
        </w:p>
      </w:sdtContent>
    </w:sdt>
    <w:sdt>
      <w:sdtPr>
        <w:id w:val="2034191134"/>
        <w:tag w:val="goog_rdk_4410"/>
      </w:sdtPr>
      <w:sdtContent>
        <w:p w:rsidR="00000000" w:rsidDel="00000000" w:rsidP="00000000" w:rsidRDefault="00000000" w:rsidRPr="00000000" w14:paraId="000003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9828507"/>
              <w:tag w:val="goog_rdk_4407"/>
            </w:sdtPr>
            <w:sdtContent>
              <w:ins w:author="Rossi Rossi" w:id="102" w:date="2026-09-22T06:56:59Z">
                <w:sdt>
                  <w:sdtPr>
                    <w:id w:val="-1345590356"/>
                    <w:tag w:val="goog_rdk_4408"/>
                  </w:sdtPr>
                  <w:sdtContent>
                    <w:del w:author="Nivesh" w:id="19" w:date="2026-09-25T10:03:37Z"/>
                  </w:sdtContent>
                </w:sdt>
              </w:ins>
              <w:sdt>
                <w:sdtPr>
                  <w:id w:val="1565676422"/>
                  <w:tag w:val="goog_rdk_44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compromised.</w:delText>
                      </w:r>
                    </w:del>
                  </w:ins>
                </w:sdtContent>
              </w:sdt>
              <w:ins w:author="Rossi Rossi" w:id="102" w:date="2026-09-22T06:56:59Z">
                <w:del w:author="Nivesh" w:id="19" w:date="2026-09-25T10:03:37Z"/>
              </w:ins>
            </w:sdtContent>
          </w:sdt>
        </w:p>
      </w:sdtContent>
    </w:sdt>
    <w:sdt>
      <w:sdtPr>
        <w:id w:val="1964040746"/>
        <w:tag w:val="goog_rdk_4414"/>
      </w:sdtPr>
      <w:sdtContent>
        <w:p w:rsidR="00000000" w:rsidDel="00000000" w:rsidP="00000000" w:rsidRDefault="00000000" w:rsidRPr="00000000" w14:paraId="000003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40015804"/>
              <w:tag w:val="goog_rdk_4411"/>
            </w:sdtPr>
            <w:sdtContent>
              <w:ins w:author="Rossi Rossi" w:id="102" w:date="2026-09-22T06:56:59Z">
                <w:sdt>
                  <w:sdtPr>
                    <w:id w:val="-778504547"/>
                    <w:tag w:val="goog_rdk_4412"/>
                  </w:sdtPr>
                  <w:sdtContent>
                    <w:del w:author="Nivesh" w:id="19" w:date="2026-09-25T10:03:37Z"/>
                  </w:sdtContent>
                </w:sdt>
              </w:ins>
              <w:sdt>
                <w:sdtPr>
                  <w:id w:val="-350433683"/>
                  <w:tag w:val="goog_rdk_44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03477445"/>
        <w:tag w:val="goog_rdk_4418"/>
      </w:sdtPr>
      <w:sdtContent>
        <w:p w:rsidR="00000000" w:rsidDel="00000000" w:rsidP="00000000" w:rsidRDefault="00000000" w:rsidRPr="00000000" w14:paraId="000003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2316290"/>
              <w:tag w:val="goog_rdk_4415"/>
            </w:sdtPr>
            <w:sdtContent>
              <w:ins w:author="Rossi Rossi" w:id="102" w:date="2026-09-22T06:56:59Z">
                <w:sdt>
                  <w:sdtPr>
                    <w:id w:val="-2139241091"/>
                    <w:tag w:val="goog_rdk_4416"/>
                  </w:sdtPr>
                  <w:sdtContent>
                    <w:del w:author="Nivesh" w:id="19" w:date="2026-09-25T10:03:37Z"/>
                  </w:sdtContent>
                </w:sdt>
              </w:ins>
              <w:sdt>
                <w:sdtPr>
                  <w:id w:val="785729969"/>
                  <w:tag w:val="goog_rdk_4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02" w:date="2026-09-22T06:56:59Z">
                <w:del w:author="Nivesh" w:id="19" w:date="2026-09-25T10:03:37Z"/>
              </w:ins>
            </w:sdtContent>
          </w:sdt>
        </w:p>
      </w:sdtContent>
    </w:sdt>
    <w:sdt>
      <w:sdtPr>
        <w:id w:val="-463764847"/>
        <w:tag w:val="goog_rdk_4422"/>
      </w:sdtPr>
      <w:sdtContent>
        <w:p w:rsidR="00000000" w:rsidDel="00000000" w:rsidP="00000000" w:rsidRDefault="00000000" w:rsidRPr="00000000" w14:paraId="000003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98288817"/>
              <w:tag w:val="goog_rdk_4419"/>
            </w:sdtPr>
            <w:sdtContent>
              <w:ins w:author="Rossi Rossi" w:id="102" w:date="2026-09-22T06:56:59Z">
                <w:sdt>
                  <w:sdtPr>
                    <w:id w:val="-169984582"/>
                    <w:tag w:val="goog_rdk_4420"/>
                  </w:sdtPr>
                  <w:sdtContent>
                    <w:del w:author="Nivesh" w:id="19" w:date="2026-09-25T10:03:37Z"/>
                  </w:sdtContent>
                </w:sdt>
              </w:ins>
              <w:sdt>
                <w:sdtPr>
                  <w:id w:val="1421213159"/>
                  <w:tag w:val="goog_rdk_4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45746442"/>
        <w:tag w:val="goog_rdk_4426"/>
      </w:sdtPr>
      <w:sdtContent>
        <w:p w:rsidR="00000000" w:rsidDel="00000000" w:rsidP="00000000" w:rsidRDefault="00000000" w:rsidRPr="00000000" w14:paraId="000003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57268819"/>
              <w:tag w:val="goog_rdk_4423"/>
            </w:sdtPr>
            <w:sdtContent>
              <w:ins w:author="Rossi Rossi" w:id="102" w:date="2026-09-22T06:56:59Z">
                <w:sdt>
                  <w:sdtPr>
                    <w:id w:val="2097557226"/>
                    <w:tag w:val="goog_rdk_4424"/>
                  </w:sdtPr>
                  <w:sdtContent>
                    <w:del w:author="Nivesh" w:id="19" w:date="2026-09-25T10:03:37Z"/>
                  </w:sdtContent>
                </w:sdt>
              </w:ins>
              <w:sdt>
                <w:sdtPr>
                  <w:id w:val="1433191260"/>
                  <w:tag w:val="goog_rdk_4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02" w:date="2026-09-22T06:56:59Z">
                <w:del w:author="Nivesh" w:id="19" w:date="2026-09-25T10:03:37Z"/>
              </w:ins>
            </w:sdtContent>
          </w:sdt>
        </w:p>
      </w:sdtContent>
    </w:sdt>
    <w:sdt>
      <w:sdtPr>
        <w:id w:val="-37098502"/>
        <w:tag w:val="goog_rdk_4430"/>
      </w:sdtPr>
      <w:sdtContent>
        <w:p w:rsidR="00000000" w:rsidDel="00000000" w:rsidP="00000000" w:rsidRDefault="00000000" w:rsidRPr="00000000" w14:paraId="000003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4603319"/>
              <w:tag w:val="goog_rdk_4427"/>
            </w:sdtPr>
            <w:sdtContent>
              <w:ins w:author="Rossi Rossi" w:id="102" w:date="2026-09-22T06:56:59Z">
                <w:sdt>
                  <w:sdtPr>
                    <w:id w:val="-1163381997"/>
                    <w:tag w:val="goog_rdk_4428"/>
                  </w:sdtPr>
                  <w:sdtContent>
                    <w:del w:author="Nivesh" w:id="19" w:date="2026-09-25T10:03:37Z"/>
                  </w:sdtContent>
                </w:sdt>
              </w:ins>
              <w:sdt>
                <w:sdtPr>
                  <w:id w:val="-1199904733"/>
                  <w:tag w:val="goog_rdk_44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key.</w:delText>
                      </w:r>
                    </w:del>
                  </w:ins>
                </w:sdtContent>
              </w:sdt>
              <w:ins w:author="Rossi Rossi" w:id="102" w:date="2026-09-22T06:56:59Z">
                <w:del w:author="Nivesh" w:id="19" w:date="2026-09-25T10:03:37Z"/>
              </w:ins>
            </w:sdtContent>
          </w:sdt>
        </w:p>
      </w:sdtContent>
    </w:sdt>
    <w:sdt>
      <w:sdtPr>
        <w:id w:val="-333002435"/>
        <w:tag w:val="goog_rdk_4434"/>
      </w:sdtPr>
      <w:sdtContent>
        <w:p w:rsidR="00000000" w:rsidDel="00000000" w:rsidP="00000000" w:rsidRDefault="00000000" w:rsidRPr="00000000" w14:paraId="000003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2833923"/>
              <w:tag w:val="goog_rdk_4431"/>
            </w:sdtPr>
            <w:sdtContent>
              <w:ins w:author="Rossi Rossi" w:id="102" w:date="2026-09-22T06:56:59Z">
                <w:sdt>
                  <w:sdtPr>
                    <w:id w:val="167622622"/>
                    <w:tag w:val="goog_rdk_4432"/>
                  </w:sdtPr>
                  <w:sdtContent>
                    <w:del w:author="Nivesh" w:id="19" w:date="2026-09-25T10:03:37Z"/>
                  </w:sdtContent>
                </w:sdt>
              </w:ins>
              <w:sdt>
                <w:sdtPr>
                  <w:id w:val="2032258355"/>
                  <w:tag w:val="goog_rdk_44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88883681"/>
        <w:tag w:val="goog_rdk_4438"/>
      </w:sdtPr>
      <w:sdtContent>
        <w:p w:rsidR="00000000" w:rsidDel="00000000" w:rsidP="00000000" w:rsidRDefault="00000000" w:rsidRPr="00000000" w14:paraId="000003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3534949"/>
              <w:tag w:val="goog_rdk_4435"/>
            </w:sdtPr>
            <w:sdtContent>
              <w:ins w:author="Rossi Rossi" w:id="102" w:date="2026-09-22T06:56:59Z">
                <w:sdt>
                  <w:sdtPr>
                    <w:id w:val="302196162"/>
                    <w:tag w:val="goog_rdk_4436"/>
                  </w:sdtPr>
                  <w:sdtContent>
                    <w:del w:author="Nivesh" w:id="19" w:date="2026-09-25T10:03:37Z"/>
                  </w:sdtContent>
                </w:sdt>
              </w:ins>
              <w:sdt>
                <w:sdtPr>
                  <w:id w:val="-2145016370"/>
                  <w:tag w:val="goog_rdk_44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631994743"/>
        <w:tag w:val="goog_rdk_4442"/>
      </w:sdtPr>
      <w:sdtContent>
        <w:p w:rsidR="00000000" w:rsidDel="00000000" w:rsidP="00000000" w:rsidRDefault="00000000" w:rsidRPr="00000000" w14:paraId="000003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5631888"/>
              <w:tag w:val="goog_rdk_4439"/>
            </w:sdtPr>
            <w:sdtContent>
              <w:ins w:author="Rossi Rossi" w:id="102" w:date="2026-09-22T06:56:59Z">
                <w:sdt>
                  <w:sdtPr>
                    <w:id w:val="958031627"/>
                    <w:tag w:val="goog_rdk_4440"/>
                  </w:sdtPr>
                  <w:sdtContent>
                    <w:del w:author="Nivesh" w:id="19" w:date="2026-09-25T10:03:37Z"/>
                  </w:sdtContent>
                </w:sdt>
              </w:ins>
              <w:sdt>
                <w:sdtPr>
                  <w:id w:val="1295054684"/>
                  <w:tag w:val="goog_rdk_44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02" w:date="2026-09-22T06:56:59Z">
                <w:del w:author="Nivesh" w:id="19" w:date="2026-09-25T10:03:37Z"/>
              </w:ins>
            </w:sdtContent>
          </w:sdt>
        </w:p>
      </w:sdtContent>
    </w:sdt>
    <w:sdt>
      <w:sdtPr>
        <w:id w:val="-809454792"/>
        <w:tag w:val="goog_rdk_4446"/>
      </w:sdtPr>
      <w:sdtContent>
        <w:p w:rsidR="00000000" w:rsidDel="00000000" w:rsidP="00000000" w:rsidRDefault="00000000" w:rsidRPr="00000000" w14:paraId="000003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2387699"/>
              <w:tag w:val="goog_rdk_4443"/>
            </w:sdtPr>
            <w:sdtContent>
              <w:ins w:author="Rossi Rossi" w:id="102" w:date="2026-09-22T06:56:59Z">
                <w:sdt>
                  <w:sdtPr>
                    <w:id w:val="1007240664"/>
                    <w:tag w:val="goog_rdk_4444"/>
                  </w:sdtPr>
                  <w:sdtContent>
                    <w:del w:author="Nivesh" w:id="19" w:date="2026-09-25T10:03:37Z"/>
                  </w:sdtContent>
                </w:sdt>
              </w:ins>
              <w:sdt>
                <w:sdtPr>
                  <w:id w:val="794866435"/>
                  <w:tag w:val="goog_rdk_44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02" w:date="2026-09-22T06:56:59Z">
                <w:del w:author="Nivesh" w:id="19" w:date="2026-09-25T10:03:37Z"/>
              </w:ins>
            </w:sdtContent>
          </w:sdt>
        </w:p>
      </w:sdtContent>
    </w:sdt>
    <w:sdt>
      <w:sdtPr>
        <w:id w:val="-2022538458"/>
        <w:tag w:val="goog_rdk_4450"/>
      </w:sdtPr>
      <w:sdtContent>
        <w:p w:rsidR="00000000" w:rsidDel="00000000" w:rsidP="00000000" w:rsidRDefault="00000000" w:rsidRPr="00000000" w14:paraId="000003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5000418"/>
              <w:tag w:val="goog_rdk_4447"/>
            </w:sdtPr>
            <w:sdtContent>
              <w:ins w:author="Rossi Rossi" w:id="102" w:date="2026-09-22T06:56:59Z">
                <w:sdt>
                  <w:sdtPr>
                    <w:id w:val="-1341103973"/>
                    <w:tag w:val="goog_rdk_4448"/>
                  </w:sdtPr>
                  <w:sdtContent>
                    <w:del w:author="Nivesh" w:id="19" w:date="2026-09-25T10:03:37Z"/>
                  </w:sdtContent>
                </w:sdt>
              </w:ins>
              <w:sdt>
                <w:sdtPr>
                  <w:id w:val="-658896689"/>
                  <w:tag w:val="goog_rdk_44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02" w:date="2026-09-22T06:56:59Z">
                <w:del w:author="Nivesh" w:id="19" w:date="2026-09-25T10:03:37Z"/>
              </w:ins>
            </w:sdtContent>
          </w:sdt>
        </w:p>
      </w:sdtContent>
    </w:sdt>
    <w:sdt>
      <w:sdtPr>
        <w:id w:val="-2076514448"/>
        <w:tag w:val="goog_rdk_4454"/>
      </w:sdtPr>
      <w:sdtContent>
        <w:p w:rsidR="00000000" w:rsidDel="00000000" w:rsidP="00000000" w:rsidRDefault="00000000" w:rsidRPr="00000000" w14:paraId="000003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701830"/>
              <w:tag w:val="goog_rdk_4451"/>
            </w:sdtPr>
            <w:sdtContent>
              <w:ins w:author="Rossi Rossi" w:id="102" w:date="2026-09-22T06:56:59Z">
                <w:sdt>
                  <w:sdtPr>
                    <w:id w:val="603631923"/>
                    <w:tag w:val="goog_rdk_4452"/>
                  </w:sdtPr>
                  <w:sdtContent>
                    <w:del w:author="Nivesh" w:id="19" w:date="2026-09-25T10:03:37Z"/>
                  </w:sdtContent>
                </w:sdt>
              </w:ins>
              <w:sdt>
                <w:sdtPr>
                  <w:id w:val="1396722405"/>
                  <w:tag w:val="goog_rdk_44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73832592"/>
        <w:tag w:val="goog_rdk_4458"/>
      </w:sdtPr>
      <w:sdtContent>
        <w:p w:rsidR="00000000" w:rsidDel="00000000" w:rsidP="00000000" w:rsidRDefault="00000000" w:rsidRPr="00000000" w14:paraId="000003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696598"/>
              <w:tag w:val="goog_rdk_4455"/>
            </w:sdtPr>
            <w:sdtContent>
              <w:ins w:author="Rossi Rossi" w:id="102" w:date="2026-09-22T06:56:59Z">
                <w:sdt>
                  <w:sdtPr>
                    <w:id w:val="1791286732"/>
                    <w:tag w:val="goog_rdk_4456"/>
                  </w:sdtPr>
                  <w:sdtContent>
                    <w:del w:author="Nivesh" w:id="19" w:date="2026-09-25T10:03:37Z"/>
                  </w:sdtContent>
                </w:sdt>
              </w:ins>
              <w:sdt>
                <w:sdtPr>
                  <w:id w:val="-346914065"/>
                  <w:tag w:val="goog_rdk_44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02" w:date="2026-09-22T06:56:59Z">
                <w:del w:author="Nivesh" w:id="19" w:date="2026-09-25T10:03:37Z"/>
              </w:ins>
            </w:sdtContent>
          </w:sdt>
        </w:p>
      </w:sdtContent>
    </w:sdt>
    <w:sdt>
      <w:sdtPr>
        <w:id w:val="-1379082107"/>
        <w:tag w:val="goog_rdk_4462"/>
      </w:sdtPr>
      <w:sdtContent>
        <w:p w:rsidR="00000000" w:rsidDel="00000000" w:rsidP="00000000" w:rsidRDefault="00000000" w:rsidRPr="00000000" w14:paraId="000003E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7322413"/>
              <w:tag w:val="goog_rdk_4459"/>
            </w:sdtPr>
            <w:sdtContent>
              <w:ins w:author="Rossi Rossi" w:id="102" w:date="2026-09-22T06:56:59Z">
                <w:sdt>
                  <w:sdtPr>
                    <w:id w:val="420926985"/>
                    <w:tag w:val="goog_rdk_4460"/>
                  </w:sdtPr>
                  <w:sdtContent>
                    <w:del w:author="Nivesh" w:id="19" w:date="2026-09-25T10:03:37Z"/>
                  </w:sdtContent>
                </w:sdt>
              </w:ins>
              <w:sdt>
                <w:sdtPr>
                  <w:id w:val="-1591373393"/>
                  <w:tag w:val="goog_rdk_44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54881439"/>
        <w:tag w:val="goog_rdk_4466"/>
      </w:sdtPr>
      <w:sdtContent>
        <w:p w:rsidR="00000000" w:rsidDel="00000000" w:rsidP="00000000" w:rsidRDefault="00000000" w:rsidRPr="00000000" w14:paraId="000003E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427250"/>
              <w:tag w:val="goog_rdk_4463"/>
            </w:sdtPr>
            <w:sdtContent>
              <w:ins w:author="Rossi Rossi" w:id="102" w:date="2026-09-22T06:56:59Z">
                <w:sdt>
                  <w:sdtPr>
                    <w:id w:val="-1635683212"/>
                    <w:tag w:val="goog_rdk_4464"/>
                  </w:sdtPr>
                  <w:sdtContent>
                    <w:del w:author="Nivesh" w:id="19" w:date="2026-09-25T10:03:37Z"/>
                  </w:sdtContent>
                </w:sdt>
              </w:ins>
              <w:sdt>
                <w:sdtPr>
                  <w:id w:val="500757662"/>
                  <w:tag w:val="goog_rdk_44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02" w:date="2026-09-22T06:56:59Z">
                <w:del w:author="Nivesh" w:id="19" w:date="2026-09-25T10:03:37Z"/>
              </w:ins>
            </w:sdtContent>
          </w:sdt>
        </w:p>
      </w:sdtContent>
    </w:sdt>
    <w:sdt>
      <w:sdtPr>
        <w:id w:val="1326223774"/>
        <w:tag w:val="goog_rdk_4470"/>
      </w:sdtPr>
      <w:sdtContent>
        <w:p w:rsidR="00000000" w:rsidDel="00000000" w:rsidP="00000000" w:rsidRDefault="00000000" w:rsidRPr="00000000" w14:paraId="000003E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7073578"/>
              <w:tag w:val="goog_rdk_4467"/>
            </w:sdtPr>
            <w:sdtContent>
              <w:ins w:author="Rossi Rossi" w:id="102" w:date="2026-09-22T06:56:59Z">
                <w:sdt>
                  <w:sdtPr>
                    <w:id w:val="-1719328651"/>
                    <w:tag w:val="goog_rdk_4468"/>
                  </w:sdtPr>
                  <w:sdtContent>
                    <w:del w:author="Nivesh" w:id="19" w:date="2026-09-25T10:03:37Z"/>
                  </w:sdtContent>
                </w:sdt>
              </w:ins>
              <w:sdt>
                <w:sdtPr>
                  <w:id w:val="386503083"/>
                  <w:tag w:val="goog_rdk_44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6921534"/>
        <w:tag w:val="goog_rdk_4474"/>
      </w:sdtPr>
      <w:sdtContent>
        <w:p w:rsidR="00000000" w:rsidDel="00000000" w:rsidP="00000000" w:rsidRDefault="00000000" w:rsidRPr="00000000" w14:paraId="000003E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8644782"/>
              <w:tag w:val="goog_rdk_4471"/>
            </w:sdtPr>
            <w:sdtContent>
              <w:ins w:author="Rossi Rossi" w:id="102" w:date="2026-09-22T06:56:59Z">
                <w:sdt>
                  <w:sdtPr>
                    <w:id w:val="51752675"/>
                    <w:tag w:val="goog_rdk_4472"/>
                  </w:sdtPr>
                  <w:sdtContent>
                    <w:del w:author="Nivesh" w:id="19" w:date="2026-09-25T10:03:37Z"/>
                  </w:sdtContent>
                </w:sdt>
              </w:ins>
              <w:sdt>
                <w:sdtPr>
                  <w:id w:val="-249094479"/>
                  <w:tag w:val="goog_rdk_44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02" w:date="2026-09-22T06:56:59Z">
                <w:del w:author="Nivesh" w:id="19" w:date="2026-09-25T10:03:37Z"/>
              </w:ins>
            </w:sdtContent>
          </w:sdt>
        </w:p>
      </w:sdtContent>
    </w:sdt>
    <w:sdt>
      <w:sdtPr>
        <w:id w:val="1186739486"/>
        <w:tag w:val="goog_rdk_4478"/>
      </w:sdtPr>
      <w:sdtContent>
        <w:p w:rsidR="00000000" w:rsidDel="00000000" w:rsidP="00000000" w:rsidRDefault="00000000" w:rsidRPr="00000000" w14:paraId="000003F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8533449"/>
              <w:tag w:val="goog_rdk_4475"/>
            </w:sdtPr>
            <w:sdtContent>
              <w:ins w:author="Rossi Rossi" w:id="102" w:date="2026-09-22T06:56:59Z">
                <w:sdt>
                  <w:sdtPr>
                    <w:id w:val="-1059390798"/>
                    <w:tag w:val="goog_rdk_4476"/>
                  </w:sdtPr>
                  <w:sdtContent>
                    <w:del w:author="Nivesh" w:id="19" w:date="2026-09-25T10:03:37Z"/>
                  </w:sdtContent>
                </w:sdt>
              </w:ins>
              <w:sdt>
                <w:sdtPr>
                  <w:id w:val="1550714516"/>
                  <w:tag w:val="goog_rdk_44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47741979"/>
        <w:tag w:val="goog_rdk_4482"/>
      </w:sdtPr>
      <w:sdtContent>
        <w:p w:rsidR="00000000" w:rsidDel="00000000" w:rsidP="00000000" w:rsidRDefault="00000000" w:rsidRPr="00000000" w14:paraId="000003F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354018"/>
              <w:tag w:val="goog_rdk_4479"/>
            </w:sdtPr>
            <w:sdtContent>
              <w:ins w:author="Rossi Rossi" w:id="102" w:date="2026-09-22T06:56:59Z">
                <w:sdt>
                  <w:sdtPr>
                    <w:id w:val="-1105923381"/>
                    <w:tag w:val="goog_rdk_4480"/>
                  </w:sdtPr>
                  <w:sdtContent>
                    <w:del w:author="Nivesh" w:id="19" w:date="2026-09-25T10:03:37Z"/>
                  </w:sdtContent>
                </w:sdt>
              </w:ins>
              <w:sdt>
                <w:sdtPr>
                  <w:id w:val="-2055150085"/>
                  <w:tag w:val="goog_rdk_44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02" w:date="2026-09-22T06:56:59Z">
                <w:del w:author="Nivesh" w:id="19" w:date="2026-09-25T10:03:37Z"/>
              </w:ins>
            </w:sdtContent>
          </w:sdt>
        </w:p>
      </w:sdtContent>
    </w:sdt>
    <w:sdt>
      <w:sdtPr>
        <w:id w:val="46534235"/>
        <w:tag w:val="goog_rdk_4486"/>
      </w:sdtPr>
      <w:sdtContent>
        <w:p w:rsidR="00000000" w:rsidDel="00000000" w:rsidP="00000000" w:rsidRDefault="00000000" w:rsidRPr="00000000" w14:paraId="000003F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098071"/>
              <w:tag w:val="goog_rdk_4483"/>
            </w:sdtPr>
            <w:sdtContent>
              <w:ins w:author="Rossi Rossi" w:id="102" w:date="2026-09-22T06:56:59Z">
                <w:sdt>
                  <w:sdtPr>
                    <w:id w:val="1057823729"/>
                    <w:tag w:val="goog_rdk_4484"/>
                  </w:sdtPr>
                  <w:sdtContent>
                    <w:del w:author="Nivesh" w:id="19" w:date="2026-09-25T10:03:37Z"/>
                  </w:sdtContent>
                </w:sdt>
              </w:ins>
              <w:sdt>
                <w:sdtPr>
                  <w:id w:val="1215428736"/>
                  <w:tag w:val="goog_rdk_44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65141136"/>
        <w:tag w:val="goog_rdk_4490"/>
      </w:sdtPr>
      <w:sdtContent>
        <w:p w:rsidR="00000000" w:rsidDel="00000000" w:rsidP="00000000" w:rsidRDefault="00000000" w:rsidRPr="00000000" w14:paraId="000003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0198015"/>
              <w:tag w:val="goog_rdk_4487"/>
            </w:sdtPr>
            <w:sdtContent>
              <w:ins w:author="Rossi Rossi" w:id="102" w:date="2026-09-22T06:56:59Z">
                <w:sdt>
                  <w:sdtPr>
                    <w:id w:val="463387096"/>
                    <w:tag w:val="goog_rdk_4488"/>
                  </w:sdtPr>
                  <w:sdtContent>
                    <w:del w:author="Nivesh" w:id="19" w:date="2026-09-25T10:03:37Z"/>
                  </w:sdtContent>
                </w:sdt>
              </w:ins>
              <w:sdt>
                <w:sdtPr>
                  <w:id w:val="115218552"/>
                  <w:tag w:val="goog_rdk_4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02" w:date="2026-09-22T06:56:59Z">
                <w:del w:author="Nivesh" w:id="19" w:date="2026-09-25T10:03:37Z"/>
              </w:ins>
            </w:sdtContent>
          </w:sdt>
        </w:p>
      </w:sdtContent>
    </w:sdt>
    <w:sdt>
      <w:sdtPr>
        <w:id w:val="1670084585"/>
        <w:tag w:val="goog_rdk_4494"/>
      </w:sdtPr>
      <w:sdtContent>
        <w:p w:rsidR="00000000" w:rsidDel="00000000" w:rsidP="00000000" w:rsidRDefault="00000000" w:rsidRPr="00000000" w14:paraId="000003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2960838"/>
              <w:tag w:val="goog_rdk_4491"/>
            </w:sdtPr>
            <w:sdtContent>
              <w:ins w:author="Rossi Rossi" w:id="102" w:date="2026-09-22T06:56:59Z">
                <w:sdt>
                  <w:sdtPr>
                    <w:id w:val="-2015745830"/>
                    <w:tag w:val="goog_rdk_4492"/>
                  </w:sdtPr>
                  <w:sdtContent>
                    <w:del w:author="Nivesh" w:id="19" w:date="2026-09-25T10:03:37Z"/>
                  </w:sdtContent>
                </w:sdt>
              </w:ins>
              <w:sdt>
                <w:sdtPr>
                  <w:id w:val="1321740066"/>
                  <w:tag w:val="goog_rdk_4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02" w:date="2026-09-22T06:56:59Z">
                <w:del w:author="Nivesh" w:id="19" w:date="2026-09-25T10:03:37Z"/>
              </w:ins>
            </w:sdtContent>
          </w:sdt>
        </w:p>
      </w:sdtContent>
    </w:sdt>
    <w:sdt>
      <w:sdtPr>
        <w:id w:val="2044244441"/>
        <w:tag w:val="goog_rdk_4498"/>
      </w:sdtPr>
      <w:sdtContent>
        <w:p w:rsidR="00000000" w:rsidDel="00000000" w:rsidP="00000000" w:rsidRDefault="00000000" w:rsidRPr="00000000" w14:paraId="000003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3888301"/>
              <w:tag w:val="goog_rdk_4495"/>
            </w:sdtPr>
            <w:sdtContent>
              <w:ins w:author="Rossi Rossi" w:id="102" w:date="2026-09-22T06:56:59Z">
                <w:sdt>
                  <w:sdtPr>
                    <w:id w:val="660543331"/>
                    <w:tag w:val="goog_rdk_4496"/>
                  </w:sdtPr>
                  <w:sdtContent>
                    <w:del w:author="Nivesh" w:id="19" w:date="2026-09-25T10:03:37Z"/>
                  </w:sdtContent>
                </w:sdt>
              </w:ins>
              <w:sdt>
                <w:sdtPr>
                  <w:id w:val="1131216683"/>
                  <w:tag w:val="goog_rdk_44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02" w:date="2026-09-22T06:56:59Z">
                <w:del w:author="Nivesh" w:id="19" w:date="2026-09-25T10:03:37Z"/>
              </w:ins>
            </w:sdtContent>
          </w:sdt>
        </w:p>
      </w:sdtContent>
    </w:sdt>
    <w:sdt>
      <w:sdtPr>
        <w:id w:val="-1634385125"/>
        <w:tag w:val="goog_rdk_4502"/>
      </w:sdtPr>
      <w:sdtContent>
        <w:p w:rsidR="00000000" w:rsidDel="00000000" w:rsidP="00000000" w:rsidRDefault="00000000" w:rsidRPr="00000000" w14:paraId="000003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1816266"/>
              <w:tag w:val="goog_rdk_4499"/>
            </w:sdtPr>
            <w:sdtContent>
              <w:ins w:author="Rossi Rossi" w:id="102" w:date="2026-09-22T06:56:59Z">
                <w:sdt>
                  <w:sdtPr>
                    <w:id w:val="771531422"/>
                    <w:tag w:val="goog_rdk_4500"/>
                  </w:sdtPr>
                  <w:sdtContent>
                    <w:del w:author="Nivesh" w:id="19" w:date="2026-09-25T10:03:37Z"/>
                  </w:sdtContent>
                </w:sdt>
              </w:ins>
              <w:sdt>
                <w:sdtPr>
                  <w:id w:val="-1433581970"/>
                  <w:tag w:val="goog_rdk_4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**Restrict key** to confirm.</w:delText>
                      </w:r>
                    </w:del>
                  </w:ins>
                </w:sdtContent>
              </w:sdt>
              <w:ins w:author="Rossi Rossi" w:id="102" w:date="2026-09-22T06:56:59Z">
                <w:del w:author="Nivesh" w:id="19" w:date="2026-09-25T10:03:37Z"/>
              </w:ins>
            </w:sdtContent>
          </w:sdt>
        </w:p>
      </w:sdtContent>
    </w:sdt>
    <w:sdt>
      <w:sdtPr>
        <w:id w:val="1751514894"/>
        <w:tag w:val="goog_rdk_4506"/>
      </w:sdtPr>
      <w:sdtContent>
        <w:p w:rsidR="00000000" w:rsidDel="00000000" w:rsidP="00000000" w:rsidRDefault="00000000" w:rsidRPr="00000000" w14:paraId="000003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04793291"/>
              <w:tag w:val="goog_rdk_4503"/>
            </w:sdtPr>
            <w:sdtContent>
              <w:ins w:author="Rossi Rossi" w:id="102" w:date="2026-09-22T06:56:59Z">
                <w:sdt>
                  <w:sdtPr>
                    <w:id w:val="397775219"/>
                    <w:tag w:val="goog_rdk_4504"/>
                  </w:sdtPr>
                  <w:sdtContent>
                    <w:del w:author="Nivesh" w:id="19" w:date="2026-09-25T10:03:37Z"/>
                  </w:sdtContent>
                </w:sdt>
              </w:ins>
              <w:sdt>
                <w:sdtPr>
                  <w:id w:val="-219430098"/>
                  <w:tag w:val="goog_rdk_45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55800006"/>
        <w:tag w:val="goog_rdk_4510"/>
      </w:sdtPr>
      <w:sdtContent>
        <w:p w:rsidR="00000000" w:rsidDel="00000000" w:rsidP="00000000" w:rsidRDefault="00000000" w:rsidRPr="00000000" w14:paraId="000003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9191526"/>
              <w:tag w:val="goog_rdk_4507"/>
            </w:sdtPr>
            <w:sdtContent>
              <w:ins w:author="Rossi Rossi" w:id="102" w:date="2026-09-22T06:56:59Z">
                <w:sdt>
                  <w:sdtPr>
                    <w:id w:val="414328325"/>
                    <w:tag w:val="goog_rdk_4508"/>
                  </w:sdtPr>
                  <w:sdtContent>
                    <w:del w:author="Nivesh" w:id="19" w:date="2026-09-25T10:03:37Z"/>
                  </w:sdtContent>
                </w:sdt>
              </w:ins>
              <w:sdt>
                <w:sdtPr>
                  <w:id w:val="1799096618"/>
                  <w:tag w:val="goog_rdk_45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1983645898"/>
        <w:tag w:val="goog_rdk_4514"/>
      </w:sdtPr>
      <w:sdtContent>
        <w:p w:rsidR="00000000" w:rsidDel="00000000" w:rsidP="00000000" w:rsidRDefault="00000000" w:rsidRPr="00000000" w14:paraId="000003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2496951"/>
              <w:tag w:val="goog_rdk_4511"/>
            </w:sdtPr>
            <w:sdtContent>
              <w:ins w:author="Rossi Rossi" w:id="102" w:date="2026-09-22T06:56:59Z">
                <w:sdt>
                  <w:sdtPr>
                    <w:id w:val="1412450295"/>
                    <w:tag w:val="goog_rdk_4512"/>
                  </w:sdtPr>
                  <w:sdtContent>
                    <w:del w:author="Nivesh" w:id="19" w:date="2026-09-25T10:03:37Z"/>
                  </w:sdtContent>
                </w:sdt>
              </w:ins>
              <w:sdt>
                <w:sdtPr>
                  <w:id w:val="-21585938"/>
                  <w:tag w:val="goog_rdk_4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02" w:date="2026-09-22T06:56:59Z">
                <w:del w:author="Nivesh" w:id="19" w:date="2026-09-25T10:03:37Z"/>
              </w:ins>
            </w:sdtContent>
          </w:sdt>
        </w:p>
      </w:sdtContent>
    </w:sdt>
    <w:sdt>
      <w:sdtPr>
        <w:id w:val="1557791894"/>
        <w:tag w:val="goog_rdk_4518"/>
      </w:sdtPr>
      <w:sdtContent>
        <w:p w:rsidR="00000000" w:rsidDel="00000000" w:rsidP="00000000" w:rsidRDefault="00000000" w:rsidRPr="00000000" w14:paraId="000003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4857767"/>
              <w:tag w:val="goog_rdk_4515"/>
            </w:sdtPr>
            <w:sdtContent>
              <w:ins w:author="Rossi Rossi" w:id="102" w:date="2026-09-22T06:56:59Z">
                <w:sdt>
                  <w:sdtPr>
                    <w:id w:val="1969617903"/>
                    <w:tag w:val="goog_rdk_4516"/>
                  </w:sdtPr>
                  <w:sdtContent>
                    <w:del w:author="Nivesh" w:id="19" w:date="2026-09-25T10:03:37Z"/>
                  </w:sdtContent>
                </w:sdt>
              </w:ins>
              <w:sdt>
                <w:sdtPr>
                  <w:id w:val="222100511"/>
                  <w:tag w:val="goog_rdk_45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01100646"/>
        <w:tag w:val="goog_rdk_4522"/>
      </w:sdtPr>
      <w:sdtContent>
        <w:p w:rsidR="00000000" w:rsidDel="00000000" w:rsidP="00000000" w:rsidRDefault="00000000" w:rsidRPr="00000000" w14:paraId="000003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5054993"/>
              <w:tag w:val="goog_rdk_4519"/>
            </w:sdtPr>
            <w:sdtContent>
              <w:ins w:author="Rossi Rossi" w:id="102" w:date="2026-09-22T06:56:59Z">
                <w:sdt>
                  <w:sdtPr>
                    <w:id w:val="-1345754224"/>
                    <w:tag w:val="goog_rdk_4520"/>
                  </w:sdtPr>
                  <w:sdtContent>
                    <w:del w:author="Nivesh" w:id="19" w:date="2026-09-25T10:03:37Z"/>
                  </w:sdtContent>
                </w:sdt>
              </w:ins>
              <w:sdt>
                <w:sdtPr>
                  <w:id w:val="-1683429553"/>
                  <w:tag w:val="goog_rdk_45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02" w:date="2026-09-22T06:56:59Z">
                <w:del w:author="Nivesh" w:id="19" w:date="2026-09-25T10:03:37Z"/>
              </w:ins>
            </w:sdtContent>
          </w:sdt>
        </w:p>
      </w:sdtContent>
    </w:sdt>
    <w:sdt>
      <w:sdtPr>
        <w:id w:val="-917918756"/>
        <w:tag w:val="goog_rdk_4526"/>
      </w:sdtPr>
      <w:sdtContent>
        <w:p w:rsidR="00000000" w:rsidDel="00000000" w:rsidP="00000000" w:rsidRDefault="00000000" w:rsidRPr="00000000" w14:paraId="000003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4969720"/>
              <w:tag w:val="goog_rdk_4523"/>
            </w:sdtPr>
            <w:sdtContent>
              <w:ins w:author="Rossi Rossi" w:id="102" w:date="2026-09-22T06:56:59Z">
                <w:sdt>
                  <w:sdtPr>
                    <w:id w:val="-225642862"/>
                    <w:tag w:val="goog_rdk_4524"/>
                  </w:sdtPr>
                  <w:sdtContent>
                    <w:del w:author="Nivesh" w:id="19" w:date="2026-09-25T10:03:37Z"/>
                  </w:sdtContent>
                </w:sdt>
              </w:ins>
              <w:sdt>
                <w:sdtPr>
                  <w:id w:val="80753431"/>
                  <w:tag w:val="goog_rdk_45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49924621"/>
        <w:tag w:val="goog_rdk_4530"/>
      </w:sdtPr>
      <w:sdtContent>
        <w:p w:rsidR="00000000" w:rsidDel="00000000" w:rsidP="00000000" w:rsidRDefault="00000000" w:rsidRPr="00000000" w14:paraId="000003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3737337"/>
              <w:tag w:val="goog_rdk_4527"/>
            </w:sdtPr>
            <w:sdtContent>
              <w:ins w:author="Rossi Rossi" w:id="102" w:date="2026-09-22T06:56:59Z">
                <w:sdt>
                  <w:sdtPr>
                    <w:id w:val="915736179"/>
                    <w:tag w:val="goog_rdk_4528"/>
                  </w:sdtPr>
                  <w:sdtContent>
                    <w:del w:author="Nivesh" w:id="19" w:date="2026-09-25T10:03:37Z"/>
                  </w:sdtContent>
                </w:sdt>
              </w:ins>
              <w:sdt>
                <w:sdtPr>
                  <w:id w:val="1076811024"/>
                  <w:tag w:val="goog_rdk_45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1781463443"/>
        <w:tag w:val="goog_rdk_4534"/>
      </w:sdtPr>
      <w:sdtContent>
        <w:p w:rsidR="00000000" w:rsidDel="00000000" w:rsidP="00000000" w:rsidRDefault="00000000" w:rsidRPr="00000000" w14:paraId="000003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2998813"/>
              <w:tag w:val="goog_rdk_4531"/>
            </w:sdtPr>
            <w:sdtContent>
              <w:ins w:author="Rossi Rossi" w:id="102" w:date="2026-09-22T06:56:59Z">
                <w:sdt>
                  <w:sdtPr>
                    <w:id w:val="-201284375"/>
                    <w:tag w:val="goog_rdk_4532"/>
                  </w:sdtPr>
                  <w:sdtContent>
                    <w:del w:author="Nivesh" w:id="19" w:date="2026-09-25T10:03:37Z"/>
                  </w:sdtContent>
                </w:sdt>
              </w:ins>
              <w:sdt>
                <w:sdtPr>
                  <w:id w:val="-1756445901"/>
                  <w:tag w:val="goog_rdk_45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1127494804"/>
        <w:tag w:val="goog_rdk_4538"/>
      </w:sdtPr>
      <w:sdtContent>
        <w:p w:rsidR="00000000" w:rsidDel="00000000" w:rsidP="00000000" w:rsidRDefault="00000000" w:rsidRPr="00000000" w14:paraId="000003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2347661"/>
              <w:tag w:val="goog_rdk_4535"/>
            </w:sdtPr>
            <w:sdtContent>
              <w:ins w:author="Rossi Rossi" w:id="102" w:date="2026-09-22T06:56:59Z">
                <w:sdt>
                  <w:sdtPr>
                    <w:id w:val="-1379069507"/>
                    <w:tag w:val="goog_rdk_4536"/>
                  </w:sdtPr>
                  <w:sdtContent>
                    <w:del w:author="Nivesh" w:id="19" w:date="2026-09-25T10:03:37Z"/>
                  </w:sdtContent>
                </w:sdt>
              </w:ins>
              <w:sdt>
                <w:sdtPr>
                  <w:id w:val="1915105892"/>
                  <w:tag w:val="goog_rdk_45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 restrictions are applied.**</w:delText>
                      </w:r>
                    </w:del>
                  </w:ins>
                </w:sdtContent>
              </w:sdt>
              <w:ins w:author="Rossi Rossi" w:id="102" w:date="2026-09-22T06:56:59Z">
                <w:del w:author="Nivesh" w:id="19" w:date="2026-09-25T10:03:37Z"/>
              </w:ins>
            </w:sdtContent>
          </w:sdt>
        </w:p>
      </w:sdtContent>
    </w:sdt>
    <w:sdt>
      <w:sdtPr>
        <w:id w:val="-1414152016"/>
        <w:tag w:val="goog_rdk_4542"/>
      </w:sdtPr>
      <w:sdtContent>
        <w:p w:rsidR="00000000" w:rsidDel="00000000" w:rsidP="00000000" w:rsidRDefault="00000000" w:rsidRPr="00000000" w14:paraId="000004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1712458"/>
              <w:tag w:val="goog_rdk_4539"/>
            </w:sdtPr>
            <w:sdtContent>
              <w:ins w:author="Rossi Rossi" w:id="102" w:date="2026-09-22T06:56:59Z">
                <w:sdt>
                  <w:sdtPr>
                    <w:id w:val="208129483"/>
                    <w:tag w:val="goog_rdk_4540"/>
                  </w:sdtPr>
                  <w:sdtContent>
                    <w:del w:author="Nivesh" w:id="19" w:date="2026-09-25T10:03:37Z"/>
                  </w:sdtContent>
                </w:sdt>
              </w:ins>
              <w:sdt>
                <w:sdtPr>
                  <w:id w:val="-1946022347"/>
                  <w:tag w:val="goog_rdk_45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94727027"/>
        <w:tag w:val="goog_rdk_4546"/>
      </w:sdtPr>
      <w:sdtContent>
        <w:p w:rsidR="00000000" w:rsidDel="00000000" w:rsidP="00000000" w:rsidRDefault="00000000" w:rsidRPr="00000000" w14:paraId="000004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1220007"/>
              <w:tag w:val="goog_rdk_4543"/>
            </w:sdtPr>
            <w:sdtContent>
              <w:ins w:author="Rossi Rossi" w:id="102" w:date="2026-09-22T06:56:59Z">
                <w:sdt>
                  <w:sdtPr>
                    <w:id w:val="-1670783138"/>
                    <w:tag w:val="goog_rdk_4544"/>
                  </w:sdtPr>
                  <w:sdtContent>
                    <w:del w:author="Nivesh" w:id="19" w:date="2026-09-25T10:03:37Z"/>
                  </w:sdtContent>
                </w:sdt>
              </w:ins>
              <w:sdt>
                <w:sdtPr>
                  <w:id w:val="292276476"/>
                  <w:tag w:val="goog_rdk_45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055732914"/>
        <w:tag w:val="goog_rdk_4550"/>
      </w:sdtPr>
      <w:sdtContent>
        <w:p w:rsidR="00000000" w:rsidDel="00000000" w:rsidP="00000000" w:rsidRDefault="00000000" w:rsidRPr="00000000" w14:paraId="000004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57478559"/>
              <w:tag w:val="goog_rdk_4547"/>
            </w:sdtPr>
            <w:sdtContent>
              <w:ins w:author="Rossi Rossi" w:id="102" w:date="2026-09-22T06:56:59Z">
                <w:sdt>
                  <w:sdtPr>
                    <w:id w:val="444220172"/>
                    <w:tag w:val="goog_rdk_4548"/>
                  </w:sdtPr>
                  <w:sdtContent>
                    <w:del w:author="Nivesh" w:id="19" w:date="2026-09-25T10:03:37Z"/>
                  </w:sdtContent>
                </w:sdt>
              </w:ins>
              <w:sdt>
                <w:sdtPr>
                  <w:id w:val="-1559306596"/>
                  <w:tag w:val="goog_rdk_45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1558728062"/>
        <w:tag w:val="goog_rdk_4554"/>
      </w:sdtPr>
      <w:sdtContent>
        <w:p w:rsidR="00000000" w:rsidDel="00000000" w:rsidP="00000000" w:rsidRDefault="00000000" w:rsidRPr="00000000" w14:paraId="000004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77753649"/>
              <w:tag w:val="goog_rdk_4551"/>
            </w:sdtPr>
            <w:sdtContent>
              <w:ins w:author="Rossi Rossi" w:id="102" w:date="2026-09-22T06:56:59Z">
                <w:sdt>
                  <w:sdtPr>
                    <w:id w:val="1639239626"/>
                    <w:tag w:val="goog_rdk_4552"/>
                  </w:sdtPr>
                  <w:sdtContent>
                    <w:del w:author="Nivesh" w:id="19" w:date="2026-09-25T10:03:37Z"/>
                  </w:sdtContent>
                </w:sdt>
              </w:ins>
              <w:sdt>
                <w:sdtPr>
                  <w:id w:val="624142090"/>
                  <w:tag w:val="goog_rdk_45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2109336285"/>
        <w:tag w:val="goog_rdk_4558"/>
      </w:sdtPr>
      <w:sdtContent>
        <w:p w:rsidR="00000000" w:rsidDel="00000000" w:rsidP="00000000" w:rsidRDefault="00000000" w:rsidRPr="00000000" w14:paraId="000004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0192082"/>
              <w:tag w:val="goog_rdk_4555"/>
            </w:sdtPr>
            <w:sdtContent>
              <w:ins w:author="Rossi Rossi" w:id="102" w:date="2026-09-22T06:56:59Z">
                <w:sdt>
                  <w:sdtPr>
                    <w:id w:val="-198312222"/>
                    <w:tag w:val="goog_rdk_4556"/>
                  </w:sdtPr>
                  <w:sdtContent>
                    <w:del w:author="Nivesh" w:id="19" w:date="2026-09-25T10:03:37Z"/>
                  </w:sdtContent>
                </w:sdt>
              </w:ins>
              <w:sdt>
                <w:sdtPr>
                  <w:id w:val="1580356457"/>
                  <w:tag w:val="goog_rdk_45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ins>
            </w:sdtContent>
          </w:sdt>
        </w:p>
      </w:sdtContent>
    </w:sdt>
    <w:sdt>
      <w:sdtPr>
        <w:id w:val="-1794748146"/>
        <w:tag w:val="goog_rdk_4562"/>
      </w:sdtPr>
      <w:sdtContent>
        <w:p w:rsidR="00000000" w:rsidDel="00000000" w:rsidP="00000000" w:rsidRDefault="00000000" w:rsidRPr="00000000" w14:paraId="000004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0567701"/>
              <w:tag w:val="goog_rdk_4559"/>
            </w:sdtPr>
            <w:sdtContent>
              <w:ins w:author="Rossi Rossi" w:id="102" w:date="2026-09-22T06:56:59Z">
                <w:sdt>
                  <w:sdtPr>
                    <w:id w:val="-2038211806"/>
                    <w:tag w:val="goog_rdk_4560"/>
                  </w:sdtPr>
                  <w:sdtContent>
                    <w:del w:author="Nivesh" w:id="19" w:date="2026-09-25T10:03:37Z"/>
                  </w:sdtContent>
                </w:sdt>
              </w:ins>
              <w:sdt>
                <w:sdtPr>
                  <w:id w:val="1267348185"/>
                  <w:tag w:val="goog_rdk_45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02" w:date="2026-09-22T06:56:59Z">
                <w:del w:author="Nivesh" w:id="19" w:date="2026-09-25T10:03:37Z"/>
              </w:ins>
            </w:sdtContent>
          </w:sdt>
        </w:p>
      </w:sdtContent>
    </w:sdt>
    <w:sdt>
      <w:sdtPr>
        <w:id w:val="1827050955"/>
        <w:tag w:val="goog_rdk_4566"/>
      </w:sdtPr>
      <w:sdtContent>
        <w:p w:rsidR="00000000" w:rsidDel="00000000" w:rsidP="00000000" w:rsidRDefault="00000000" w:rsidRPr="00000000" w14:paraId="000004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954626"/>
              <w:tag w:val="goog_rdk_4563"/>
            </w:sdtPr>
            <w:sdtContent>
              <w:ins w:author="Rossi Rossi" w:id="102" w:date="2026-09-22T06:56:59Z">
                <w:sdt>
                  <w:sdtPr>
                    <w:id w:val="-1927572687"/>
                    <w:tag w:val="goog_rdk_4564"/>
                  </w:sdtPr>
                  <w:sdtContent>
                    <w:del w:author="Nivesh" w:id="19" w:date="2026-09-25T10:03:37Z"/>
                  </w:sdtContent>
                </w:sdt>
              </w:ins>
              <w:sdt>
                <w:sdtPr>
                  <w:id w:val="2085526185"/>
                  <w:tag w:val="goog_rdk_45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58052664"/>
        <w:tag w:val="goog_rdk_4570"/>
      </w:sdtPr>
      <w:sdtContent>
        <w:p w:rsidR="00000000" w:rsidDel="00000000" w:rsidP="00000000" w:rsidRDefault="00000000" w:rsidRPr="00000000" w14:paraId="000004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8022430"/>
              <w:tag w:val="goog_rdk_4567"/>
            </w:sdtPr>
            <w:sdtContent>
              <w:ins w:author="Rossi Rossi" w:id="102" w:date="2026-09-22T06:56:59Z">
                <w:sdt>
                  <w:sdtPr>
                    <w:id w:val="352871974"/>
                    <w:tag w:val="goog_rdk_4568"/>
                  </w:sdtPr>
                  <w:sdtContent>
                    <w:del w:author="Nivesh" w:id="19" w:date="2026-09-25T10:03:37Z"/>
                  </w:sdtContent>
                </w:sdt>
              </w:ins>
              <w:sdt>
                <w:sdtPr>
                  <w:id w:val="-1147400798"/>
                  <w:tag w:val="goog_rdk_45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Blocked dormant keys</w:delText>
                      </w:r>
                    </w:del>
                  </w:ins>
                </w:sdtContent>
              </w:sdt>
              <w:ins w:author="Rossi Rossi" w:id="102" w:date="2026-09-22T06:56:59Z">
                <w:del w:author="Nivesh" w:id="19" w:date="2026-09-25T10:03:37Z"/>
              </w:ins>
            </w:sdtContent>
          </w:sdt>
        </w:p>
      </w:sdtContent>
    </w:sdt>
    <w:sdt>
      <w:sdtPr>
        <w:id w:val="1745888932"/>
        <w:tag w:val="goog_rdk_4574"/>
      </w:sdtPr>
      <w:sdtContent>
        <w:p w:rsidR="00000000" w:rsidDel="00000000" w:rsidP="00000000" w:rsidRDefault="00000000" w:rsidRPr="00000000" w14:paraId="000004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6670683"/>
              <w:tag w:val="goog_rdk_4571"/>
            </w:sdtPr>
            <w:sdtContent>
              <w:ins w:author="Rossi Rossi" w:id="102" w:date="2026-09-22T06:56:59Z">
                <w:sdt>
                  <w:sdtPr>
                    <w:id w:val="11004718"/>
                    <w:tag w:val="goog_rdk_4572"/>
                  </w:sdtPr>
                  <w:sdtContent>
                    <w:del w:author="Nivesh" w:id="19" w:date="2026-09-25T10:03:37Z"/>
                  </w:sdtContent>
                </w:sdt>
              </w:ins>
              <w:sdt>
                <w:sdtPr>
                  <w:id w:val="-1778024980"/>
                  <w:tag w:val="goog_rdk_45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0268991"/>
        <w:tag w:val="goog_rdk_4578"/>
      </w:sdtPr>
      <w:sdtContent>
        <w:p w:rsidR="00000000" w:rsidDel="00000000" w:rsidP="00000000" w:rsidRDefault="00000000" w:rsidRPr="00000000" w14:paraId="000004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4160204"/>
              <w:tag w:val="goog_rdk_4575"/>
            </w:sdtPr>
            <w:sdtContent>
              <w:ins w:author="Rossi Rossi" w:id="102" w:date="2026-09-22T06:56:59Z">
                <w:sdt>
                  <w:sdtPr>
                    <w:id w:val="1516891364"/>
                    <w:tag w:val="goog_rdk_4576"/>
                  </w:sdtPr>
                  <w:sdtContent>
                    <w:del w:author="Nivesh" w:id="19" w:date="2026-09-25T10:03:37Z"/>
                  </w:sdtContent>
                </w:sdt>
              </w:ins>
              <w:sdt>
                <w:sdtPr>
                  <w:id w:val="1419954085"/>
                  <w:tag w:val="goog_rdk_45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02" w:date="2026-09-22T06:56:59Z">
                <w:del w:author="Nivesh" w:id="19" w:date="2026-09-25T10:03:37Z"/>
              </w:ins>
            </w:sdtContent>
          </w:sdt>
        </w:p>
      </w:sdtContent>
    </w:sdt>
    <w:sdt>
      <w:sdtPr>
        <w:id w:val="1114200023"/>
        <w:tag w:val="goog_rdk_4582"/>
      </w:sdtPr>
      <w:sdtContent>
        <w:p w:rsidR="00000000" w:rsidDel="00000000" w:rsidP="00000000" w:rsidRDefault="00000000" w:rsidRPr="00000000" w14:paraId="000004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9796446"/>
              <w:tag w:val="goog_rdk_4579"/>
            </w:sdtPr>
            <w:sdtContent>
              <w:ins w:author="Rossi Rossi" w:id="102" w:date="2026-09-22T06:56:59Z">
                <w:sdt>
                  <w:sdtPr>
                    <w:id w:val="-608085948"/>
                    <w:tag w:val="goog_rdk_4580"/>
                  </w:sdtPr>
                  <w:sdtContent>
                    <w:del w:author="Nivesh" w:id="19" w:date="2026-09-25T10:03:37Z"/>
                  </w:sdtContent>
                </w:sdt>
              </w:ins>
              <w:sdt>
                <w:sdtPr>
                  <w:id w:val="-1898005300"/>
                  <w:tag w:val="goog_rdk_45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02" w:date="2026-09-22T06:56:59Z">
                <w:del w:author="Nivesh" w:id="19" w:date="2026-09-25T10:03:37Z"/>
              </w:ins>
            </w:sdtContent>
          </w:sdt>
        </w:p>
      </w:sdtContent>
    </w:sdt>
    <w:sdt>
      <w:sdtPr>
        <w:id w:val="1149458336"/>
        <w:tag w:val="goog_rdk_4586"/>
      </w:sdtPr>
      <w:sdtContent>
        <w:p w:rsidR="00000000" w:rsidDel="00000000" w:rsidP="00000000" w:rsidRDefault="00000000" w:rsidRPr="00000000" w14:paraId="000004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1747852"/>
              <w:tag w:val="goog_rdk_4583"/>
            </w:sdtPr>
            <w:sdtContent>
              <w:ins w:author="Rossi Rossi" w:id="102" w:date="2026-09-22T06:56:59Z">
                <w:sdt>
                  <w:sdtPr>
                    <w:id w:val="76085060"/>
                    <w:tag w:val="goog_rdk_4584"/>
                  </w:sdtPr>
                  <w:sdtContent>
                    <w:del w:author="Nivesh" w:id="19" w:date="2026-09-25T10:03:37Z"/>
                  </w:sdtContent>
                </w:sdt>
              </w:ins>
              <w:sdt>
                <w:sdtPr>
                  <w:id w:val="1955881738"/>
                  <w:tag w:val="goog_rdk_45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02" w:date="2026-09-22T06:56:59Z">
                <w:del w:author="Nivesh" w:id="19" w:date="2026-09-25T10:03:37Z"/>
              </w:ins>
            </w:sdtContent>
          </w:sdt>
        </w:p>
      </w:sdtContent>
    </w:sdt>
    <w:sdt>
      <w:sdtPr>
        <w:id w:val="266016495"/>
        <w:tag w:val="goog_rdk_4590"/>
      </w:sdtPr>
      <w:sdtContent>
        <w:p w:rsidR="00000000" w:rsidDel="00000000" w:rsidP="00000000" w:rsidRDefault="00000000" w:rsidRPr="00000000" w14:paraId="000004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3535983"/>
              <w:tag w:val="goog_rdk_4587"/>
            </w:sdtPr>
            <w:sdtContent>
              <w:ins w:author="Rossi Rossi" w:id="102" w:date="2026-09-22T06:56:59Z">
                <w:sdt>
                  <w:sdtPr>
                    <w:id w:val="1832776711"/>
                    <w:tag w:val="goog_rdk_4588"/>
                  </w:sdtPr>
                  <w:sdtContent>
                    <w:del w:author="Nivesh" w:id="19" w:date="2026-09-25T10:03:37Z"/>
                  </w:sdtContent>
                </w:sdt>
              </w:ins>
              <w:sdt>
                <w:sdtPr>
                  <w:id w:val="196622784"/>
                  <w:tag w:val="goog_rdk_45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continue.</w:delText>
                      </w:r>
                    </w:del>
                  </w:ins>
                </w:sdtContent>
              </w:sdt>
              <w:ins w:author="Rossi Rossi" w:id="102" w:date="2026-09-22T06:56:59Z">
                <w:del w:author="Nivesh" w:id="19" w:date="2026-09-25T10:03:37Z"/>
              </w:ins>
            </w:sdtContent>
          </w:sdt>
        </w:p>
      </w:sdtContent>
    </w:sdt>
    <w:sdt>
      <w:sdtPr>
        <w:id w:val="-1532255323"/>
        <w:tag w:val="goog_rdk_4594"/>
      </w:sdtPr>
      <w:sdtContent>
        <w:p w:rsidR="00000000" w:rsidDel="00000000" w:rsidP="00000000" w:rsidRDefault="00000000" w:rsidRPr="00000000" w14:paraId="0000040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38297954"/>
              <w:tag w:val="goog_rdk_4591"/>
            </w:sdtPr>
            <w:sdtContent>
              <w:ins w:author="Rossi Rossi" w:id="102" w:date="2026-09-22T06:56:59Z">
                <w:sdt>
                  <w:sdtPr>
                    <w:id w:val="363455300"/>
                    <w:tag w:val="goog_rdk_4592"/>
                  </w:sdtPr>
                  <w:sdtContent>
                    <w:del w:author="Nivesh" w:id="19" w:date="2026-09-25T10:03:37Z"/>
                  </w:sdtContent>
                </w:sdt>
              </w:ins>
              <w:sdt>
                <w:sdtPr>
                  <w:id w:val="1257482480"/>
                  <w:tag w:val="goog_rdk_45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37670841"/>
        <w:tag w:val="goog_rdk_4598"/>
      </w:sdtPr>
      <w:sdtContent>
        <w:p w:rsidR="00000000" w:rsidDel="00000000" w:rsidP="00000000" w:rsidRDefault="00000000" w:rsidRPr="00000000" w14:paraId="000004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1083868"/>
              <w:tag w:val="goog_rdk_4595"/>
            </w:sdtPr>
            <w:sdtContent>
              <w:ins w:author="Rossi Rossi" w:id="102" w:date="2026-09-22T06:56:59Z">
                <w:sdt>
                  <w:sdtPr>
                    <w:id w:val="-953594413"/>
                    <w:tag w:val="goog_rdk_4596"/>
                  </w:sdtPr>
                  <w:sdtContent>
                    <w:del w:author="Nivesh" w:id="19" w:date="2026-09-25T10:03:37Z"/>
                  </w:sdtContent>
                </w:sdt>
              </w:ins>
              <w:sdt>
                <w:sdtPr>
                  <w:id w:val="-729943018"/>
                  <w:tag w:val="goog_rdk_45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Migrate to an auth key</w:delText>
                      </w:r>
                    </w:del>
                  </w:ins>
                </w:sdtContent>
              </w:sdt>
              <w:ins w:author="Rossi Rossi" w:id="102" w:date="2026-09-22T06:56:59Z">
                <w:del w:author="Nivesh" w:id="19" w:date="2026-09-25T10:03:37Z"/>
              </w:ins>
            </w:sdtContent>
          </w:sdt>
        </w:p>
      </w:sdtContent>
    </w:sdt>
    <w:sdt>
      <w:sdtPr>
        <w:id w:val="1844719783"/>
        <w:tag w:val="goog_rdk_4602"/>
      </w:sdtPr>
      <w:sdtContent>
        <w:p w:rsidR="00000000" w:rsidDel="00000000" w:rsidP="00000000" w:rsidRDefault="00000000" w:rsidRPr="00000000" w14:paraId="000004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8990353"/>
              <w:tag w:val="goog_rdk_4599"/>
            </w:sdtPr>
            <w:sdtContent>
              <w:ins w:author="Rossi Rossi" w:id="102" w:date="2026-09-22T06:56:59Z">
                <w:sdt>
                  <w:sdtPr>
                    <w:id w:val="-1494550021"/>
                    <w:tag w:val="goog_rdk_4600"/>
                  </w:sdtPr>
                  <w:sdtContent>
                    <w:del w:author="Nivesh" w:id="19" w:date="2026-09-25T10:03:37Z"/>
                  </w:sdtContent>
                </w:sdt>
              </w:ins>
              <w:sdt>
                <w:sdtPr>
                  <w:id w:val="224348765"/>
                  <w:tag w:val="goog_rdk_46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55475586"/>
        <w:tag w:val="goog_rdk_4606"/>
      </w:sdtPr>
      <w:sdtContent>
        <w:p w:rsidR="00000000" w:rsidDel="00000000" w:rsidP="00000000" w:rsidRDefault="00000000" w:rsidRPr="00000000" w14:paraId="000004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4029957"/>
              <w:tag w:val="goog_rdk_4603"/>
            </w:sdtPr>
            <w:sdtContent>
              <w:ins w:author="Rossi Rossi" w:id="102" w:date="2026-09-22T06:56:59Z">
                <w:sdt>
                  <w:sdtPr>
                    <w:id w:val="1989110461"/>
                    <w:tag w:val="goog_rdk_4604"/>
                  </w:sdtPr>
                  <w:sdtContent>
                    <w:del w:author="Nivesh" w:id="19" w:date="2026-09-25T10:03:37Z"/>
                  </w:sdtContent>
                </w:sdt>
              </w:ins>
              <w:sdt>
                <w:sdtPr>
                  <w:id w:val="-194522028"/>
                  <w:tag w:val="goog_rdk_46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02" w:date="2026-09-22T06:56:59Z">
                <w:del w:author="Nivesh" w:id="19" w:date="2026-09-25T10:03:37Z"/>
              </w:ins>
            </w:sdtContent>
          </w:sdt>
        </w:p>
      </w:sdtContent>
    </w:sdt>
    <w:sdt>
      <w:sdtPr>
        <w:id w:val="542147441"/>
        <w:tag w:val="goog_rdk_4610"/>
      </w:sdtPr>
      <w:sdtContent>
        <w:p w:rsidR="00000000" w:rsidDel="00000000" w:rsidP="00000000" w:rsidRDefault="00000000" w:rsidRPr="00000000" w14:paraId="000004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6310443"/>
              <w:tag w:val="goog_rdk_4607"/>
            </w:sdtPr>
            <w:sdtContent>
              <w:ins w:author="Rossi Rossi" w:id="102" w:date="2026-09-22T06:56:59Z">
                <w:sdt>
                  <w:sdtPr>
                    <w:id w:val="-373860313"/>
                    <w:tag w:val="goog_rdk_4608"/>
                  </w:sdtPr>
                  <w:sdtContent>
                    <w:del w:author="Nivesh" w:id="19" w:date="2026-09-25T10:03:37Z"/>
                  </w:sdtContent>
                </w:sdt>
              </w:ins>
              <w:sdt>
                <w:sdtPr>
                  <w:id w:val="-591538590"/>
                  <w:tag w:val="goog_rdk_46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042451"/>
        <w:tag w:val="goog_rdk_4614"/>
      </w:sdtPr>
      <w:sdtContent>
        <w:p w:rsidR="00000000" w:rsidDel="00000000" w:rsidP="00000000" w:rsidRDefault="00000000" w:rsidRPr="00000000" w14:paraId="000004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3022714"/>
              <w:tag w:val="goog_rdk_4611"/>
            </w:sdtPr>
            <w:sdtContent>
              <w:ins w:author="Rossi Rossi" w:id="102" w:date="2026-09-22T06:56:59Z">
                <w:sdt>
                  <w:sdtPr>
                    <w:id w:val="-896330344"/>
                    <w:tag w:val="goog_rdk_4612"/>
                  </w:sdtPr>
                  <w:sdtContent>
                    <w:del w:author="Nivesh" w:id="19" w:date="2026-09-25T10:03:37Z"/>
                  </w:sdtContent>
                </w:sdt>
              </w:ins>
              <w:sdt>
                <w:sdtPr>
                  <w:id w:val="-1858385910"/>
                  <w:tag w:val="goog_rdk_46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02" w:date="2026-09-22T06:56:59Z">
                <w:del w:author="Nivesh" w:id="19" w:date="2026-09-25T10:03:37Z"/>
              </w:ins>
            </w:sdtContent>
          </w:sdt>
        </w:p>
      </w:sdtContent>
    </w:sdt>
    <w:sdt>
      <w:sdtPr>
        <w:id w:val="-2137464900"/>
        <w:tag w:val="goog_rdk_4618"/>
      </w:sdtPr>
      <w:sdtContent>
        <w:p w:rsidR="00000000" w:rsidDel="00000000" w:rsidP="00000000" w:rsidRDefault="00000000" w:rsidRPr="00000000" w14:paraId="000004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4468281"/>
              <w:tag w:val="goog_rdk_4615"/>
            </w:sdtPr>
            <w:sdtContent>
              <w:ins w:author="Rossi Rossi" w:id="102" w:date="2026-09-22T06:56:59Z">
                <w:sdt>
                  <w:sdtPr>
                    <w:id w:val="1201940173"/>
                    <w:tag w:val="goog_rdk_4616"/>
                  </w:sdtPr>
                  <w:sdtContent>
                    <w:del w:author="Nivesh" w:id="19" w:date="2026-09-25T10:03:37Z"/>
                  </w:sdtContent>
                </w:sdt>
              </w:ins>
              <w:sdt>
                <w:sdtPr>
                  <w:id w:val="1260682044"/>
                  <w:tag w:val="goog_rdk_46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02" w:date="2026-09-22T06:56:59Z">
                <w:del w:author="Nivesh" w:id="19" w:date="2026-09-25T10:03:37Z"/>
              </w:ins>
            </w:sdtContent>
          </w:sdt>
        </w:p>
      </w:sdtContent>
    </w:sdt>
    <w:sdt>
      <w:sdtPr>
        <w:id w:val="1339459139"/>
        <w:tag w:val="goog_rdk_4622"/>
      </w:sdtPr>
      <w:sdtContent>
        <w:p w:rsidR="00000000" w:rsidDel="00000000" w:rsidP="00000000" w:rsidRDefault="00000000" w:rsidRPr="00000000" w14:paraId="000004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7013738"/>
              <w:tag w:val="goog_rdk_4619"/>
            </w:sdtPr>
            <w:sdtContent>
              <w:ins w:author="Rossi Rossi" w:id="102" w:date="2026-09-22T06:56:59Z">
                <w:sdt>
                  <w:sdtPr>
                    <w:id w:val="-824345003"/>
                    <w:tag w:val="goog_rdk_4620"/>
                  </w:sdtPr>
                  <w:sdtContent>
                    <w:del w:author="Nivesh" w:id="19" w:date="2026-09-25T10:03:37Z"/>
                  </w:sdtContent>
                </w:sdt>
              </w:ins>
              <w:sdt>
                <w:sdtPr>
                  <w:id w:val="-816927661"/>
                  <w:tag w:val="goog_rdk_46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02" w:date="2026-09-22T06:56:59Z">
                <w:del w:author="Nivesh" w:id="19" w:date="2026-09-25T10:03:37Z"/>
              </w:ins>
            </w:sdtContent>
          </w:sdt>
        </w:p>
      </w:sdtContent>
    </w:sdt>
    <w:sdt>
      <w:sdtPr>
        <w:id w:val="1356414232"/>
        <w:tag w:val="goog_rdk_4626"/>
      </w:sdtPr>
      <w:sdtContent>
        <w:p w:rsidR="00000000" w:rsidDel="00000000" w:rsidP="00000000" w:rsidRDefault="00000000" w:rsidRPr="00000000" w14:paraId="000004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1603647"/>
              <w:tag w:val="goog_rdk_4623"/>
            </w:sdtPr>
            <w:sdtContent>
              <w:ins w:author="Rossi Rossi" w:id="102" w:date="2026-09-22T06:56:59Z">
                <w:sdt>
                  <w:sdtPr>
                    <w:id w:val="-412737340"/>
                    <w:tag w:val="goog_rdk_4624"/>
                  </w:sdtPr>
                  <w:sdtContent>
                    <w:del w:author="Nivesh" w:id="19" w:date="2026-09-25T10:03:37Z"/>
                  </w:sdtContent>
                </w:sdt>
              </w:ins>
              <w:sdt>
                <w:sdtPr>
                  <w:id w:val="1272355791"/>
                  <w:tag w:val="goog_rdk_46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Copy the new auth API key.</w:delText>
                      </w:r>
                    </w:del>
                  </w:ins>
                </w:sdtContent>
              </w:sdt>
              <w:ins w:author="Rossi Rossi" w:id="102" w:date="2026-09-22T06:56:59Z">
                <w:del w:author="Nivesh" w:id="19" w:date="2026-09-25T10:03:37Z"/>
              </w:ins>
            </w:sdtContent>
          </w:sdt>
        </w:p>
      </w:sdtContent>
    </w:sdt>
    <w:sdt>
      <w:sdtPr>
        <w:id w:val="622054419"/>
        <w:tag w:val="goog_rdk_4630"/>
      </w:sdtPr>
      <w:sdtContent>
        <w:p w:rsidR="00000000" w:rsidDel="00000000" w:rsidP="00000000" w:rsidRDefault="00000000" w:rsidRPr="00000000" w14:paraId="000004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1038012"/>
              <w:tag w:val="goog_rdk_4627"/>
            </w:sdtPr>
            <w:sdtContent>
              <w:ins w:author="Rossi Rossi" w:id="102" w:date="2026-09-22T06:56:59Z">
                <w:sdt>
                  <w:sdtPr>
                    <w:id w:val="-524998384"/>
                    <w:tag w:val="goog_rdk_4628"/>
                  </w:sdtPr>
                  <w:sdtContent>
                    <w:del w:author="Nivesh" w:id="19" w:date="2026-09-25T10:03:37Z"/>
                  </w:sdtContent>
                </w:sdt>
              </w:ins>
              <w:sdt>
                <w:sdtPr>
                  <w:id w:val="-1387492842"/>
                  <w:tag w:val="goog_rdk_46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02" w:date="2026-09-22T06:56:59Z">
                <w:del w:author="Nivesh" w:id="19" w:date="2026-09-25T10:03:37Z"/>
              </w:ins>
            </w:sdtContent>
          </w:sdt>
        </w:p>
      </w:sdtContent>
    </w:sdt>
    <w:sdt>
      <w:sdtPr>
        <w:id w:val="-266301179"/>
        <w:tag w:val="goog_rdk_4634"/>
      </w:sdtPr>
      <w:sdtContent>
        <w:p w:rsidR="00000000" w:rsidDel="00000000" w:rsidP="00000000" w:rsidRDefault="00000000" w:rsidRPr="00000000" w14:paraId="000004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9230241"/>
              <w:tag w:val="goog_rdk_4631"/>
            </w:sdtPr>
            <w:sdtContent>
              <w:ins w:author="Rossi Rossi" w:id="102" w:date="2026-09-22T06:56:59Z">
                <w:sdt>
                  <w:sdtPr>
                    <w:id w:val="1020095291"/>
                    <w:tag w:val="goog_rdk_4632"/>
                  </w:sdtPr>
                  <w:sdtContent>
                    <w:del w:author="Nivesh" w:id="19" w:date="2026-09-25T10:03:37Z"/>
                  </w:sdtContent>
                </w:sdt>
              </w:ins>
              <w:sdt>
                <w:sdtPr>
                  <w:id w:val="-402902402"/>
                  <w:tag w:val="goog_rdk_46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02" w:date="2026-09-22T06:56:59Z">
                <w:del w:author="Nivesh" w:id="19" w:date="2026-09-25T10:03:37Z"/>
              </w:ins>
            </w:sdtContent>
          </w:sdt>
        </w:p>
      </w:sdtContent>
    </w:sdt>
    <w:sdt>
      <w:sdtPr>
        <w:id w:val="564658145"/>
        <w:tag w:val="goog_rdk_4638"/>
      </w:sdtPr>
      <w:sdtContent>
        <w:p w:rsidR="00000000" w:rsidDel="00000000" w:rsidP="00000000" w:rsidRDefault="00000000" w:rsidRPr="00000000" w14:paraId="000004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4625961"/>
              <w:tag w:val="goog_rdk_4635"/>
            </w:sdtPr>
            <w:sdtContent>
              <w:ins w:author="Rossi Rossi" w:id="102" w:date="2026-09-22T06:56:59Z">
                <w:sdt>
                  <w:sdtPr>
                    <w:id w:val="21638665"/>
                    <w:tag w:val="goog_rdk_4636"/>
                  </w:sdtPr>
                  <w:sdtContent>
                    <w:del w:author="Nivesh" w:id="19" w:date="2026-09-25T10:03:37Z"/>
                  </w:sdtContent>
                </w:sdt>
              </w:ins>
              <w:sdt>
                <w:sdtPr>
                  <w:id w:val="-1879793312"/>
                  <w:tag w:val="goog_rdk_46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02" w:date="2026-09-22T06:56:59Z">
                <w:del w:author="Nivesh" w:id="19" w:date="2026-09-25T10:03:37Z"/>
              </w:ins>
            </w:sdtContent>
          </w:sdt>
        </w:p>
      </w:sdtContent>
    </w:sdt>
    <w:sdt>
      <w:sdtPr>
        <w:id w:val="381576360"/>
        <w:tag w:val="goog_rdk_4642"/>
      </w:sdtPr>
      <w:sdtContent>
        <w:p w:rsidR="00000000" w:rsidDel="00000000" w:rsidP="00000000" w:rsidRDefault="00000000" w:rsidRPr="00000000" w14:paraId="000004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693025"/>
              <w:tag w:val="goog_rdk_4639"/>
            </w:sdtPr>
            <w:sdtContent>
              <w:ins w:author="Rossi Rossi" w:id="102" w:date="2026-09-22T06:56:59Z">
                <w:sdt>
                  <w:sdtPr>
                    <w:id w:val="-1594507998"/>
                    <w:tag w:val="goog_rdk_4640"/>
                  </w:sdtPr>
                  <w:sdtContent>
                    <w:del w:author="Nivesh" w:id="19" w:date="2026-09-25T10:03:37Z"/>
                  </w:sdtContent>
                </w:sdt>
              </w:ins>
              <w:sdt>
                <w:sdtPr>
                  <w:id w:val="1542259596"/>
                  <w:tag w:val="goog_rdk_46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87920877"/>
        <w:tag w:val="goog_rdk_4646"/>
      </w:sdtPr>
      <w:sdtContent>
        <w:p w:rsidR="00000000" w:rsidDel="00000000" w:rsidP="00000000" w:rsidRDefault="00000000" w:rsidRPr="00000000" w14:paraId="000004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5013187"/>
              <w:tag w:val="goog_rdk_4643"/>
            </w:sdtPr>
            <w:sdtContent>
              <w:ins w:author="Rossi Rossi" w:id="102" w:date="2026-09-22T06:56:59Z">
                <w:sdt>
                  <w:sdtPr>
                    <w:id w:val="-1157248759"/>
                    <w:tag w:val="goog_rdk_4644"/>
                  </w:sdtPr>
                  <w:sdtContent>
                    <w:del w:author="Nivesh" w:id="19" w:date="2026-09-25T10:03:37Z"/>
                  </w:sdtContent>
                </w:sdt>
              </w:ins>
              <w:sdt>
                <w:sdtPr>
                  <w:id w:val="995673328"/>
                  <w:tag w:val="goog_rdk_46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618873617"/>
        <w:tag w:val="goog_rdk_4650"/>
      </w:sdtPr>
      <w:sdtContent>
        <w:p w:rsidR="00000000" w:rsidDel="00000000" w:rsidP="00000000" w:rsidRDefault="00000000" w:rsidRPr="00000000" w14:paraId="0000041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7811617"/>
              <w:tag w:val="goog_rdk_4647"/>
            </w:sdtPr>
            <w:sdtContent>
              <w:ins w:author="Rossi Rossi" w:id="102" w:date="2026-09-22T06:56:59Z">
                <w:sdt>
                  <w:sdtPr>
                    <w:id w:val="1058592485"/>
                    <w:tag w:val="goog_rdk_4648"/>
                  </w:sdtPr>
                  <w:sdtContent>
                    <w:del w:author="Nivesh" w:id="19" w:date="2026-09-25T10:03:37Z"/>
                  </w:sdtContent>
                </w:sdt>
              </w:ins>
              <w:sdt>
                <w:sdtPr>
                  <w:id w:val="1110352472"/>
                  <w:tag w:val="goog_rdk_46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02" w:date="2026-09-22T06:56:59Z">
                <w:del w:author="Nivesh" w:id="19" w:date="2026-09-25T10:03:37Z"/>
              </w:ins>
            </w:sdtContent>
          </w:sdt>
        </w:p>
      </w:sdtContent>
    </w:sdt>
    <w:sdt>
      <w:sdtPr>
        <w:id w:val="1960706922"/>
        <w:tag w:val="goog_rdk_4654"/>
      </w:sdtPr>
      <w:sdtContent>
        <w:p w:rsidR="00000000" w:rsidDel="00000000" w:rsidP="00000000" w:rsidRDefault="00000000" w:rsidRPr="00000000" w14:paraId="0000041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6529745"/>
              <w:tag w:val="goog_rdk_4651"/>
            </w:sdtPr>
            <w:sdtContent>
              <w:ins w:author="Rossi Rossi" w:id="102" w:date="2026-09-22T06:56:59Z">
                <w:sdt>
                  <w:sdtPr>
                    <w:id w:val="-1695860668"/>
                    <w:tag w:val="goog_rdk_4652"/>
                  </w:sdtPr>
                  <w:sdtContent>
                    <w:del w:author="Nivesh" w:id="19" w:date="2026-09-25T10:03:37Z"/>
                  </w:sdtContent>
                </w:sdt>
              </w:ins>
              <w:sdt>
                <w:sdtPr>
                  <w:id w:val="877888713"/>
                  <w:tag w:val="goog_rdk_46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46976500"/>
        <w:tag w:val="goog_rdk_4658"/>
      </w:sdtPr>
      <w:sdtContent>
        <w:p w:rsidR="00000000" w:rsidDel="00000000" w:rsidP="00000000" w:rsidRDefault="00000000" w:rsidRPr="00000000" w14:paraId="0000041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8549801"/>
              <w:tag w:val="goog_rdk_4655"/>
            </w:sdtPr>
            <w:sdtContent>
              <w:ins w:author="Rossi Rossi" w:id="102" w:date="2026-09-22T06:56:59Z">
                <w:sdt>
                  <w:sdtPr>
                    <w:id w:val="-374257356"/>
                    <w:tag w:val="goog_rdk_4656"/>
                  </w:sdtPr>
                  <w:sdtContent>
                    <w:del w:author="Nivesh" w:id="19" w:date="2026-09-25T10:03:37Z"/>
                  </w:sdtContent>
                </w:sdt>
              </w:ins>
              <w:sdt>
                <w:sdtPr>
                  <w:id w:val="713245749"/>
                  <w:tag w:val="goog_rdk_46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Limitations</w:delText>
                      </w:r>
                    </w:del>
                  </w:ins>
                </w:sdtContent>
              </w:sdt>
              <w:ins w:author="Rossi Rossi" w:id="102" w:date="2026-09-22T06:56:59Z">
                <w:del w:author="Nivesh" w:id="19" w:date="2026-09-25T10:03:37Z"/>
              </w:ins>
            </w:sdtContent>
          </w:sdt>
        </w:p>
      </w:sdtContent>
    </w:sdt>
    <w:sdt>
      <w:sdtPr>
        <w:id w:val="1269607718"/>
        <w:tag w:val="goog_rdk_4662"/>
      </w:sdtPr>
      <w:sdtContent>
        <w:p w:rsidR="00000000" w:rsidDel="00000000" w:rsidP="00000000" w:rsidRDefault="00000000" w:rsidRPr="00000000" w14:paraId="0000041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9079268"/>
              <w:tag w:val="goog_rdk_4659"/>
            </w:sdtPr>
            <w:sdtContent>
              <w:ins w:author="Rossi Rossi" w:id="102" w:date="2026-09-22T06:56:59Z">
                <w:sdt>
                  <w:sdtPr>
                    <w:id w:val="-497554131"/>
                    <w:tag w:val="goog_rdk_4660"/>
                  </w:sdtPr>
                  <w:sdtContent>
                    <w:del w:author="Nivesh" w:id="19" w:date="2026-09-25T10:03:37Z"/>
                  </w:sdtContent>
                </w:sdt>
              </w:ins>
              <w:sdt>
                <w:sdtPr>
                  <w:id w:val="-97080327"/>
                  <w:tag w:val="goog_rdk_46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30575182"/>
        <w:tag w:val="goog_rdk_4666"/>
      </w:sdtPr>
      <w:sdtContent>
        <w:p w:rsidR="00000000" w:rsidDel="00000000" w:rsidP="00000000" w:rsidRDefault="00000000" w:rsidRPr="00000000" w14:paraId="0000041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9093974"/>
              <w:tag w:val="goog_rdk_4663"/>
            </w:sdtPr>
            <w:sdtContent>
              <w:ins w:author="Rossi Rossi" w:id="102" w:date="2026-09-22T06:56:59Z">
                <w:sdt>
                  <w:sdtPr>
                    <w:id w:val="-1428452085"/>
                    <w:tag w:val="goog_rdk_4664"/>
                  </w:sdtPr>
                  <w:sdtContent>
                    <w:del w:author="Nivesh" w:id="19" w:date="2026-09-25T10:03:37Z"/>
                  </w:sdtContent>
                </w:sdt>
              </w:ins>
              <w:sdt>
                <w:sdtPr>
                  <w:id w:val="1822909162"/>
                  <w:tag w:val="goog_rdk_46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02" w:date="2026-09-22T06:56:59Z">
                <w:del w:author="Nivesh" w:id="19" w:date="2026-09-25T10:03:37Z"/>
              </w:ins>
            </w:sdtContent>
          </w:sdt>
        </w:p>
      </w:sdtContent>
    </w:sdt>
    <w:sdt>
      <w:sdtPr>
        <w:id w:val="2113963994"/>
        <w:tag w:val="goog_rdk_4670"/>
      </w:sdtPr>
      <w:sdtContent>
        <w:p w:rsidR="00000000" w:rsidDel="00000000" w:rsidP="00000000" w:rsidRDefault="00000000" w:rsidRPr="00000000" w14:paraId="0000042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8086422"/>
              <w:tag w:val="goog_rdk_4667"/>
            </w:sdtPr>
            <w:sdtContent>
              <w:ins w:author="Rossi Rossi" w:id="102" w:date="2026-09-22T06:56:59Z">
                <w:sdt>
                  <w:sdtPr>
                    <w:id w:val="816908957"/>
                    <w:tag w:val="goog_rdk_4668"/>
                  </w:sdtPr>
                  <w:sdtContent>
                    <w:del w:author="Nivesh" w:id="19" w:date="2026-09-25T10:03:37Z"/>
                  </w:sdtContent>
                </w:sdt>
              </w:ins>
              <w:sdt>
                <w:sdtPr>
                  <w:id w:val="904890663"/>
                  <w:tag w:val="goog_rdk_46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77807032"/>
        <w:tag w:val="goog_rdk_4674"/>
      </w:sdtPr>
      <w:sdtContent>
        <w:p w:rsidR="00000000" w:rsidDel="00000000" w:rsidP="00000000" w:rsidRDefault="00000000" w:rsidRPr="00000000" w14:paraId="0000042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1195931"/>
              <w:tag w:val="goog_rdk_4671"/>
            </w:sdtPr>
            <w:sdtContent>
              <w:ins w:author="Rossi Rossi" w:id="102" w:date="2026-09-22T06:56:59Z">
                <w:sdt>
                  <w:sdtPr>
                    <w:id w:val="438528859"/>
                    <w:tag w:val="goog_rdk_4672"/>
                  </w:sdtPr>
                  <w:sdtContent>
                    <w:del w:author="Nivesh" w:id="19" w:date="2026-09-25T10:03:37Z"/>
                  </w:sdtContent>
                </w:sdt>
              </w:ins>
              <w:sdt>
                <w:sdtPr>
                  <w:id w:val="798765514"/>
                  <w:tag w:val="goog_rdk_46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02" w:date="2026-09-22T06:56:59Z">
                <w:del w:author="Nivesh" w:id="19" w:date="2026-09-25T10:03:37Z"/>
              </w:ins>
            </w:sdtContent>
          </w:sdt>
        </w:p>
      </w:sdtContent>
    </w:sdt>
    <w:sdt>
      <w:sdtPr>
        <w:id w:val="121733091"/>
        <w:tag w:val="goog_rdk_4678"/>
      </w:sdtPr>
      <w:sdtContent>
        <w:p w:rsidR="00000000" w:rsidDel="00000000" w:rsidP="00000000" w:rsidRDefault="00000000" w:rsidRPr="00000000" w14:paraId="0000042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6420034"/>
              <w:tag w:val="goog_rdk_4675"/>
            </w:sdtPr>
            <w:sdtContent>
              <w:ins w:author="Rossi Rossi" w:id="102" w:date="2026-09-22T06:56:59Z">
                <w:sdt>
                  <w:sdtPr>
                    <w:id w:val="2009871607"/>
                    <w:tag w:val="goog_rdk_4676"/>
                  </w:sdtPr>
                  <w:sdtContent>
                    <w:del w:author="Nivesh" w:id="19" w:date="2026-09-25T10:03:37Z"/>
                  </w:sdtContent>
                </w:sdt>
              </w:ins>
              <w:sdt>
                <w:sdtPr>
                  <w:id w:val="-518058935"/>
                  <w:tag w:val="goog_rdk_46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02" w:date="2026-09-22T06:56:59Z">
                <w:del w:author="Nivesh" w:id="19" w:date="2026-09-25T10:03:37Z"/>
              </w:ins>
            </w:sdtContent>
          </w:sdt>
        </w:p>
      </w:sdtContent>
    </w:sdt>
    <w:sdt>
      <w:sdtPr>
        <w:id w:val="-926450766"/>
        <w:tag w:val="goog_rdk_4682"/>
      </w:sdtPr>
      <w:sdtContent>
        <w:p w:rsidR="00000000" w:rsidDel="00000000" w:rsidP="00000000" w:rsidRDefault="00000000" w:rsidRPr="00000000" w14:paraId="0000042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5764466"/>
              <w:tag w:val="goog_rdk_4679"/>
            </w:sdtPr>
            <w:sdtContent>
              <w:ins w:author="Rossi Rossi" w:id="102" w:date="2026-09-22T06:56:59Z">
                <w:sdt>
                  <w:sdtPr>
                    <w:id w:val="-1322535928"/>
                    <w:tag w:val="goog_rdk_4680"/>
                  </w:sdtPr>
                  <w:sdtContent>
                    <w:del w:author="Nivesh" w:id="19" w:date="2026-09-25T10:03:37Z"/>
                  </w:sdtContent>
                </w:sdt>
              </w:ins>
              <w:sdt>
                <w:sdtPr>
                  <w:id w:val="2140987508"/>
                  <w:tag w:val="goog_rdk_46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02" w:date="2026-09-22T06:56:59Z">
                <w:del w:author="Nivesh" w:id="19" w:date="2026-09-25T10:03:37Z"/>
              </w:ins>
            </w:sdtContent>
          </w:sdt>
        </w:p>
      </w:sdtContent>
    </w:sdt>
    <w:sdt>
      <w:sdtPr>
        <w:id w:val="-1744188292"/>
        <w:tag w:val="goog_rdk_4686"/>
      </w:sdtPr>
      <w:sdtContent>
        <w:p w:rsidR="00000000" w:rsidDel="00000000" w:rsidP="00000000" w:rsidRDefault="00000000" w:rsidRPr="00000000" w14:paraId="0000042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97115661"/>
              <w:tag w:val="goog_rdk_4683"/>
            </w:sdtPr>
            <w:sdtContent>
              <w:ins w:author="Rossi Rossi" w:id="102" w:date="2026-09-22T06:56:59Z">
                <w:sdt>
                  <w:sdtPr>
                    <w:id w:val="-1725845148"/>
                    <w:tag w:val="goog_rdk_4684"/>
                  </w:sdtPr>
                  <w:sdtContent>
                    <w:del w:author="Nivesh" w:id="19" w:date="2026-09-25T10:03:37Z"/>
                  </w:sdtContent>
                </w:sdt>
              </w:ins>
              <w:sdt>
                <w:sdtPr>
                  <w:id w:val="-2065452569"/>
                  <w:tag w:val="goog_rdk_46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85334989"/>
        <w:tag w:val="goog_rdk_4690"/>
      </w:sdtPr>
      <w:sdtContent>
        <w:p w:rsidR="00000000" w:rsidDel="00000000" w:rsidP="00000000" w:rsidRDefault="00000000" w:rsidRPr="00000000" w14:paraId="0000042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41035486"/>
              <w:tag w:val="goog_rdk_4687"/>
            </w:sdtPr>
            <w:sdtContent>
              <w:ins w:author="Rossi Rossi" w:id="102" w:date="2026-09-22T06:56:59Z">
                <w:sdt>
                  <w:sdtPr>
                    <w:id w:val="2145273350"/>
                    <w:tag w:val="goog_rdk_4688"/>
                  </w:sdtPr>
                  <w:sdtContent>
                    <w:del w:author="Nivesh" w:id="19" w:date="2026-09-25T10:03:37Z"/>
                  </w:sdtContent>
                </w:sdt>
              </w:ins>
              <w:sdt>
                <w:sdtPr>
                  <w:id w:val="-434328049"/>
                  <w:tag w:val="goog_rdk_46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02" w:date="2026-09-22T06:56:59Z">
                <w:del w:author="Nivesh" w:id="19" w:date="2026-09-25T10:03:37Z"/>
              </w:ins>
            </w:sdtContent>
          </w:sdt>
        </w:p>
      </w:sdtContent>
    </w:sdt>
    <w:sdt>
      <w:sdtPr>
        <w:id w:val="-530722956"/>
        <w:tag w:val="goog_rdk_4694"/>
      </w:sdtPr>
      <w:sdtContent>
        <w:p w:rsidR="00000000" w:rsidDel="00000000" w:rsidP="00000000" w:rsidRDefault="00000000" w:rsidRPr="00000000" w14:paraId="0000042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7842656"/>
              <w:tag w:val="goog_rdk_4691"/>
            </w:sdtPr>
            <w:sdtContent>
              <w:ins w:author="Rossi Rossi" w:id="102" w:date="2026-09-22T06:56:59Z">
                <w:sdt>
                  <w:sdtPr>
                    <w:id w:val="-1927948690"/>
                    <w:tag w:val="goog_rdk_4692"/>
                  </w:sdtPr>
                  <w:sdtContent>
                    <w:del w:author="Nivesh" w:id="19" w:date="2026-09-25T10:03:37Z"/>
                  </w:sdtContent>
                </w:sdt>
              </w:ins>
              <w:sdt>
                <w:sdtPr>
                  <w:id w:val="89341080"/>
                  <w:tag w:val="goog_rdk_46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879054838"/>
        <w:tag w:val="goog_rdk_4698"/>
      </w:sdtPr>
      <w:sdtContent>
        <w:p w:rsidR="00000000" w:rsidDel="00000000" w:rsidP="00000000" w:rsidRDefault="00000000" w:rsidRPr="00000000" w14:paraId="00000427">
          <w:pPr>
            <w:numPr>
              <w:ilvl w:val="1"/>
              <w:numId w:val="2"/>
            </w:numPr>
            <w:ind w:left="502" w:hanging="360"/>
            <w:rPr>
              <w:ins w:author="Rossi Rossi" w:id="102" w:date="2026-09-22T06:56:59Z"/>
              <w:del w:author="Nivesh" w:id="19" w:date="2026-09-25T10:03:37Z"/>
              <w:u w:val="none"/>
              <w:rPrChange w:author="FATHIMA RAIHANA A S" w:id="104" w:date="2026-09-25T17:38:39Z">
                <w:rPr>
                  <w:u w:val="none"/>
                </w:rPr>
              </w:rPrChange>
            </w:rPr>
            <w:pPrChange w:author="FATHIMA RAIHANA A S" w:id="0" w:date="2026-09-25T17:38:39Z">
              <w:pPr>
                <w:numPr>
                  <w:ilvl w:val="1"/>
                  <w:numId w:val="9"/>
                </w:numPr>
                <w:ind w:left="502" w:hanging="360"/>
              </w:pPr>
            </w:pPrChange>
          </w:pPr>
          <w:sdt>
            <w:sdtPr>
              <w:id w:val="-479686759"/>
              <w:tag w:val="goog_rdk_4695"/>
            </w:sdtPr>
            <w:sdtContent>
              <w:ins w:author="Rossi Rossi" w:id="102" w:date="2026-09-22T06:56:59Z">
                <w:sdt>
                  <w:sdtPr>
                    <w:id w:val="-1072536009"/>
                    <w:tag w:val="goog_rdk_4696"/>
                  </w:sdtPr>
                  <w:sdtContent>
                    <w:del w:author="Nivesh" w:id="19" w:date="2026-09-25T10:03:37Z"/>
                  </w:sdtContent>
                </w:sdt>
              </w:ins>
              <w:sdt>
                <w:sdtPr>
                  <w:id w:val="1215024495"/>
                  <w:tag w:val="goog_rdk_46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73849202"/>
        <w:tag w:val="goog_rdk_4702"/>
      </w:sdtPr>
      <w:sdtContent>
        <w:p w:rsidR="00000000" w:rsidDel="00000000" w:rsidP="00000000" w:rsidRDefault="00000000" w:rsidRPr="00000000" w14:paraId="0000042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3265652"/>
              <w:tag w:val="goog_rdk_4699"/>
            </w:sdtPr>
            <w:sdtContent>
              <w:ins w:author="Rossi Rossi" w:id="102" w:date="2026-09-22T06:56:59Z">
                <w:sdt>
                  <w:sdtPr>
                    <w:id w:val="-253245140"/>
                    <w:tag w:val="goog_rdk_4700"/>
                  </w:sdtPr>
                  <w:sdtContent>
                    <w:del w:author="Nivesh" w:id="19" w:date="2026-09-25T10:03:37Z"/>
                  </w:sdtContent>
                </w:sdt>
              </w:ins>
              <w:sdt>
                <w:sdtPr>
                  <w:id w:val="-69057648"/>
                  <w:tag w:val="goog_rdk_47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8004832"/>
        <w:tag w:val="goog_rdk_4706"/>
      </w:sdtPr>
      <w:sdtContent>
        <w:p w:rsidR="00000000" w:rsidDel="00000000" w:rsidP="00000000" w:rsidRDefault="00000000" w:rsidRPr="00000000" w14:paraId="0000042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79578636"/>
              <w:tag w:val="goog_rdk_4703"/>
            </w:sdtPr>
            <w:sdtContent>
              <w:ins w:author="Rossi Rossi" w:id="102" w:date="2026-09-22T06:56:59Z">
                <w:sdt>
                  <w:sdtPr>
                    <w:id w:val="-539531645"/>
                    <w:tag w:val="goog_rdk_4704"/>
                  </w:sdtPr>
                  <w:sdtContent>
                    <w:del w:author="Nivesh" w:id="19" w:date="2026-09-25T10:03:37Z"/>
                  </w:sdtContent>
                </w:sdt>
              </w:ins>
              <w:sdt>
                <w:sdtPr>
                  <w:id w:val="-622782590"/>
                  <w:tag w:val="goog_rdk_47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1784297651"/>
        <w:tag w:val="goog_rdk_4710"/>
      </w:sdtPr>
      <w:sdtContent>
        <w:p w:rsidR="00000000" w:rsidDel="00000000" w:rsidP="00000000" w:rsidRDefault="00000000" w:rsidRPr="00000000" w14:paraId="0000042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4945881"/>
              <w:tag w:val="goog_rdk_4707"/>
            </w:sdtPr>
            <w:sdtContent>
              <w:ins w:author="Rossi Rossi" w:id="102" w:date="2026-09-22T06:56:59Z">
                <w:sdt>
                  <w:sdtPr>
                    <w:id w:val="1259573078"/>
                    <w:tag w:val="goog_rdk_4708"/>
                  </w:sdtPr>
                  <w:sdtContent>
                    <w:del w:author="Nivesh" w:id="19" w:date="2026-09-25T10:03:37Z"/>
                  </w:sdtContent>
                </w:sdt>
              </w:ins>
              <w:sdt>
                <w:sdtPr>
                  <w:id w:val="1748470769"/>
                  <w:tag w:val="goog_rdk_47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1923851491"/>
        <w:tag w:val="goog_rdk_4714"/>
      </w:sdtPr>
      <w:sdtContent>
        <w:p w:rsidR="00000000" w:rsidDel="00000000" w:rsidP="00000000" w:rsidRDefault="00000000" w:rsidRPr="00000000" w14:paraId="000004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80486977"/>
              <w:tag w:val="goog_rdk_4711"/>
            </w:sdtPr>
            <w:sdtContent>
              <w:ins w:author="Rossi Rossi" w:id="102" w:date="2026-09-22T06:56:59Z">
                <w:sdt>
                  <w:sdtPr>
                    <w:id w:val="-1462657141"/>
                    <w:tag w:val="goog_rdk_4712"/>
                  </w:sdtPr>
                  <w:sdtContent>
                    <w:del w:author="Nivesh" w:id="19" w:date="2026-09-25T10:03:37Z"/>
                  </w:sdtContent>
                </w:sdt>
              </w:ins>
              <w:sdt>
                <w:sdtPr>
                  <w:id w:val="-1213820791"/>
                  <w:tag w:val="goog_rdk_47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Rossi Rossi" w:id="102" w:date="2026-09-22T06:56:59Z">
                <w:del w:author="Nivesh" w:id="19" w:date="2026-09-25T10:03:37Z"/>
              </w:ins>
            </w:sdtContent>
          </w:sdt>
        </w:p>
      </w:sdtContent>
    </w:sdt>
    <w:sdt>
      <w:sdtPr>
        <w:id w:val="70685495"/>
        <w:tag w:val="goog_rdk_4718"/>
      </w:sdtPr>
      <w:sdtContent>
        <w:p w:rsidR="00000000" w:rsidDel="00000000" w:rsidP="00000000" w:rsidRDefault="00000000" w:rsidRPr="00000000" w14:paraId="000004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9896046"/>
              <w:tag w:val="goog_rdk_4715"/>
            </w:sdtPr>
            <w:sdtContent>
              <w:ins w:author="Rossi Rossi" w:id="102" w:date="2026-09-22T06:56:59Z">
                <w:sdt>
                  <w:sdtPr>
                    <w:id w:val="1094020319"/>
                    <w:tag w:val="goog_rdk_4716"/>
                  </w:sdtPr>
                  <w:sdtContent>
                    <w:del w:author="Nivesh" w:id="19" w:date="2026-09-25T10:03:37Z"/>
                  </w:sdtContent>
                </w:sdt>
              </w:ins>
              <w:sdt>
                <w:sdtPr>
                  <w:id w:val="2083075258"/>
                  <w:tag w:val="goog_rdk_47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ins>
            </w:sdtContent>
          </w:sdt>
        </w:p>
      </w:sdtContent>
    </w:sdt>
    <w:sdt>
      <w:sdtPr>
        <w:id w:val="-38615776"/>
        <w:tag w:val="goog_rdk_4722"/>
      </w:sdtPr>
      <w:sdtContent>
        <w:p w:rsidR="00000000" w:rsidDel="00000000" w:rsidP="00000000" w:rsidRDefault="00000000" w:rsidRPr="00000000" w14:paraId="000004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52563314"/>
              <w:tag w:val="goog_rdk_4719"/>
            </w:sdtPr>
            <w:sdtContent>
              <w:ins w:author="Rossi Rossi" w:id="102" w:date="2026-09-22T06:56:59Z">
                <w:sdt>
                  <w:sdtPr>
                    <w:id w:val="844608946"/>
                    <w:tag w:val="goog_rdk_4720"/>
                  </w:sdtPr>
                  <w:sdtContent>
                    <w:del w:author="Nivesh" w:id="19" w:date="2026-09-25T10:03:37Z"/>
                  </w:sdtContent>
                </w:sdt>
              </w:ins>
              <w:sdt>
                <w:sdtPr>
                  <w:id w:val="562477598"/>
                  <w:tag w:val="goog_rdk_47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97144156"/>
        <w:tag w:val="goog_rdk_4726"/>
      </w:sdtPr>
      <w:sdtContent>
        <w:p w:rsidR="00000000" w:rsidDel="00000000" w:rsidP="00000000" w:rsidRDefault="00000000" w:rsidRPr="00000000" w14:paraId="000004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8880636"/>
              <w:tag w:val="goog_rdk_4723"/>
            </w:sdtPr>
            <w:sdtContent>
              <w:ins w:author="Rossi Rossi" w:id="102" w:date="2026-09-22T06:56:59Z">
                <w:sdt>
                  <w:sdtPr>
                    <w:id w:val="1572639886"/>
                    <w:tag w:val="goog_rdk_4724"/>
                  </w:sdtPr>
                  <w:sdtContent>
                    <w:del w:author="Nivesh" w:id="19" w:date="2026-09-25T10:03:37Z"/>
                  </w:sdtContent>
                </w:sdt>
              </w:ins>
              <w:sdt>
                <w:sdtPr>
                  <w:id w:val="2095166194"/>
                  <w:tag w:val="goog_rdk_47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58915158"/>
        <w:tag w:val="goog_rdk_4730"/>
      </w:sdtPr>
      <w:sdtContent>
        <w:p w:rsidR="00000000" w:rsidDel="00000000" w:rsidP="00000000" w:rsidRDefault="00000000" w:rsidRPr="00000000" w14:paraId="000004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5544746"/>
              <w:tag w:val="goog_rdk_4727"/>
            </w:sdtPr>
            <w:sdtContent>
              <w:ins w:author="Rossi Rossi" w:id="102" w:date="2026-09-22T06:56:59Z">
                <w:sdt>
                  <w:sdtPr>
                    <w:id w:val="1262366988"/>
                    <w:tag w:val="goog_rdk_4728"/>
                  </w:sdtPr>
                  <w:sdtContent>
                    <w:del w:author="Nivesh" w:id="19" w:date="2026-09-25T10:03:37Z"/>
                  </w:sdtContent>
                </w:sdt>
              </w:ins>
              <w:sdt>
                <w:sdtPr>
                  <w:id w:val="-1403472069"/>
                  <w:tag w:val="goog_rdk_47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426612887"/>
        <w:tag w:val="goog_rdk_4734"/>
      </w:sdtPr>
      <w:sdtContent>
        <w:p w:rsidR="00000000" w:rsidDel="00000000" w:rsidP="00000000" w:rsidRDefault="00000000" w:rsidRPr="00000000" w14:paraId="000004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4177797"/>
              <w:tag w:val="goog_rdk_4731"/>
            </w:sdtPr>
            <w:sdtContent>
              <w:ins w:author="Rossi Rossi" w:id="102" w:date="2026-09-22T06:56:59Z">
                <w:sdt>
                  <w:sdtPr>
                    <w:id w:val="-553965818"/>
                    <w:tag w:val="goog_rdk_4732"/>
                  </w:sdtPr>
                  <w:sdtContent>
                    <w:del w:author="Nivesh" w:id="19" w:date="2026-09-25T10:03:37Z"/>
                  </w:sdtContent>
                </w:sdt>
              </w:ins>
              <w:sdt>
                <w:sdtPr>
                  <w:id w:val="543857786"/>
                  <w:tag w:val="goog_rdk_47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211877777"/>
        <w:tag w:val="goog_rdk_4738"/>
      </w:sdtPr>
      <w:sdtContent>
        <w:p w:rsidR="00000000" w:rsidDel="00000000" w:rsidP="00000000" w:rsidRDefault="00000000" w:rsidRPr="00000000" w14:paraId="000004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26103110"/>
              <w:tag w:val="goog_rdk_4735"/>
            </w:sdtPr>
            <w:sdtContent>
              <w:ins w:author="Rossi Rossi" w:id="102" w:date="2026-09-22T06:56:59Z">
                <w:sdt>
                  <w:sdtPr>
                    <w:id w:val="-8427870"/>
                    <w:tag w:val="goog_rdk_4736"/>
                  </w:sdtPr>
                  <w:sdtContent>
                    <w:del w:author="Nivesh" w:id="19" w:date="2026-09-25T10:03:37Z"/>
                  </w:sdtContent>
                </w:sdt>
              </w:ins>
              <w:sdt>
                <w:sdtPr>
                  <w:id w:val="1844002640"/>
                  <w:tag w:val="goog_rdk_47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96270820"/>
        <w:tag w:val="goog_rdk_4742"/>
      </w:sdtPr>
      <w:sdtContent>
        <w:p w:rsidR="00000000" w:rsidDel="00000000" w:rsidP="00000000" w:rsidRDefault="00000000" w:rsidRPr="00000000" w14:paraId="000004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74878557"/>
              <w:tag w:val="goog_rdk_4739"/>
            </w:sdtPr>
            <w:sdtContent>
              <w:ins w:author="Rossi Rossi" w:id="102" w:date="2026-09-22T06:56:59Z">
                <w:sdt>
                  <w:sdtPr>
                    <w:id w:val="1549894332"/>
                    <w:tag w:val="goog_rdk_4740"/>
                  </w:sdtPr>
                  <w:sdtContent>
                    <w:del w:author="Nivesh" w:id="19" w:date="2026-09-25T10:03:37Z"/>
                  </w:sdtContent>
                </w:sdt>
              </w:ins>
              <w:sdt>
                <w:sdtPr>
                  <w:id w:val="1947943807"/>
                  <w:tag w:val="goog_rdk_47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994095246"/>
        <w:tag w:val="goog_rdk_4746"/>
      </w:sdtPr>
      <w:sdtContent>
        <w:p w:rsidR="00000000" w:rsidDel="00000000" w:rsidP="00000000" w:rsidRDefault="00000000" w:rsidRPr="00000000" w14:paraId="000004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96031709"/>
              <w:tag w:val="goog_rdk_4743"/>
            </w:sdtPr>
            <w:sdtContent>
              <w:ins w:author="Rossi Rossi" w:id="102" w:date="2026-09-22T06:56:59Z">
                <w:sdt>
                  <w:sdtPr>
                    <w:id w:val="-852644409"/>
                    <w:tag w:val="goog_rdk_4744"/>
                  </w:sdtPr>
                  <w:sdtContent>
                    <w:del w:author="Nivesh" w:id="19" w:date="2026-09-25T10:03:37Z"/>
                  </w:sdtContent>
                </w:sdt>
              </w:ins>
              <w:sdt>
                <w:sdtPr>
                  <w:id w:val="-75603265"/>
                  <w:tag w:val="goog_rdk_47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22625166"/>
        <w:tag w:val="goog_rdk_4750"/>
      </w:sdtPr>
      <w:sdtContent>
        <w:p w:rsidR="00000000" w:rsidDel="00000000" w:rsidP="00000000" w:rsidRDefault="00000000" w:rsidRPr="00000000" w14:paraId="000004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5880791"/>
              <w:tag w:val="goog_rdk_4747"/>
            </w:sdtPr>
            <w:sdtContent>
              <w:ins w:author="Rossi Rossi" w:id="102" w:date="2026-09-22T06:56:59Z">
                <w:sdt>
                  <w:sdtPr>
                    <w:id w:val="-638393905"/>
                    <w:tag w:val="goog_rdk_4748"/>
                  </w:sdtPr>
                  <w:sdtContent>
                    <w:del w:author="Nivesh" w:id="19" w:date="2026-09-25T10:03:37Z"/>
                  </w:sdtContent>
                </w:sdt>
              </w:ins>
              <w:sdt>
                <w:sdtPr>
                  <w:id w:val="900277102"/>
                  <w:tag w:val="goog_rdk_47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1290113269"/>
        <w:tag w:val="goog_rdk_4754"/>
      </w:sdtPr>
      <w:sdtContent>
        <w:p w:rsidR="00000000" w:rsidDel="00000000" w:rsidP="00000000" w:rsidRDefault="00000000" w:rsidRPr="00000000" w14:paraId="000004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3143529"/>
              <w:tag w:val="goog_rdk_4751"/>
            </w:sdtPr>
            <w:sdtContent>
              <w:ins w:author="Rossi Rossi" w:id="102" w:date="2026-09-22T06:56:59Z">
                <w:sdt>
                  <w:sdtPr>
                    <w:id w:val="56486176"/>
                    <w:tag w:val="goog_rdk_4752"/>
                  </w:sdtPr>
                  <w:sdtContent>
                    <w:del w:author="Nivesh" w:id="19" w:date="2026-09-25T10:03:37Z"/>
                  </w:sdtContent>
                </w:sdt>
              </w:ins>
              <w:sdt>
                <w:sdtPr>
                  <w:id w:val="1364466974"/>
                  <w:tag w:val="goog_rdk_47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832255561"/>
        <w:tag w:val="goog_rdk_4758"/>
      </w:sdtPr>
      <w:sdtContent>
        <w:p w:rsidR="00000000" w:rsidDel="00000000" w:rsidP="00000000" w:rsidRDefault="00000000" w:rsidRPr="00000000" w14:paraId="000004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2726663"/>
              <w:tag w:val="goog_rdk_4755"/>
            </w:sdtPr>
            <w:sdtContent>
              <w:ins w:author="Rossi Rossi" w:id="102" w:date="2026-09-22T06:56:59Z">
                <w:sdt>
                  <w:sdtPr>
                    <w:id w:val="625036379"/>
                    <w:tag w:val="goog_rdk_4756"/>
                  </w:sdtPr>
                  <w:sdtContent>
                    <w:del w:author="Nivesh" w:id="19" w:date="2026-09-25T10:03:37Z"/>
                  </w:sdtContent>
                </w:sdt>
              </w:ins>
              <w:sdt>
                <w:sdtPr>
                  <w:id w:val="-1646782061"/>
                  <w:tag w:val="goog_rdk_47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1243119548"/>
        <w:tag w:val="goog_rdk_4762"/>
      </w:sdtPr>
      <w:sdtContent>
        <w:p w:rsidR="00000000" w:rsidDel="00000000" w:rsidP="00000000" w:rsidRDefault="00000000" w:rsidRPr="00000000" w14:paraId="000004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0710992"/>
              <w:tag w:val="goog_rdk_4759"/>
            </w:sdtPr>
            <w:sdtContent>
              <w:ins w:author="Rossi Rossi" w:id="102" w:date="2026-09-22T06:56:59Z">
                <w:sdt>
                  <w:sdtPr>
                    <w:id w:val="-1527227171"/>
                    <w:tag w:val="goog_rdk_4760"/>
                  </w:sdtPr>
                  <w:sdtContent>
                    <w:del w:author="Nivesh" w:id="19" w:date="2026-09-25T10:03:37Z"/>
                  </w:sdtContent>
                </w:sdt>
              </w:ins>
              <w:sdt>
                <w:sdtPr>
                  <w:id w:val="-760235491"/>
                  <w:tag w:val="goog_rdk_47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15571488"/>
        <w:tag w:val="goog_rdk_4766"/>
      </w:sdtPr>
      <w:sdtContent>
        <w:p w:rsidR="00000000" w:rsidDel="00000000" w:rsidP="00000000" w:rsidRDefault="00000000" w:rsidRPr="00000000" w14:paraId="000004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4698938"/>
              <w:tag w:val="goog_rdk_4763"/>
            </w:sdtPr>
            <w:sdtContent>
              <w:ins w:author="Rossi Rossi" w:id="102" w:date="2026-09-22T06:56:59Z">
                <w:sdt>
                  <w:sdtPr>
                    <w:id w:val="310302166"/>
                    <w:tag w:val="goog_rdk_4764"/>
                  </w:sdtPr>
                  <w:sdtContent>
                    <w:del w:author="Nivesh" w:id="19" w:date="2026-09-25T10:03:37Z"/>
                  </w:sdtContent>
                </w:sdt>
              </w:ins>
              <w:sdt>
                <w:sdtPr>
                  <w:id w:val="-385322072"/>
                  <w:tag w:val="goog_rdk_47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602760866"/>
        <w:tag w:val="goog_rdk_4770"/>
      </w:sdtPr>
      <w:sdtContent>
        <w:p w:rsidR="00000000" w:rsidDel="00000000" w:rsidP="00000000" w:rsidRDefault="00000000" w:rsidRPr="00000000" w14:paraId="000004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3949228"/>
              <w:tag w:val="goog_rdk_4767"/>
            </w:sdtPr>
            <w:sdtContent>
              <w:ins w:author="Rossi Rossi" w:id="102" w:date="2026-09-22T06:56:59Z">
                <w:sdt>
                  <w:sdtPr>
                    <w:id w:val="10344232"/>
                    <w:tag w:val="goog_rdk_4768"/>
                  </w:sdtPr>
                  <w:sdtContent>
                    <w:del w:author="Nivesh" w:id="19" w:date="2026-09-25T10:03:37Z"/>
                  </w:sdtContent>
                </w:sdt>
              </w:ins>
              <w:sdt>
                <w:sdtPr>
                  <w:id w:val="1516767079"/>
                  <w:tag w:val="goog_rdk_47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66097022"/>
        <w:tag w:val="goog_rdk_4774"/>
      </w:sdtPr>
      <w:sdtContent>
        <w:p w:rsidR="00000000" w:rsidDel="00000000" w:rsidP="00000000" w:rsidRDefault="00000000" w:rsidRPr="00000000" w14:paraId="000004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1218800"/>
              <w:tag w:val="goog_rdk_4771"/>
            </w:sdtPr>
            <w:sdtContent>
              <w:ins w:author="Rossi Rossi" w:id="102" w:date="2026-09-22T06:56:59Z">
                <w:sdt>
                  <w:sdtPr>
                    <w:id w:val="1668426966"/>
                    <w:tag w:val="goog_rdk_4772"/>
                  </w:sdtPr>
                  <w:sdtContent>
                    <w:del w:author="Nivesh" w:id="19" w:date="2026-09-25T10:03:37Z"/>
                  </w:sdtContent>
                </w:sdt>
              </w:ins>
              <w:sdt>
                <w:sdtPr>
                  <w:id w:val="1864419660"/>
                  <w:tag w:val="goog_rdk_47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779943997"/>
        <w:tag w:val="goog_rdk_4778"/>
      </w:sdtPr>
      <w:sdtContent>
        <w:p w:rsidR="00000000" w:rsidDel="00000000" w:rsidP="00000000" w:rsidRDefault="00000000" w:rsidRPr="00000000" w14:paraId="000004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1201792"/>
              <w:tag w:val="goog_rdk_4775"/>
            </w:sdtPr>
            <w:sdtContent>
              <w:ins w:author="Rossi Rossi" w:id="102" w:date="2026-09-22T06:56:59Z">
                <w:sdt>
                  <w:sdtPr>
                    <w:id w:val="-32561277"/>
                    <w:tag w:val="goog_rdk_4776"/>
                  </w:sdtPr>
                  <w:sdtContent>
                    <w:del w:author="Nivesh" w:id="19" w:date="2026-09-25T10:03:37Z"/>
                  </w:sdtContent>
                </w:sdt>
              </w:ins>
              <w:sdt>
                <w:sdtPr>
                  <w:id w:val="-721397312"/>
                  <w:tag w:val="goog_rdk_47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1911543771"/>
        <w:tag w:val="goog_rdk_4782"/>
      </w:sdtPr>
      <w:sdtContent>
        <w:p w:rsidR="00000000" w:rsidDel="00000000" w:rsidP="00000000" w:rsidRDefault="00000000" w:rsidRPr="00000000" w14:paraId="000004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3899139"/>
              <w:tag w:val="goog_rdk_4779"/>
            </w:sdtPr>
            <w:sdtContent>
              <w:ins w:author="Rossi Rossi" w:id="102" w:date="2026-09-22T06:56:59Z">
                <w:sdt>
                  <w:sdtPr>
                    <w:id w:val="-849577060"/>
                    <w:tag w:val="goog_rdk_4780"/>
                  </w:sdtPr>
                  <w:sdtContent>
                    <w:del w:author="Nivesh" w:id="19" w:date="2026-09-25T10:03:37Z"/>
                  </w:sdtContent>
                </w:sdt>
              </w:ins>
              <w:sdt>
                <w:sdtPr>
                  <w:id w:val="-644765608"/>
                  <w:tag w:val="goog_rdk_47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46818345"/>
        <w:tag w:val="goog_rdk_4786"/>
      </w:sdtPr>
      <w:sdtContent>
        <w:p w:rsidR="00000000" w:rsidDel="00000000" w:rsidP="00000000" w:rsidRDefault="00000000" w:rsidRPr="00000000" w14:paraId="000004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1344374"/>
              <w:tag w:val="goog_rdk_4783"/>
            </w:sdtPr>
            <w:sdtContent>
              <w:ins w:author="Rossi Rossi" w:id="102" w:date="2026-09-22T06:56:59Z">
                <w:sdt>
                  <w:sdtPr>
                    <w:id w:val="-389749168"/>
                    <w:tag w:val="goog_rdk_4784"/>
                  </w:sdtPr>
                  <w:sdtContent>
                    <w:del w:author="Nivesh" w:id="19" w:date="2026-09-25T10:03:37Z"/>
                  </w:sdtContent>
                </w:sdt>
              </w:ins>
              <w:sdt>
                <w:sdtPr>
                  <w:id w:val="380919579"/>
                  <w:tag w:val="goog_rdk_47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1801157600"/>
        <w:tag w:val="goog_rdk_4790"/>
      </w:sdtPr>
      <w:sdtContent>
        <w:p w:rsidR="00000000" w:rsidDel="00000000" w:rsidP="00000000" w:rsidRDefault="00000000" w:rsidRPr="00000000" w14:paraId="000004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4314316"/>
              <w:tag w:val="goog_rdk_4787"/>
            </w:sdtPr>
            <w:sdtContent>
              <w:ins w:author="Rossi Rossi" w:id="102" w:date="2026-09-22T06:56:59Z">
                <w:sdt>
                  <w:sdtPr>
                    <w:id w:val="-1239509506"/>
                    <w:tag w:val="goog_rdk_4788"/>
                  </w:sdtPr>
                  <w:sdtContent>
                    <w:del w:author="Nivesh" w:id="19" w:date="2026-09-25T10:03:37Z"/>
                  </w:sdtContent>
                </w:sdt>
              </w:ins>
              <w:sdt>
                <w:sdtPr>
                  <w:id w:val="-76476363"/>
                  <w:tag w:val="goog_rdk_47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31944856"/>
        <w:tag w:val="goog_rdk_4794"/>
      </w:sdtPr>
      <w:sdtContent>
        <w:p w:rsidR="00000000" w:rsidDel="00000000" w:rsidP="00000000" w:rsidRDefault="00000000" w:rsidRPr="00000000" w14:paraId="000004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1575823"/>
              <w:tag w:val="goog_rdk_4791"/>
            </w:sdtPr>
            <w:sdtContent>
              <w:ins w:author="Rossi Rossi" w:id="102" w:date="2026-09-22T06:56:59Z">
                <w:sdt>
                  <w:sdtPr>
                    <w:id w:val="1051036659"/>
                    <w:tag w:val="goog_rdk_4792"/>
                  </w:sdtPr>
                  <w:sdtContent>
                    <w:del w:author="Nivesh" w:id="19" w:date="2026-09-25T10:03:37Z"/>
                  </w:sdtContent>
                </w:sdt>
              </w:ins>
              <w:sdt>
                <w:sdtPr>
                  <w:id w:val="-1861041357"/>
                  <w:tag w:val="goog_rdk_47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1871460801"/>
        <w:tag w:val="goog_rdk_4798"/>
      </w:sdtPr>
      <w:sdtContent>
        <w:p w:rsidR="00000000" w:rsidDel="00000000" w:rsidP="00000000" w:rsidRDefault="00000000" w:rsidRPr="00000000" w14:paraId="000004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4138025"/>
              <w:tag w:val="goog_rdk_4795"/>
            </w:sdtPr>
            <w:sdtContent>
              <w:ins w:author="Rossi Rossi" w:id="102" w:date="2026-09-22T06:56:59Z">
                <w:sdt>
                  <w:sdtPr>
                    <w:id w:val="-601130391"/>
                    <w:tag w:val="goog_rdk_4796"/>
                  </w:sdtPr>
                  <w:sdtContent>
                    <w:del w:author="Nivesh" w:id="19" w:date="2026-09-25T10:03:37Z"/>
                  </w:sdtContent>
                </w:sdt>
              </w:ins>
              <w:sdt>
                <w:sdtPr>
                  <w:id w:val="-51659352"/>
                  <w:tag w:val="goog_rdk_47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02" w:date="2026-09-22T06:56:59Z">
                <w:del w:author="Nivesh" w:id="19" w:date="2026-09-25T10:03:37Z"/>
              </w:ins>
            </w:sdtContent>
          </w:sdt>
        </w:p>
      </w:sdtContent>
    </w:sdt>
    <w:sdt>
      <w:sdtPr>
        <w:id w:val="259316236"/>
        <w:tag w:val="goog_rdk_4802"/>
      </w:sdtPr>
      <w:sdtContent>
        <w:p w:rsidR="00000000" w:rsidDel="00000000" w:rsidP="00000000" w:rsidRDefault="00000000" w:rsidRPr="00000000" w14:paraId="000004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3825363"/>
              <w:tag w:val="goog_rdk_4799"/>
            </w:sdtPr>
            <w:sdtContent>
              <w:ins w:author="Rossi Rossi" w:id="102" w:date="2026-09-22T06:56:59Z">
                <w:sdt>
                  <w:sdtPr>
                    <w:id w:val="-1056450615"/>
                    <w:tag w:val="goog_rdk_4800"/>
                  </w:sdtPr>
                  <w:sdtContent>
                    <w:del w:author="Nivesh" w:id="19" w:date="2026-09-25T10:03:37Z"/>
                  </w:sdtContent>
                </w:sdt>
              </w:ins>
              <w:sdt>
                <w:sdtPr>
                  <w:id w:val="889496140"/>
                  <w:tag w:val="goog_rdk_48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02" w:date="2026-09-22T06:56:59Z">
                <w:del w:author="Nivesh" w:id="19" w:date="2026-09-25T10:03:37Z"/>
              </w:ins>
            </w:sdtContent>
          </w:sdt>
        </w:p>
      </w:sdtContent>
    </w:sdt>
    <w:sdt>
      <w:sdtPr>
        <w:id w:val="773680658"/>
        <w:tag w:val="goog_rdk_4806"/>
      </w:sdtPr>
      <w:sdtContent>
        <w:p w:rsidR="00000000" w:rsidDel="00000000" w:rsidP="00000000" w:rsidRDefault="00000000" w:rsidRPr="00000000" w14:paraId="000004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0915993"/>
              <w:tag w:val="goog_rdk_4803"/>
            </w:sdtPr>
            <w:sdtContent>
              <w:ins w:author="Rossi Rossi" w:id="102" w:date="2026-09-22T06:56:59Z">
                <w:sdt>
                  <w:sdtPr>
                    <w:id w:val="806756529"/>
                    <w:tag w:val="goog_rdk_4804"/>
                  </w:sdtPr>
                  <w:sdtContent>
                    <w:del w:author="Nivesh" w:id="19" w:date="2026-09-25T10:03:37Z"/>
                  </w:sdtContent>
                </w:sdt>
              </w:ins>
              <w:sdt>
                <w:sdtPr>
                  <w:id w:val="-259373688"/>
                  <w:tag w:val="goog_rdk_48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06178042"/>
        <w:tag w:val="goog_rdk_4811"/>
      </w:sdtPr>
      <w:sdtContent>
        <w:p w:rsidR="00000000" w:rsidDel="00000000" w:rsidP="00000000" w:rsidRDefault="00000000" w:rsidRPr="00000000" w14:paraId="000004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1753058"/>
              <w:tag w:val="goog_rdk_4807"/>
            </w:sdtPr>
            <w:sdtContent>
              <w:ins w:author="Rossi Rossi" w:id="102" w:date="2026-09-22T06:56:59Z">
                <w:sdt>
                  <w:sdtPr>
                    <w:id w:val="-1250981464"/>
                    <w:tag w:val="goog_rdk_4808"/>
                  </w:sdtPr>
                  <w:sdtContent>
                    <w:del w:author="Nivesh" w:id="19" w:date="2026-09-25T10:03:37Z"/>
                  </w:sdtContent>
                </w:sdt>
              </w:ins>
              <w:sdt>
                <w:sdtPr>
                  <w:id w:val="794807625"/>
                  <w:tag w:val="goog_rdk_48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sdt>
                    <w:sdtPr>
                      <w:id w:val="-1290905752"/>
                      <w:tag w:val="goog_rdk_4810"/>
                    </w:sdtPr>
                    <w:sdtContent>
                      <w:r w:rsidDel="00000000" w:rsidR="00000000" w:rsidRPr="00000000">
                        <w:rPr>
                          <w:rtl w:val="0"/>
                        </w:rPr>
                      </w:r>
                    </w:sdtContent>
                  </w:sdt>
                </w:del>
              </w:ins>
            </w:sdtContent>
          </w:sdt>
        </w:p>
      </w:sdtContent>
    </w:sdt>
    <w:sdt>
      <w:sdtPr>
        <w:id w:val="-2104900863"/>
        <w:tag w:val="goog_rdk_4815"/>
      </w:sdtPr>
      <w:sdtContent>
        <w:p w:rsidR="00000000" w:rsidDel="00000000" w:rsidP="00000000" w:rsidRDefault="00000000" w:rsidRPr="00000000" w14:paraId="000004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2253691"/>
              <w:tag w:val="goog_rdk_4812"/>
            </w:sdtPr>
            <w:sdtContent>
              <w:ins w:author="Rossi Rossi" w:id="102" w:date="2026-09-22T06:56:59Z">
                <w:sdt>
                  <w:sdtPr>
                    <w:id w:val="-2046295788"/>
                    <w:tag w:val="goog_rdk_4813"/>
                  </w:sdtPr>
                  <w:sdtContent>
                    <w:del w:author="Nivesh" w:id="19" w:date="2026-09-25T10:03:37Z"/>
                  </w:sdtContent>
                </w:sdt>
              </w:ins>
              <w:sdt>
                <w:sdtPr>
                  <w:id w:val="1999243587"/>
                  <w:tag w:val="goog_rdk_481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23174679"/>
        <w:tag w:val="goog_rdk_4819"/>
      </w:sdtPr>
      <w:sdtContent>
        <w:p w:rsidR="00000000" w:rsidDel="00000000" w:rsidP="00000000" w:rsidRDefault="00000000" w:rsidRPr="00000000" w14:paraId="000004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7406904"/>
              <w:tag w:val="goog_rdk_4816"/>
            </w:sdtPr>
            <w:sdtContent>
              <w:ins w:author="Rossi Rossi" w:id="102" w:date="2026-09-22T06:56:59Z">
                <w:sdt>
                  <w:sdtPr>
                    <w:id w:val="1197595844"/>
                    <w:tag w:val="goog_rdk_4817"/>
                  </w:sdtPr>
                  <w:sdtContent>
                    <w:del w:author="Nivesh" w:id="19" w:date="2026-09-25T10:03:37Z"/>
                  </w:sdtContent>
                </w:sdt>
              </w:ins>
              <w:sdt>
                <w:sdtPr>
                  <w:id w:val="-1850838766"/>
                  <w:tag w:val="goog_rdk_481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64148458"/>
        <w:tag w:val="goog_rdk_4823"/>
      </w:sdtPr>
      <w:sdtContent>
        <w:p w:rsidR="00000000" w:rsidDel="00000000" w:rsidP="00000000" w:rsidRDefault="00000000" w:rsidRPr="00000000" w14:paraId="000004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9231721"/>
              <w:tag w:val="goog_rdk_4820"/>
            </w:sdtPr>
            <w:sdtContent>
              <w:ins w:author="Rossi Rossi" w:id="102" w:date="2026-09-22T06:56:59Z">
                <w:sdt>
                  <w:sdtPr>
                    <w:id w:val="1673120066"/>
                    <w:tag w:val="goog_rdk_4821"/>
                  </w:sdtPr>
                  <w:sdtContent>
                    <w:del w:author="Nivesh" w:id="19" w:date="2026-09-25T10:03:37Z"/>
                  </w:sdtContent>
                </w:sdt>
              </w:ins>
              <w:sdt>
                <w:sdtPr>
                  <w:id w:val="1255691148"/>
                  <w:tag w:val="goog_rdk_482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2019859449"/>
        <w:tag w:val="goog_rdk_4827"/>
      </w:sdtPr>
      <w:sdtContent>
        <w:p w:rsidR="00000000" w:rsidDel="00000000" w:rsidP="00000000" w:rsidRDefault="00000000" w:rsidRPr="00000000" w14:paraId="000004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3939239"/>
              <w:tag w:val="goog_rdk_4824"/>
            </w:sdtPr>
            <w:sdtContent>
              <w:ins w:author="Rossi Rossi" w:id="102" w:date="2026-09-22T06:56:59Z">
                <w:sdt>
                  <w:sdtPr>
                    <w:id w:val="2008159299"/>
                    <w:tag w:val="goog_rdk_4825"/>
                  </w:sdtPr>
                  <w:sdtContent>
                    <w:del w:author="Nivesh" w:id="19" w:date="2026-09-25T10:03:37Z"/>
                  </w:sdtContent>
                </w:sdt>
              </w:ins>
              <w:sdt>
                <w:sdtPr>
                  <w:id w:val="-486400291"/>
                  <w:tag w:val="goog_rdk_48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1032446673"/>
        <w:tag w:val="goog_rdk_4831"/>
      </w:sdtPr>
      <w:sdtContent>
        <w:p w:rsidR="00000000" w:rsidDel="00000000" w:rsidP="00000000" w:rsidRDefault="00000000" w:rsidRPr="00000000" w14:paraId="000004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269475"/>
              <w:tag w:val="goog_rdk_4828"/>
            </w:sdtPr>
            <w:sdtContent>
              <w:ins w:author="Rossi Rossi" w:id="102" w:date="2026-09-22T06:56:59Z">
                <w:sdt>
                  <w:sdtPr>
                    <w:id w:val="-1128103435"/>
                    <w:tag w:val="goog_rdk_4829"/>
                  </w:sdtPr>
                  <w:sdtContent>
                    <w:del w:author="Nivesh" w:id="19" w:date="2026-09-25T10:03:37Z"/>
                  </w:sdtContent>
                </w:sdt>
              </w:ins>
              <w:sdt>
                <w:sdtPr>
                  <w:id w:val="1362089090"/>
                  <w:tag w:val="goog_rdk_483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 restrictions are applied.**</w:delText>
                      </w:r>
                    </w:del>
                  </w:ins>
                </w:sdtContent>
              </w:sdt>
              <w:ins w:author="Rossi Rossi" w:id="102" w:date="2026-09-22T06:56:59Z">
                <w:del w:author="Nivesh" w:id="19" w:date="2026-09-25T10:03:37Z"/>
              </w:ins>
            </w:sdtContent>
          </w:sdt>
        </w:p>
      </w:sdtContent>
    </w:sdt>
    <w:sdt>
      <w:sdtPr>
        <w:id w:val="-748163495"/>
        <w:tag w:val="goog_rdk_4835"/>
      </w:sdtPr>
      <w:sdtContent>
        <w:p w:rsidR="00000000" w:rsidDel="00000000" w:rsidP="00000000" w:rsidRDefault="00000000" w:rsidRPr="00000000" w14:paraId="000004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9204787"/>
              <w:tag w:val="goog_rdk_4832"/>
            </w:sdtPr>
            <w:sdtContent>
              <w:ins w:author="Rossi Rossi" w:id="102" w:date="2026-09-22T06:56:59Z">
                <w:sdt>
                  <w:sdtPr>
                    <w:id w:val="-473426235"/>
                    <w:tag w:val="goog_rdk_4833"/>
                  </w:sdtPr>
                  <w:sdtContent>
                    <w:del w:author="Nivesh" w:id="19" w:date="2026-09-25T10:03:37Z"/>
                  </w:sdtContent>
                </w:sdt>
              </w:ins>
              <w:sdt>
                <w:sdtPr>
                  <w:id w:val="1550459708"/>
                  <w:tag w:val="goog_rdk_483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0869840"/>
        <w:tag w:val="goog_rdk_4839"/>
      </w:sdtPr>
      <w:sdtContent>
        <w:p w:rsidR="00000000" w:rsidDel="00000000" w:rsidP="00000000" w:rsidRDefault="00000000" w:rsidRPr="00000000" w14:paraId="000004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8968991"/>
              <w:tag w:val="goog_rdk_4836"/>
            </w:sdtPr>
            <w:sdtContent>
              <w:ins w:author="Rossi Rossi" w:id="102" w:date="2026-09-22T06:56:59Z">
                <w:sdt>
                  <w:sdtPr>
                    <w:id w:val="-7113362"/>
                    <w:tag w:val="goog_rdk_4837"/>
                  </w:sdtPr>
                  <w:sdtContent>
                    <w:del w:author="Nivesh" w:id="19" w:date="2026-09-25T10:03:37Z"/>
                  </w:sdtContent>
                </w:sdt>
              </w:ins>
              <w:sdt>
                <w:sdtPr>
                  <w:id w:val="1849974299"/>
                  <w:tag w:val="goog_rdk_48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34715132"/>
        <w:tag w:val="goog_rdk_4843"/>
      </w:sdtPr>
      <w:sdtContent>
        <w:p w:rsidR="00000000" w:rsidDel="00000000" w:rsidP="00000000" w:rsidRDefault="00000000" w:rsidRPr="00000000" w14:paraId="000004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6746366"/>
              <w:tag w:val="goog_rdk_4840"/>
            </w:sdtPr>
            <w:sdtContent>
              <w:ins w:author="Rossi Rossi" w:id="102" w:date="2026-09-22T06:56:59Z">
                <w:sdt>
                  <w:sdtPr>
                    <w:id w:val="-1932170883"/>
                    <w:tag w:val="goog_rdk_4841"/>
                  </w:sdtPr>
                  <w:sdtContent>
                    <w:del w:author="Nivesh" w:id="19" w:date="2026-09-25T10:03:37Z"/>
                  </w:sdtContent>
                </w:sdt>
              </w:ins>
              <w:sdt>
                <w:sdtPr>
                  <w:id w:val="-690201370"/>
                  <w:tag w:val="goog_rdk_48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1615895915"/>
        <w:tag w:val="goog_rdk_4847"/>
      </w:sdtPr>
      <w:sdtContent>
        <w:p w:rsidR="00000000" w:rsidDel="00000000" w:rsidP="00000000" w:rsidRDefault="00000000" w:rsidRPr="00000000" w14:paraId="000004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3295057"/>
              <w:tag w:val="goog_rdk_4844"/>
            </w:sdtPr>
            <w:sdtContent>
              <w:ins w:author="Rossi Rossi" w:id="102" w:date="2026-09-22T06:56:59Z">
                <w:sdt>
                  <w:sdtPr>
                    <w:id w:val="-176783419"/>
                    <w:tag w:val="goog_rdk_4845"/>
                  </w:sdtPr>
                  <w:sdtContent>
                    <w:del w:author="Nivesh" w:id="19" w:date="2026-09-25T10:03:37Z"/>
                  </w:sdtContent>
                </w:sdt>
              </w:ins>
              <w:sdt>
                <w:sdtPr>
                  <w:id w:val="372405230"/>
                  <w:tag w:val="goog_rdk_48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512851348"/>
        <w:tag w:val="goog_rdk_4851"/>
      </w:sdtPr>
      <w:sdtContent>
        <w:p w:rsidR="00000000" w:rsidDel="00000000" w:rsidP="00000000" w:rsidRDefault="00000000" w:rsidRPr="00000000" w14:paraId="000004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4072702"/>
              <w:tag w:val="goog_rdk_4848"/>
            </w:sdtPr>
            <w:sdtContent>
              <w:ins w:author="Rossi Rossi" w:id="102" w:date="2026-09-22T06:56:59Z">
                <w:sdt>
                  <w:sdtPr>
                    <w:id w:val="579847810"/>
                    <w:tag w:val="goog_rdk_4849"/>
                  </w:sdtPr>
                  <w:sdtContent>
                    <w:del w:author="Nivesh" w:id="19" w:date="2026-09-25T10:03:37Z"/>
                  </w:sdtContent>
                </w:sdt>
              </w:ins>
              <w:sdt>
                <w:sdtPr>
                  <w:id w:val="690161492"/>
                  <w:tag w:val="goog_rdk_48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ins>
            </w:sdtContent>
          </w:sdt>
        </w:p>
      </w:sdtContent>
    </w:sdt>
    <w:sdt>
      <w:sdtPr>
        <w:id w:val="-1118896640"/>
        <w:tag w:val="goog_rdk_4863"/>
      </w:sdtPr>
      <w:sdtContent>
        <w:p w:rsidR="00000000" w:rsidDel="00000000" w:rsidP="00000000" w:rsidRDefault="00000000" w:rsidRPr="00000000" w14:paraId="0000044E">
          <w:pPr>
            <w:pStyle w:val="Heading3"/>
            <w:numPr>
              <w:ilvl w:val="1"/>
              <w:numId w:val="2"/>
            </w:numPr>
            <w:ind w:left="502" w:hanging="360"/>
            <w:rPr>
              <w:del w:author="Nivesh" w:id="19" w:date="2026-09-25T10:03:37Z"/>
              <w:rFonts w:ascii="Cambria" w:cs="Cambria" w:eastAsia="Cambria" w:hAnsi="Cambria"/>
              <w:color w:val="000000"/>
              <w:sz w:val="22"/>
              <w:szCs w:val="22"/>
              <w:rPrChange w:author="FATHIMA RAIHANA A S" w:id="104" w:date="2026-09-25T17:38:39Z">
                <w:rPr>
                  <w:rFonts w:ascii="Cambria" w:cs="Cambria" w:eastAsia="Cambria" w:hAnsi="Cambria"/>
                  <w:color w:val="000000"/>
                  <w:sz w:val="22"/>
                  <w:szCs w:val="22"/>
                </w:rPr>
              </w:rPrChange>
            </w:rPr>
            <w:pPrChange w:author="FATHIMA RAIHANA A S" w:id="0" w:date="2026-09-25T17:38:39Z">
              <w:pPr>
                <w:pStyle w:val="Heading3"/>
                <w:numPr>
                  <w:ilvl w:val="1"/>
                  <w:numId w:val="9"/>
                </w:numPr>
                <w:ind w:left="502" w:hanging="360"/>
              </w:pPr>
            </w:pPrChange>
          </w:pPr>
          <w:sdt>
            <w:sdtPr>
              <w:id w:val="681345741"/>
              <w:tag w:val="goog_rdk_4852"/>
            </w:sdtPr>
            <w:sdtContent>
              <w:ins w:author="Rossi Rossi" w:id="102" w:date="2026-09-22T06:56:59Z">
                <w:sdt>
                  <w:sdtPr>
                    <w:id w:val="1629490176"/>
                    <w:tag w:val="goog_rdk_4853"/>
                  </w:sdtPr>
                  <w:sdtContent>
                    <w:del w:author="Nivesh" w:id="19" w:date="2026-09-25T10:03:37Z"/>
                  </w:sdtContent>
                </w:sdt>
              </w:ins>
              <w:sdt>
                <w:sdtPr>
                  <w:id w:val="1523741633"/>
                  <w:tag w:val="goog_rdk_48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application code, </w:delText>
                      </w:r>
                    </w:del>
                  </w:ins>
                </w:sdtContent>
              </w:sdt>
              <w:ins w:author="Rossi Rossi" w:id="102" w:date="2026-09-22T06:56:59Z">
                <w:del w:author="Nivesh" w:id="19" w:date="2026-09-25T10:03:37Z"/>
              </w:ins>
            </w:sdtContent>
          </w:sdt>
          <w:sdt>
            <w:sdtPr>
              <w:id w:val="942296027"/>
              <w:tag w:val="goog_rdk_4855"/>
            </w:sdtPr>
            <w:sdtContent>
              <w:ins w:author="Srimathi" w:id="127" w:date="2026-09-24T13:58:02Z">
                <w:sdt>
                  <w:sdtPr>
                    <w:id w:val="-850062714"/>
                    <w:tag w:val="goog_rdk_4856"/>
                  </w:sdtPr>
                  <w:sdtContent>
                    <w:del w:author="Nivesh" w:id="19" w:date="2026-09-25T10:03:37Z"/>
                  </w:sdtContent>
                </w:sdt>
              </w:ins>
              <w:sdt>
                <w:sdtPr>
                  <w:id w:val="576357186"/>
                  <w:tag w:val="goog_rdk_4857"/>
                </w:sdtPr>
                <w:sdtContent>
                  <w:ins w:author="Srimathi" w:id="127" w:date="2026-09-24T13:58:0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environment</w:delText>
                      </w:r>
                    </w:del>
                  </w:ins>
                </w:sdtContent>
              </w:sdt>
              <w:ins w:author="Srimathi" w:id="127" w:date="2026-09-24T13:58:02Z">
                <w:del w:author="Nivesh" w:id="19" w:date="2026-09-25T10:03:37Z"/>
              </w:ins>
            </w:sdtContent>
          </w:sdt>
          <w:sdt>
            <w:sdtPr>
              <w:id w:val="-262700302"/>
              <w:tag w:val="goog_rdk_4858"/>
            </w:sdtPr>
            <w:sdtContent>
              <w:ins w:author="Rossi Rossi" w:id="102" w:date="2026-09-22T06:56:59Z">
                <w:sdt>
                  <w:sdtPr>
                    <w:id w:val="-42319145"/>
                    <w:tag w:val="goog_rdk_4859"/>
                  </w:sdtPr>
                  <w:sdtContent>
                    <w:del w:author="Nivesh" w:id="19" w:date="2026-09-25T10:03:37Z"/>
                  </w:sdtContent>
                </w:sdt>
              </w:ins>
              <w:sdt>
                <w:sdtPr>
                  <w:id w:val="-79738736"/>
                  <w:tag w:val="goog_rdk_486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environme</w:delText>
                      </w:r>
                    </w:del>
                  </w:ins>
                </w:sdtContent>
              </w:sdt>
              <w:ins w:author="Rossi Rossi" w:id="102" w:date="2026-09-22T06:56:59Z">
                <w:del w:author="Nivesh" w:id="19" w:date="2026-09-25T10:03:37Z"/>
              </w:ins>
            </w:sdtContent>
          </w:sdt>
          <w:sdt>
            <w:sdtPr>
              <w:id w:val="-839031616"/>
              <w:tag w:val="goog_rdk_4861"/>
            </w:sdtPr>
            <w:sdtContent>
              <w:del w:author="Nivesh" w:id="19" w:date="2026-09-25T10:03:37Z"/>
              <w:sdt>
                <w:sdtPr>
                  <w:id w:val="1646965817"/>
                  <w:tag w:val="goog_rdk_4862"/>
                </w:sdtPr>
                <w:sdtContent>
                  <w:del w:author="Nivesh" w:id="19" w:date="2026-09-25T10:03:37Z">
                    <w:r w:rsidDel="00000000" w:rsidR="00000000" w:rsidRPr="00000000">
                      <w:rPr>
                        <w:rtl w:val="0"/>
                      </w:rPr>
                    </w:r>
                  </w:del>
                </w:sdtContent>
              </w:sdt>
              <w:del w:author="Nivesh" w:id="19" w:date="2026-09-25T10:03:37Z"/>
            </w:sdtContent>
          </w:sdt>
        </w:p>
      </w:sdtContent>
    </w:sdt>
    <w:sdt>
      <w:sdtPr>
        <w:id w:val="768373397"/>
        <w:tag w:val="goog_rdk_4871"/>
      </w:sdtPr>
      <w:sdtContent>
        <w:p w:rsidR="00000000" w:rsidDel="00000000" w:rsidP="00000000" w:rsidRDefault="00000000" w:rsidRPr="00000000" w14:paraId="0000044F">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394714274"/>
              <w:tag w:val="goog_rdk_4864"/>
            </w:sdtPr>
            <w:sdtContent>
              <w:del w:author="Nivesh" w:id="19" w:date="2026-09-25T10:03:37Z"/>
              <w:sdt>
                <w:sdtPr>
                  <w:id w:val="-634516200"/>
                  <w:tag w:val="goog_rdk_4865"/>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1891911887"/>
                    <w:tag w:val="goog_rdk_4866"/>
                  </w:sdtPr>
                  <w:sdtContent>
                    <w:r w:rsidDel="00000000" w:rsidR="00000000" w:rsidRPr="00000000">
                      <w:rPr>
                        <w:rtl w:val="0"/>
                        <w:rPrChange w:author="Razeetha" w:id="103" w:date="2026-09-26T17:49: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439293549"/>
                    <w:tag w:val="goog_rdk_4867"/>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Google AI for Devel</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2054049876"/>
                    <w:tag w:val="goog_rdk_4868"/>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o</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321162336"/>
                    <w:tag w:val="goog_rdk_4869"/>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pers</w:delText>
                    </w:r>
                  </w:sdtContent>
                </w:sdt>
                <w:r w:rsidDel="00000000" w:rsidR="00000000" w:rsidRPr="00000000">
                  <w:fldChar w:fldCharType="end"/>
                </w:r>
                <w:sdt>
                  <w:sdtPr>
                    <w:id w:val="-1182056652"/>
                    <w:tag w:val="goog_rdk_4870"/>
                  </w:sdtPr>
                  <w:sdtContent>
                    <w:r w:rsidDel="00000000" w:rsidR="00000000" w:rsidRPr="00000000">
                      <w:rPr>
                        <w:rtl w:val="0"/>
                      </w:rPr>
                    </w:r>
                  </w:sdtContent>
                </w:sdt>
              </w:del>
            </w:sdtContent>
          </w:sdt>
        </w:p>
      </w:sdtContent>
    </w:sdt>
    <w:sdt>
      <w:sdtPr>
        <w:id w:val="156052662"/>
        <w:tag w:val="goog_rdk_4879"/>
      </w:sdtPr>
      <w:sdtContent>
        <w:p w:rsidR="00000000" w:rsidDel="00000000" w:rsidP="00000000" w:rsidRDefault="00000000" w:rsidRPr="00000000" w14:paraId="00000450">
          <w:pPr>
            <w:numPr>
              <w:ilvl w:val="1"/>
              <w:numId w:val="2"/>
            </w:numPr>
            <w:ind w:left="502" w:hanging="360"/>
            <w:rPr>
              <w:ins w:author="Rossi Rossi" w:id="128" w:date="2026-09-22T07:06:18Z"/>
              <w:del w:author="Nivesh" w:id="19" w:date="2026-09-25T10:03:37Z"/>
            </w:rPr>
            <w:pPrChange w:author="FATHIMA RAIHANA A S" w:id="0" w:date="2026-09-25T17:38:39Z">
              <w:pPr>
                <w:numPr>
                  <w:ilvl w:val="1"/>
                  <w:numId w:val="9"/>
                </w:numPr>
                <w:ind w:left="502" w:hanging="360"/>
              </w:pPr>
            </w:pPrChange>
          </w:pPr>
          <w:sdt>
            <w:sdtPr>
              <w:id w:val="1233413274"/>
              <w:tag w:val="goog_rdk_4872"/>
            </w:sdtPr>
            <w:sdtContent>
              <w:del w:author="Nivesh" w:id="19" w:date="2026-09-25T10:03:37Z"/>
              <w:sdt>
                <w:sdtPr>
                  <w:id w:val="1028774140"/>
                  <w:tag w:val="goog_rdk_4873"/>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Installation Guide</w:delText>
                    </w:r>
                  </w:del>
                </w:sdtContent>
              </w:sdt>
              <w:del w:author="Nivesh" w:id="19" w:date="2026-09-25T10:03:37Z">
                <w:sdt>
                  <w:sdtPr>
                    <w:id w:val="-738955131"/>
                    <w:tag w:val="goog_rdk_4874"/>
                  </w:sdtPr>
                  <w:sdtContent>
                    <w:r w:rsidDel="00000000" w:rsidR="00000000" w:rsidRPr="00000000">
                      <w:rPr>
                        <w:rtl w:val="0"/>
                        <w:rPrChange w:author="Razeetha" w:id="103" w:date="2026-09-26T17:49: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1283479160"/>
                    <w:tag w:val="goog_rdk_4875"/>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Tom's Hardware</w:delText>
                    </w:r>
                  </w:sdtContent>
                </w:sdt>
                <w:r w:rsidDel="00000000" w:rsidR="00000000" w:rsidRPr="00000000">
                  <w:fldChar w:fldCharType="end"/>
                </w:r>
              </w:del>
            </w:sdtContent>
          </w:sdt>
          <w:sdt>
            <w:sdtPr>
              <w:id w:val="-848951588"/>
              <w:tag w:val="goog_rdk_4876"/>
            </w:sdtPr>
            <w:sdtContent>
              <w:ins w:author="Rossi Rossi" w:id="128" w:date="2026-09-22T07:06:18Z">
                <w:sdt>
                  <w:sdtPr>
                    <w:id w:val="264565359"/>
                    <w:tag w:val="goog_rdk_4877"/>
                  </w:sdtPr>
                  <w:sdtContent>
                    <w:del w:author="Nivesh" w:id="19" w:date="2026-09-25T10:03:37Z"/>
                  </w:sdtContent>
                </w:sdt>
              </w:ins>
              <w:sdt>
                <w:sdtPr>
                  <w:id w:val="640934721"/>
                  <w:tag w:val="goog_rdk_4878"/>
                </w:sdtPr>
                <w:sdtContent>
                  <w:ins w:author="Rossi Rossi" w:id="128" w:date="2026-09-22T07:06:18Z">
                    <w:del w:author="Nivesh" w:id="19" w:date="2026-09-25T10:03:37Z">
                      <w:r w:rsidDel="00000000" w:rsidR="00000000" w:rsidRPr="00000000">
                        <w:rPr>
                          <w:rtl w:val="0"/>
                        </w:rPr>
                      </w:r>
                    </w:del>
                  </w:ins>
                </w:sdtContent>
              </w:sdt>
              <w:ins w:author="Rossi Rossi" w:id="128" w:date="2026-09-22T07:06:18Z">
                <w:del w:author="Nivesh" w:id="19" w:date="2026-09-25T10:03:37Z"/>
              </w:ins>
            </w:sdtContent>
          </w:sdt>
        </w:p>
      </w:sdtContent>
    </w:sdt>
    <w:sdt>
      <w:sdtPr>
        <w:id w:val="1641712260"/>
        <w:tag w:val="goog_rdk_4883"/>
      </w:sdtPr>
      <w:sdtContent>
        <w:p w:rsidR="00000000" w:rsidDel="00000000" w:rsidP="00000000" w:rsidRDefault="00000000" w:rsidRPr="00000000" w14:paraId="00000451">
          <w:pPr>
            <w:numPr>
              <w:ilvl w:val="0"/>
              <w:numId w:val="2"/>
            </w:numPr>
            <w:spacing w:after="0" w:before="0" w:line="240" w:lineRule="auto"/>
            <w:ind w:left="720" w:hanging="360"/>
            <w:rPr>
              <w:ins w:author="Rossi Rossi" w:id="128" w:date="2026-09-22T07:06:18Z"/>
              <w:del w:author="Nivesh" w:id="19" w:date="2026-09-25T10:03:37Z"/>
              <w:rFonts w:ascii="Cambria" w:cs="Cambria" w:eastAsia="Cambria" w:hAnsi="Cambria"/>
              <w:b w:val="1"/>
              <w:bCs w:val="1"/>
              <w:sz w:val="22"/>
              <w:szCs w:val="22"/>
              <w:u w:val="none"/>
              <w:rPrChange w:author="FATHIMA RAIHANA A S" w:id="104" w:date="2026-09-25T17:38:39Z">
                <w:rPr>
                  <w:rFonts w:ascii="Cambria" w:cs="Cambria" w:eastAsia="Cambria" w:hAnsi="Cambria"/>
                  <w:b w:val="1"/>
                  <w:bCs w:val="1"/>
                  <w:sz w:val="22"/>
                  <w:szCs w:val="22"/>
                  <w:u w:val="none"/>
                </w:rPr>
              </w:rPrChange>
            </w:rPr>
            <w:pPrChange w:author="FATHIMA RAIHANA A S" w:id="0" w:date="2026-09-25T17:38:39Z">
              <w:pPr>
                <w:numPr>
                  <w:ilvl w:val="0"/>
                  <w:numId w:val="9"/>
                </w:numPr>
                <w:spacing w:after="0" w:before="0" w:line="240" w:lineRule="auto"/>
                <w:ind w:left="720" w:hanging="360"/>
              </w:pPr>
            </w:pPrChange>
          </w:pPr>
          <w:sdt>
            <w:sdtPr>
              <w:id w:val="621170612"/>
              <w:tag w:val="goog_rdk_4880"/>
            </w:sdtPr>
            <w:sdtContent>
              <w:ins w:author="Rossi Rossi" w:id="128" w:date="2026-09-22T07:06:18Z">
                <w:sdt>
                  <w:sdtPr>
                    <w:id w:val="-1517547797"/>
                    <w:tag w:val="goog_rdk_4881"/>
                  </w:sdtPr>
                  <w:sdtContent>
                    <w:del w:author="Nivesh" w:id="19" w:date="2026-09-25T10:03:37Z"/>
                  </w:sdtContent>
                </w:sdt>
              </w:ins>
              <w:sdt>
                <w:sdtPr>
                  <w:id w:val="-1993370460"/>
                  <w:tag w:val="goog_rdk_4882"/>
                </w:sdtPr>
                <w:sdtContent>
                  <w:ins w:author="Rossi Rossi" w:id="128" w:date="2026-09-22T07:06:18Z">
                    <w:del w:author="Nivesh" w:id="19" w:date="2026-09-25T10:03:37Z">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sooo good</w:delText>
                      </w:r>
                    </w:del>
                  </w:ins>
                </w:sdtContent>
              </w:sdt>
              <w:ins w:author="Rossi Rossi" w:id="128" w:date="2026-09-22T07:06:18Z">
                <w:del w:author="Nivesh" w:id="19" w:date="2026-09-25T10:03:37Z"/>
              </w:ins>
            </w:sdtContent>
          </w:sdt>
        </w:p>
      </w:sdtContent>
    </w:sdt>
    <w:sdt>
      <w:sdtPr>
        <w:id w:val="-71016886"/>
        <w:tag w:val="goog_rdk_4887"/>
      </w:sdtPr>
      <w:sdtContent>
        <w:p w:rsidR="00000000" w:rsidDel="00000000" w:rsidP="00000000" w:rsidRDefault="00000000" w:rsidRPr="00000000" w14:paraId="00000452">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895350307"/>
              <w:tag w:val="goog_rdk_4885"/>
            </w:sdtPr>
            <w:sdtContent>
              <w:del w:author="Nivesh" w:id="19" w:date="2026-09-25T10:03:37Z"/>
              <w:sdt>
                <w:sdtPr>
                  <w:id w:val="1229811211"/>
                  <w:tag w:val="goog_rdk_4886"/>
                </w:sdtPr>
                <w:sdtContent>
                  <w:del w:author="Nivesh" w:id="19" w:date="2026-09-25T10:03:37Z">
                    <w:r w:rsidDel="00000000" w:rsidR="00000000" w:rsidRPr="00000000">
                      <w:rPr>
                        <w:rtl w:val="0"/>
                      </w:rPr>
                    </w:r>
                  </w:del>
                </w:sdtContent>
              </w:sdt>
              <w:del w:author="Nivesh" w:id="19" w:date="2026-09-25T10:03:37Z"/>
            </w:sdtContent>
          </w:sdt>
        </w:p>
      </w:sdtContent>
    </w:sdt>
    <w:sdt>
      <w:sdtPr>
        <w:id w:val="-654298348"/>
        <w:tag w:val="goog_rdk_4893"/>
      </w:sdtPr>
      <w:sdtContent>
        <w:p w:rsidR="00000000" w:rsidDel="00000000" w:rsidP="00000000" w:rsidRDefault="00000000" w:rsidRPr="00000000" w14:paraId="00000453">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853025019"/>
              <w:tag w:val="goog_rdk_4888"/>
            </w:sdtPr>
            <w:sdtContent>
              <w:del w:author="Nivesh" w:id="19" w:date="2026-09-25T10:03:37Z"/>
              <w:sdt>
                <w:sdtPr>
                  <w:id w:val="-452761904"/>
                  <w:tag w:val="goog_rdk_488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Popular Tutorial</w:delText>
                    </w:r>
                  </w:del>
                </w:sdtContent>
              </w:sdt>
              <w:del w:author="Nivesh" w:id="19" w:date="2026-09-25T10:03:37Z">
                <w:sdt>
                  <w:sdtPr>
                    <w:id w:val="1968924958"/>
                    <w:tag w:val="goog_rdk_4890"/>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 </w:delText>
                    </w:r>
                  </w:sdtContent>
                </w:sdt>
                <w:sdt>
                  <w:sdtPr>
                    <w:id w:val="-1693754582"/>
                    <w:tag w:val="goog_rdk_4891"/>
                  </w:sdtPr>
                  <w:sdtContent>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Python Programming Tutorial - Full Course for Beginners</w:delText>
                    </w:r>
                  </w:sdtContent>
                </w:sdt>
                <w:sdt>
                  <w:sdtPr>
                    <w:id w:val="-2060804320"/>
                    <w:tag w:val="goog_rdk_4892"/>
                  </w:sdtPr>
                  <w:sdtContent>
                    <w:r w:rsidDel="00000000" w:rsidR="00000000" w:rsidRPr="00000000">
                      <w:rPr>
                        <w:rtl w:val="0"/>
                      </w:rPr>
                    </w:r>
                  </w:sdtContent>
                </w:sdt>
              </w:del>
            </w:sdtContent>
          </w:sdt>
        </w:p>
      </w:sdtContent>
    </w:sdt>
    <w:sdt>
      <w:sdtPr>
        <w:id w:val="-1274309582"/>
        <w:tag w:val="goog_rdk_4897"/>
      </w:sdtPr>
      <w:sdtContent>
        <w:p w:rsidR="00000000" w:rsidDel="00000000" w:rsidP="00000000" w:rsidRDefault="00000000" w:rsidRPr="00000000" w14:paraId="00000454">
          <w:pPr>
            <w:numPr>
              <w:ilvl w:val="0"/>
              <w:numId w:val="2"/>
            </w:numPr>
            <w:spacing w:after="28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280" w:before="0" w:line="240" w:lineRule="auto"/>
                <w:ind w:left="720" w:hanging="360"/>
              </w:pPr>
            </w:pPrChange>
          </w:pPr>
          <w:sdt>
            <w:sdtPr>
              <w:id w:val="-427387985"/>
              <w:tag w:val="goog_rdk_4894"/>
            </w:sdtPr>
            <w:sdtContent>
              <w:del w:author="Nivesh" w:id="19" w:date="2026-09-25T10:03:37Z"/>
              <w:sdt>
                <w:sdtPr>
                  <w:id w:val="-1229690680"/>
                  <w:tag w:val="goog_rdk_4895"/>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1736870317"/>
                    <w:tag w:val="goog_rdk_4896"/>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w:delText>
                    </w:r>
                  </w:sdtContent>
                </w:sdt>
              </w:del>
            </w:sdtContent>
          </w:sdt>
        </w:p>
      </w:sdtContent>
    </w:sdt>
    <w:sdt>
      <w:sdtPr>
        <w:id w:val="-1513637009"/>
        <w:tag w:val="goog_rdk_4900"/>
      </w:sdtPr>
      <w:sdtContent>
        <w:p w:rsidR="00000000" w:rsidDel="00000000" w:rsidP="00000000" w:rsidRDefault="00000000" w:rsidRPr="00000000" w14:paraId="000004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60641007"/>
              <w:tag w:val="goog_rdk_4898"/>
            </w:sdtPr>
            <w:sdtContent>
              <w:del w:author="Nivesh" w:id="19" w:date="2026-09-25T10:03:37Z"/>
              <w:sdt>
                <w:sdtPr>
                  <w:id w:val="-90765582"/>
                  <w:tag w:val="goog_rdk_489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Download the latest Python 3.10+ installer for your operating system from the official website.</w:delText>
                    </w:r>
                  </w:del>
                </w:sdtContent>
              </w:sdt>
              <w:del w:author="Nivesh" w:id="19" w:date="2026-09-25T10:03:37Z"/>
            </w:sdtContent>
          </w:sdt>
        </w:p>
      </w:sdtContent>
    </w:sdt>
    <w:sdt>
      <w:sdtPr>
        <w:id w:val="-1212902197"/>
        <w:tag w:val="goog_rdk_4903"/>
      </w:sdtPr>
      <w:sdtContent>
        <w:p w:rsidR="00000000" w:rsidDel="00000000" w:rsidP="00000000" w:rsidRDefault="00000000" w:rsidRPr="00000000" w14:paraId="000004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45725310"/>
              <w:tag w:val="goog_rdk_4901"/>
            </w:sdtPr>
            <w:sdtContent>
              <w:del w:author="Nivesh" w:id="19" w:date="2026-09-25T10:03:37Z"/>
              <w:sdt>
                <w:sdtPr>
                  <w:id w:val="-1384256695"/>
                  <w:tag w:val="goog_rdk_490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the installer and ensure you check the box that says "Add Python to PATH".</w:delText>
                    </w:r>
                  </w:del>
                </w:sdtContent>
              </w:sdt>
              <w:del w:author="Nivesh" w:id="19" w:date="2026-09-25T10:03:37Z"/>
            </w:sdtContent>
          </w:sdt>
        </w:p>
      </w:sdtContent>
    </w:sdt>
    <w:sdt>
      <w:sdtPr>
        <w:id w:val="1414333389"/>
        <w:tag w:val="goog_rdk_4906"/>
      </w:sdtPr>
      <w:sdtContent>
        <w:p w:rsidR="00000000" w:rsidDel="00000000" w:rsidP="00000000" w:rsidRDefault="00000000" w:rsidRPr="00000000" w14:paraId="000004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429140417"/>
              <w:tag w:val="goog_rdk_4904"/>
            </w:sdtPr>
            <w:sdtContent>
              <w:del w:author="Nivesh" w:id="19" w:date="2026-09-25T10:03:37Z"/>
              <w:sdt>
                <w:sdtPr>
                  <w:id w:val="1620678649"/>
                  <w:tag w:val="goog_rdk_490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Follow the installation prompts to complete the setup.</w:delText>
                    </w:r>
                  </w:del>
                </w:sdtContent>
              </w:sdt>
              <w:del w:author="Nivesh" w:id="19" w:date="2026-09-25T10:03:37Z"/>
            </w:sdtContent>
          </w:sdt>
        </w:p>
      </w:sdtContent>
    </w:sdt>
    <w:sdt>
      <w:sdtPr>
        <w:id w:val="701316393"/>
        <w:tag w:val="goog_rdk_4909"/>
      </w:sdtPr>
      <w:sdtContent>
        <w:p w:rsidR="00000000" w:rsidDel="00000000" w:rsidP="00000000" w:rsidRDefault="00000000" w:rsidRPr="00000000" w14:paraId="000004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6949224"/>
              <w:tag w:val="goog_rdk_4907"/>
            </w:sdtPr>
            <w:sdtContent>
              <w:del w:author="Nivesh" w:id="19" w:date="2026-09-25T10:03:37Z"/>
              <w:sdt>
                <w:sdtPr>
                  <w:id w:val="1044596853"/>
                  <w:tag w:val="goog_rdk_490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Verify the installation by opening a terminal or command prompt and typing python --version.</w:delText>
                    </w:r>
                  </w:del>
                </w:sdtContent>
              </w:sdt>
              <w:del w:author="Nivesh" w:id="19" w:date="2026-09-25T10:03:37Z"/>
            </w:sdtContent>
          </w:sdt>
        </w:p>
      </w:sdtContent>
    </w:sdt>
    <w:sdt>
      <w:sdtPr>
        <w:id w:val="411538000"/>
        <w:tag w:val="goog_rdk_4912"/>
      </w:sdtPr>
      <w:sdtContent>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420782289"/>
              <w:tag w:val="goog_rdk_4910"/>
            </w:sdtPr>
            <w:sdtContent>
              <w:del w:author="Nivesh" w:id="19" w:date="2026-09-25T10:03:37Z"/>
              <w:sdt>
                <w:sdtPr>
                  <w:id w:val="805582249"/>
                  <w:tag w:val="goog_rdk_4911"/>
                </w:sdtPr>
                <w:sdtContent>
                  <w:del w:author="Nivesh" w:id="19" w:date="2026-09-25T10:03:37Z">
                    <w:r w:rsidDel="00000000" w:rsidR="00000000" w:rsidRPr="00000000">
                      <w:rPr>
                        <w:rtl w:val="0"/>
                      </w:rPr>
                    </w:r>
                  </w:del>
                </w:sdtContent>
              </w:sdt>
              <w:del w:author="Nivesh" w:id="19" w:date="2026-09-25T10:03:37Z"/>
            </w:sdtContent>
          </w:sdt>
        </w:p>
      </w:sdtContent>
    </w:sdt>
    <w:sdt>
      <w:sdtPr>
        <w:id w:val="1511525396"/>
        <w:tag w:val="goog_rdk_4915"/>
      </w:sdtPr>
      <w:sdtContent>
        <w:p w:rsidR="00000000" w:rsidDel="00000000" w:rsidP="00000000" w:rsidRDefault="00000000" w:rsidRPr="00000000" w14:paraId="000004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004494660"/>
              <w:tag w:val="goog_rdk_4913"/>
            </w:sdtPr>
            <w:sdtContent>
              <w:del w:author="Nivesh" w:id="19" w:date="2026-09-25T10:03:37Z"/>
              <w:sdt>
                <w:sdtPr>
                  <w:id w:val="2002552862"/>
                  <w:tag w:val="goog_rdk_491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FastAPI Framework – </w:delText>
                    </w:r>
                  </w:del>
                </w:sdtContent>
              </w:sdt>
              <w:del w:author="Nivesh" w:id="19" w:date="2026-09-25T10:03:37Z"/>
            </w:sdtContent>
          </w:sdt>
        </w:p>
      </w:sdtContent>
    </w:sdt>
    <w:sdt>
      <w:sdtPr>
        <w:id w:val="621976319"/>
        <w:tag w:val="goog_rdk_4921"/>
      </w:sdtPr>
      <w:sdtContent>
        <w:p w:rsidR="00000000" w:rsidDel="00000000" w:rsidP="00000000" w:rsidRDefault="00000000" w:rsidRPr="00000000" w14:paraId="0000045B">
          <w:pPr>
            <w:numPr>
              <w:ilvl w:val="0"/>
              <w:numId w:val="10"/>
            </w:numPr>
            <w:spacing w:after="0" w:before="280" w:line="240" w:lineRule="auto"/>
            <w:ind w:left="720" w:hanging="360"/>
            <w:rPr>
              <w:del w:author="Nivesh" w:id="19" w:date="2026-09-25T10:03:37Z"/>
              <w:rFonts w:ascii="Cambria" w:cs="Cambria" w:eastAsia="Cambria" w:hAnsi="Cambria"/>
              <w:color w:val="000000"/>
              <w:sz w:val="22"/>
              <w:szCs w:val="22"/>
            </w:rPr>
          </w:pPr>
          <w:sdt>
            <w:sdtPr>
              <w:id w:val="-1441502422"/>
              <w:tag w:val="goog_rdk_4916"/>
            </w:sdtPr>
            <w:sdtContent>
              <w:del w:author="Nivesh" w:id="19" w:date="2026-09-25T10:03:37Z"/>
              <w:sdt>
                <w:sdtPr>
                  <w:id w:val="2089163592"/>
                  <w:tag w:val="goog_rdk_4917"/>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204405681"/>
                    <w:tag w:val="goog_rdk_4918"/>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1887491016"/>
                    <w:tag w:val="goog_rdk_4919"/>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289509576"/>
                    <w:tag w:val="goog_rdk_4920"/>
                  </w:sdtPr>
                  <w:sdtContent>
                    <w:r w:rsidDel="00000000" w:rsidR="00000000" w:rsidRPr="00000000">
                      <w:rPr>
                        <w:rtl w:val="0"/>
                      </w:rPr>
                    </w:r>
                  </w:sdtContent>
                </w:sdt>
              </w:del>
            </w:sdtContent>
          </w:sdt>
        </w:p>
      </w:sdtContent>
    </w:sdt>
    <w:sdt>
      <w:sdtPr>
        <w:id w:val="-1933899596"/>
        <w:tag w:val="goog_rdk_4927"/>
      </w:sdtPr>
      <w:sdtContent>
        <w:p w:rsidR="00000000" w:rsidDel="00000000" w:rsidP="00000000" w:rsidRDefault="00000000" w:rsidRPr="00000000" w14:paraId="0000045C">
          <w:pPr>
            <w:numPr>
              <w:ilvl w:val="0"/>
              <w:numId w:val="10"/>
            </w:numPr>
            <w:spacing w:after="0" w:before="0" w:line="240" w:lineRule="auto"/>
            <w:ind w:left="720" w:hanging="360"/>
            <w:rPr>
              <w:del w:author="Nivesh" w:id="19" w:date="2026-09-25T10:03:37Z"/>
              <w:rFonts w:ascii="Cambria" w:cs="Cambria" w:eastAsia="Cambria" w:hAnsi="Cambria"/>
              <w:color w:val="000000"/>
              <w:sz w:val="22"/>
              <w:szCs w:val="22"/>
            </w:rPr>
          </w:pPr>
          <w:sdt>
            <w:sdtPr>
              <w:id w:val="-2089193479"/>
              <w:tag w:val="goog_rdk_4922"/>
            </w:sdtPr>
            <w:sdtContent>
              <w:del w:author="Nivesh" w:id="19" w:date="2026-09-25T10:03:37Z"/>
              <w:sdt>
                <w:sdtPr>
                  <w:id w:val="1304444630"/>
                  <w:tag w:val="goog_rdk_4923"/>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User Guide</w:delText>
                    </w:r>
                  </w:del>
                </w:sdtContent>
              </w:sdt>
              <w:del w:author="Nivesh" w:id="19" w:date="2026-09-25T10:03:37Z">
                <w:sdt>
                  <w:sdtPr>
                    <w:id w:val="1842882543"/>
                    <w:tag w:val="goog_rdk_492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1805027130"/>
                    <w:tag w:val="goog_rdk_4925"/>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1854223298"/>
                    <w:tag w:val="goog_rdk_4926"/>
                  </w:sdtPr>
                  <w:sdtContent>
                    <w:r w:rsidDel="00000000" w:rsidR="00000000" w:rsidRPr="00000000">
                      <w:rPr>
                        <w:rtl w:val="0"/>
                      </w:rPr>
                    </w:r>
                  </w:sdtContent>
                </w:sdt>
              </w:del>
            </w:sdtContent>
          </w:sdt>
        </w:p>
      </w:sdtContent>
    </w:sdt>
    <w:sdt>
      <w:sdtPr>
        <w:id w:val="-1984536439"/>
        <w:tag w:val="goog_rdk_4933"/>
      </w:sdtPr>
      <w:sdtContent>
        <w:p w:rsidR="00000000" w:rsidDel="00000000" w:rsidP="00000000" w:rsidRDefault="00000000" w:rsidRPr="00000000" w14:paraId="0000045D">
          <w:pPr>
            <w:numPr>
              <w:ilvl w:val="0"/>
              <w:numId w:val="10"/>
            </w:numPr>
            <w:spacing w:after="280" w:before="0" w:line="240" w:lineRule="auto"/>
            <w:ind w:left="720" w:hanging="360"/>
            <w:rPr>
              <w:del w:author="Nivesh" w:id="19" w:date="2026-09-25T10:03:37Z"/>
              <w:rFonts w:ascii="Cambria" w:cs="Cambria" w:eastAsia="Cambria" w:hAnsi="Cambria"/>
              <w:color w:val="000000"/>
              <w:sz w:val="22"/>
              <w:szCs w:val="22"/>
            </w:rPr>
          </w:pPr>
          <w:sdt>
            <w:sdtPr>
              <w:id w:val="-539815847"/>
              <w:tag w:val="goog_rdk_4928"/>
            </w:sdtPr>
            <w:sdtContent>
              <w:del w:author="Nivesh" w:id="19" w:date="2026-09-25T10:03:37Z"/>
              <w:sdt>
                <w:sdtPr>
                  <w:id w:val="1095898661"/>
                  <w:tag w:val="goog_rdk_492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Popular Tutorial</w:delText>
                    </w:r>
                  </w:del>
                </w:sdtContent>
              </w:sdt>
              <w:del w:author="Nivesh" w:id="19" w:date="2026-09-25T10:03:37Z">
                <w:sdt>
                  <w:sdtPr>
                    <w:id w:val="-207416158"/>
                    <w:tag w:val="goog_rdk_4930"/>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1315712286"/>
                    <w:tag w:val="goog_rdk_4931"/>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 Crash Course</w:delText>
                    </w:r>
                  </w:sdtContent>
                </w:sdt>
                <w:r w:rsidDel="00000000" w:rsidR="00000000" w:rsidRPr="00000000">
                  <w:fldChar w:fldCharType="end"/>
                </w:r>
                <w:sdt>
                  <w:sdtPr>
                    <w:id w:val="1194536439"/>
                    <w:tag w:val="goog_rdk_4932"/>
                  </w:sdtPr>
                  <w:sdtContent>
                    <w:r w:rsidDel="00000000" w:rsidR="00000000" w:rsidRPr="00000000">
                      <w:rPr>
                        <w:rtl w:val="0"/>
                      </w:rPr>
                    </w:r>
                  </w:sdtContent>
                </w:sdt>
              </w:del>
            </w:sdtContent>
          </w:sdt>
        </w:p>
      </w:sdtContent>
    </w:sdt>
    <w:sdt>
      <w:sdtPr>
        <w:id w:val="360836023"/>
        <w:tag w:val="goog_rdk_4941"/>
      </w:sdtPr>
      <w:sdtContent>
        <w:p w:rsidR="00000000" w:rsidDel="00000000" w:rsidP="00000000" w:rsidRDefault="00000000" w:rsidRPr="00000000" w14:paraId="000004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343044595"/>
              <w:tag w:val="goog_rdk_4936"/>
            </w:sdtPr>
            <w:sdtContent>
              <w:ins w:author="Anonymous" w:id="129" w:date="2026-09-22T04:17:55Z">
                <w:sdt>
                  <w:sdtPr>
                    <w:id w:val="-1476841080"/>
                    <w:tag w:val="goog_rdk_4937"/>
                  </w:sdtPr>
                  <w:sdtContent>
                    <w:del w:author="Nivesh" w:id="19" w:date="2026-09-25T10:03:37Z"/>
                  </w:sdtContent>
                </w:sdt>
              </w:ins>
              <w:sdt>
                <w:sdtPr>
                  <w:id w:val="-460308446"/>
                  <w:tag w:val="goog_rdk_4938"/>
                </w:sdtPr>
                <w:sdtContent>
                  <w:ins w:author="Anonymous" w:id="129" w:date="2026-09-22T04:17:5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nonymous" w:id="129" w:date="2026-09-22T04:17:55Z">
                <w:del w:author="Nivesh" w:id="19" w:date="2026-09-25T10:03:37Z"/>
              </w:ins>
            </w:sdtContent>
          </w:sdt>
          <w:sdt>
            <w:sdtPr>
              <w:id w:val="1625833904"/>
              <w:tag w:val="goog_rdk_4939"/>
            </w:sdtPr>
            <w:sdtContent>
              <w:del w:author="Nivesh" w:id="19" w:date="2026-09-25T10:03:37Z"/>
              <w:sdt>
                <w:sdtPr>
                  <w:id w:val="1195492686"/>
                  <w:tag w:val="goog_rdk_4940"/>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HTML &amp; CSS – Basic templating used in /templates and /static</w:delText>
                    </w:r>
                  </w:del>
                </w:sdtContent>
              </w:sdt>
              <w:del w:author="Nivesh" w:id="19" w:date="2026-09-25T10:03:37Z"/>
            </w:sdtContent>
          </w:sdt>
        </w:p>
      </w:sdtContent>
    </w:sdt>
    <w:sdt>
      <w:sdtPr>
        <w:id w:val="1892590804"/>
        <w:tag w:val="goog_rdk_4950"/>
      </w:sdtPr>
      <w:sdtContent>
        <w:p w:rsidR="00000000" w:rsidDel="00000000" w:rsidP="00000000" w:rsidRDefault="00000000" w:rsidRPr="00000000" w14:paraId="0000045F">
          <w:pPr>
            <w:numPr>
              <w:ilvl w:val="0"/>
              <w:numId w:val="15"/>
            </w:numPr>
            <w:ind w:left="502" w:hanging="360"/>
            <w:rPr>
              <w:del w:author="Nivesh" w:id="19" w:date="2026-09-25T10:03:37Z"/>
              <w:rPrChange w:author="cs department" w:id="131" w:date="2026-09-23T05:17:36Z">
                <w:rPr>
                  <w:rFonts w:ascii="Cambria" w:cs="Cambria" w:eastAsia="Cambria" w:hAnsi="Cambria"/>
                  <w:color w:val="000000"/>
                  <w:sz w:val="22"/>
                  <w:szCs w:val="22"/>
                </w:rPr>
              </w:rPrChange>
            </w:rPr>
            <w:pPrChange w:author="cs department" w:id="0" w:date="2026-09-23T05:17:36Z">
              <w:pPr>
                <w:pStyle w:val="Heading3"/>
                <w:numPr>
                  <w:ilvl w:val="0"/>
                  <w:numId w:val="15"/>
                </w:numPr>
                <w:ind w:left="502" w:hanging="360"/>
              </w:pPr>
            </w:pPrChange>
          </w:pPr>
          <w:sdt>
            <w:sdtPr>
              <w:id w:val="1287580738"/>
              <w:tag w:val="goog_rdk_4944"/>
            </w:sdtPr>
            <w:sdtContent>
              <w:ins w:author="Vishali Baskaran" w:id="130" w:date="2026-09-23T04:22:20Z">
                <w:sdt>
                  <w:sdtPr>
                    <w:id w:val="-1694103223"/>
                    <w:tag w:val="goog_rdk_4945"/>
                  </w:sdtPr>
                  <w:sdtContent>
                    <w:del w:author="Nivesh" w:id="19" w:date="2026-09-25T10:03:37Z"/>
                  </w:sdtContent>
                </w:sdt>
              </w:ins>
              <w:sdt>
                <w:sdtPr>
                  <w:id w:val="1701492582"/>
                  <w:tag w:val="goog_rdk_4946"/>
                </w:sdtPr>
                <w:sdtContent>
                  <w:ins w:author="Vishali Baskaran" w:id="130" w:date="2026-09-23T04:22:20Z">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w:delText>
                      </w:r>
                    </w:del>
                  </w:ins>
                </w:sdtContent>
              </w:sdt>
              <w:ins w:author="Vishali Baskaran" w:id="130" w:date="2026-09-23T04:22:20Z">
                <w:del w:author="Nivesh" w:id="19" w:date="2026-09-25T10:03:37Z"/>
              </w:ins>
            </w:sdtContent>
          </w:sdt>
          <w:sdt>
            <w:sdtPr>
              <w:id w:val="-1356295591"/>
              <w:tag w:val="goog_rdk_4947"/>
            </w:sdtPr>
            <w:sdtContent>
              <w:del w:author="Nivesh" w:id="19" w:date="2026-09-25T10:03:37Z"/>
              <w:sdt>
                <w:sdtPr>
                  <w:id w:val="1696020733"/>
                  <w:tag w:val="goog_rdk_4948"/>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Google Gemini API Key</w:delText>
                    </w:r>
                  </w:del>
                </w:sdtContent>
              </w:sdt>
              <w:del w:author="Nivesh" w:id="19" w:date="2026-09-25T10:03:37Z">
                <w:sdt>
                  <w:sdtPr>
                    <w:id w:val="1327298800"/>
                    <w:tag w:val="goog_rdk_4949"/>
                  </w:sdtPr>
                  <w:sdtContent>
                    <w:r w:rsidDel="00000000" w:rsidR="00000000" w:rsidRPr="00000000">
                      <w:rPr>
                        <w:rtl w:val="0"/>
                      </w:rPr>
                    </w:r>
                  </w:sdtContent>
                </w:sdt>
              </w:del>
            </w:sdtContent>
          </w:sdt>
        </w:p>
      </w:sdtContent>
    </w:sdt>
    <w:sdt>
      <w:sdtPr>
        <w:id w:val="1597205092"/>
        <w:tag w:val="goog_rdk_4956"/>
      </w:sdtPr>
      <w:sdtContent>
        <w:p w:rsidR="00000000" w:rsidDel="00000000" w:rsidP="00000000" w:rsidRDefault="00000000" w:rsidRPr="00000000" w14:paraId="00000460">
          <w:pPr>
            <w:numPr>
              <w:ilvl w:val="0"/>
              <w:numId w:val="11"/>
            </w:numPr>
            <w:spacing w:after="0" w:before="280" w:line="240" w:lineRule="auto"/>
            <w:ind w:left="720" w:hanging="360"/>
            <w:rPr>
              <w:del w:author="Nivesh" w:id="19" w:date="2026-09-25T10:03:37Z"/>
              <w:rFonts w:ascii="Cambria" w:cs="Cambria" w:eastAsia="Cambria" w:hAnsi="Cambria"/>
              <w:color w:val="000000"/>
              <w:sz w:val="22"/>
              <w:szCs w:val="22"/>
            </w:rPr>
          </w:pPr>
          <w:sdt>
            <w:sdtPr>
              <w:id w:val="1524071556"/>
              <w:tag w:val="goog_rdk_4951"/>
            </w:sdtPr>
            <w:sdtContent>
              <w:del w:author="Nivesh" w:id="19" w:date="2026-09-25T10:03:37Z"/>
              <w:sdt>
                <w:sdtPr>
                  <w:id w:val="1041110149"/>
                  <w:tag w:val="goog_rdk_4952"/>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42485666"/>
                    <w:tag w:val="goog_rdk_495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620029875"/>
                    <w:tag w:val="goog_rdk_4954"/>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Google AI for Developers</w:delText>
                    </w:r>
                  </w:sdtContent>
                </w:sdt>
                <w:r w:rsidDel="00000000" w:rsidR="00000000" w:rsidRPr="00000000">
                  <w:fldChar w:fldCharType="end"/>
                </w:r>
                <w:sdt>
                  <w:sdtPr>
                    <w:id w:val="31234129"/>
                    <w:tag w:val="goog_rdk_4955"/>
                  </w:sdtPr>
                  <w:sdtContent>
                    <w:r w:rsidDel="00000000" w:rsidR="00000000" w:rsidRPr="00000000">
                      <w:rPr>
                        <w:rtl w:val="0"/>
                      </w:rPr>
                    </w:r>
                  </w:sdtContent>
                </w:sdt>
              </w:del>
            </w:sdtContent>
          </w:sdt>
        </w:p>
      </w:sdtContent>
    </w:sdt>
    <w:sdt>
      <w:sdtPr>
        <w:id w:val="-564395029"/>
        <w:tag w:val="goog_rdk_4962"/>
      </w:sdtPr>
      <w:sdtContent>
        <w:p w:rsidR="00000000" w:rsidDel="00000000" w:rsidP="00000000" w:rsidRDefault="00000000" w:rsidRPr="00000000" w14:paraId="00000461">
          <w:pPr>
            <w:numPr>
              <w:ilvl w:val="0"/>
              <w:numId w:val="11"/>
            </w:numPr>
            <w:spacing w:after="0" w:before="0" w:line="240" w:lineRule="auto"/>
            <w:ind w:left="720" w:hanging="360"/>
            <w:rPr>
              <w:del w:author="Nivesh" w:id="19" w:date="2026-09-25T10:03:37Z"/>
              <w:rFonts w:ascii="Cambria" w:cs="Cambria" w:eastAsia="Cambria" w:hAnsi="Cambria"/>
              <w:color w:val="000000"/>
              <w:sz w:val="22"/>
              <w:szCs w:val="22"/>
            </w:rPr>
          </w:pPr>
          <w:sdt>
            <w:sdtPr>
              <w:id w:val="1723399724"/>
              <w:tag w:val="goog_rdk_4957"/>
            </w:sdtPr>
            <w:sdtContent>
              <w:del w:author="Nivesh" w:id="19" w:date="2026-09-25T10:03:37Z"/>
              <w:sdt>
                <w:sdtPr>
                  <w:id w:val="2055719987"/>
                  <w:tag w:val="goog_rdk_4958"/>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Setup Guide</w:delText>
                    </w:r>
                  </w:del>
                </w:sdtContent>
              </w:sdt>
              <w:del w:author="Nivesh" w:id="19" w:date="2026-09-25T10:03:37Z">
                <w:sdt>
                  <w:sdtPr>
                    <w:id w:val="1374101609"/>
                    <w:tag w:val="goog_rdk_4959"/>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2091765528"/>
                    <w:tag w:val="goog_rdk_4960"/>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GeeksforGeeks</w:delText>
                    </w:r>
                  </w:sdtContent>
                </w:sdt>
                <w:r w:rsidDel="00000000" w:rsidR="00000000" w:rsidRPr="00000000">
                  <w:fldChar w:fldCharType="end"/>
                </w:r>
                <w:sdt>
                  <w:sdtPr>
                    <w:id w:val="1802936785"/>
                    <w:tag w:val="goog_rdk_4961"/>
                  </w:sdtPr>
                  <w:sdtContent>
                    <w:r w:rsidDel="00000000" w:rsidR="00000000" w:rsidRPr="00000000">
                      <w:rPr>
                        <w:rtl w:val="0"/>
                      </w:rPr>
                    </w:r>
                  </w:sdtContent>
                </w:sdt>
              </w:del>
            </w:sdtContent>
          </w:sdt>
        </w:p>
      </w:sdtContent>
    </w:sdt>
    <w:sdt>
      <w:sdtPr>
        <w:id w:val="627464700"/>
        <w:tag w:val="goog_rdk_4969"/>
      </w:sdtPr>
      <w:sdtContent>
        <w:p w:rsidR="00000000" w:rsidDel="00000000" w:rsidP="00000000" w:rsidRDefault="00000000" w:rsidRPr="00000000" w14:paraId="00000462">
          <w:pPr>
            <w:spacing w:after="0" w:before="0" w:line="240" w:lineRule="auto"/>
            <w:ind w:left="720" w:firstLine="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Shalini J" w:id="132" w:date="2026-09-27T13:42:45Z">
                <w:rPr>
                  <w:rFonts w:ascii="Cambria" w:cs="Cambria" w:eastAsia="Cambria" w:hAnsi="Cambria"/>
                  <w:color w:val="000000"/>
                  <w:sz w:val="22"/>
                  <w:szCs w:val="22"/>
                </w:rPr>
              </w:rPrChange>
            </w:rPr>
            <w:pPrChange w:author="Shalini J" w:id="0" w:date="2026-09-27T13:42:45Z">
              <w:pPr>
                <w:numPr>
                  <w:ilvl w:val="0"/>
                  <w:numId w:val="11"/>
                </w:numPr>
                <w:spacing w:after="0" w:before="0" w:line="240" w:lineRule="auto"/>
                <w:ind w:left="720" w:hanging="360"/>
              </w:pPr>
            </w:pPrChange>
          </w:pPr>
          <w:sdt>
            <w:sdtPr>
              <w:id w:val="-1775484992"/>
              <w:tag w:val="goog_rdk_4963"/>
            </w:sdtPr>
            <w:sdtContent>
              <w:del w:author="Nivesh" w:id="19" w:date="2026-09-25T10:03:37Z"/>
              <w:sdt>
                <w:sdtPr>
                  <w:id w:val="-724131221"/>
                  <w:tag w:val="goog_rdk_4964"/>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w:delText>
                    </w:r>
                  </w:del>
                </w:sdtContent>
              </w:sdt>
              <w:del w:author="Nivesh" w:id="19" w:date="2026-09-25T10:03:37Z">
                <w:sdt>
                  <w:sdtPr>
                    <w:id w:val="1883587718"/>
                    <w:tag w:val="goog_rdk_4965"/>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pular Tutorial</w:delText>
                    </w:r>
                  </w:sdtContent>
                </w:sdt>
                <w:sdt>
                  <w:sdtPr>
                    <w:id w:val="1203859226"/>
                    <w:tag w:val="goog_rdk_4966"/>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51586284"/>
                    <w:tag w:val="goog_rdk_4967"/>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How to Use Google Gemini API Key</w:delText>
                    </w:r>
                  </w:sdtContent>
                </w:sdt>
                <w:r w:rsidDel="00000000" w:rsidR="00000000" w:rsidRPr="00000000">
                  <w:fldChar w:fldCharType="end"/>
                </w:r>
                <w:sdt>
                  <w:sdtPr>
                    <w:id w:val="290958439"/>
                    <w:tag w:val="goog_rdk_4968"/>
                  </w:sdtPr>
                  <w:sdtContent>
                    <w:r w:rsidDel="00000000" w:rsidR="00000000" w:rsidRPr="00000000">
                      <w:rPr>
                        <w:rtl w:val="0"/>
                      </w:rPr>
                    </w:r>
                  </w:sdtContent>
                </w:sdt>
              </w:del>
            </w:sdtContent>
          </w:sdt>
        </w:p>
      </w:sdtContent>
    </w:sdt>
    <w:sdt>
      <w:sdtPr>
        <w:id w:val="379354910"/>
        <w:tag w:val="goog_rdk_4973"/>
      </w:sdtPr>
      <w:sdtContent>
        <w:p w:rsidR="00000000" w:rsidDel="00000000" w:rsidP="00000000" w:rsidRDefault="00000000" w:rsidRPr="00000000" w14:paraId="00000463">
          <w:pPr>
            <w:numPr>
              <w:ilvl w:val="0"/>
              <w:numId w:val="11"/>
            </w:numPr>
            <w:spacing w:after="0" w:before="0" w:line="240" w:lineRule="auto"/>
            <w:ind w:left="720" w:hanging="360"/>
            <w:rPr>
              <w:del w:author="Nivesh" w:id="19" w:date="2026-09-25T10:03:37Z"/>
              <w:rFonts w:ascii="Cambria" w:cs="Cambria" w:eastAsia="Cambria" w:hAnsi="Cambria"/>
              <w:color w:val="000000"/>
              <w:sz w:val="22"/>
              <w:szCs w:val="22"/>
            </w:rPr>
          </w:pPr>
          <w:sdt>
            <w:sdtPr>
              <w:id w:val="536294154"/>
              <w:tag w:val="goog_rdk_4970"/>
            </w:sdtPr>
            <w:sdtContent>
              <w:del w:author="Nivesh" w:id="19" w:date="2026-09-25T10:03:37Z"/>
              <w:sdt>
                <w:sdtPr>
                  <w:id w:val="725240612"/>
                  <w:tag w:val="goog_rdk_4971"/>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Setup Steps</w:delText>
                    </w:r>
                  </w:del>
                </w:sdtContent>
              </w:sdt>
              <w:del w:author="Nivesh" w:id="19" w:date="2026-09-25T10:03:37Z">
                <w:sdt>
                  <w:sdtPr>
                    <w:id w:val="450404815"/>
                    <w:tag w:val="goog_rdk_4972"/>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p>
      </w:sdtContent>
    </w:sdt>
    <w:sdt>
      <w:sdtPr>
        <w:id w:val="466075233"/>
        <w:tag w:val="goog_rdk_4976"/>
      </w:sdtPr>
      <w:sdtContent>
        <w:p w:rsidR="00000000" w:rsidDel="00000000" w:rsidP="00000000" w:rsidRDefault="00000000" w:rsidRPr="00000000" w14:paraId="00000464">
          <w:pPr>
            <w:numPr>
              <w:ilvl w:val="1"/>
              <w:numId w:val="11"/>
            </w:numPr>
            <w:spacing w:after="0" w:before="0" w:line="240" w:lineRule="auto"/>
            <w:ind w:left="1440" w:hanging="360"/>
            <w:rPr>
              <w:del w:author="Nivesh" w:id="19" w:date="2026-09-25T10:03:37Z"/>
              <w:rFonts w:ascii="Cambria" w:cs="Cambria" w:eastAsia="Cambria" w:hAnsi="Cambria"/>
              <w:color w:val="000000"/>
              <w:sz w:val="22"/>
              <w:szCs w:val="22"/>
            </w:rPr>
          </w:pPr>
          <w:sdt>
            <w:sdtPr>
              <w:id w:val="1870287933"/>
              <w:tag w:val="goog_rdk_4974"/>
            </w:sdtPr>
            <w:sdtContent>
              <w:del w:author="Nivesh" w:id="19" w:date="2026-09-25T10:03:37Z"/>
              <w:sdt>
                <w:sdtPr>
                  <w:id w:val="42331464"/>
                  <w:tag w:val="goog_rdk_497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Visit the Google AI Studio and sign in with your Google account.</w:delText>
                    </w:r>
                  </w:del>
                </w:sdtContent>
              </w:sdt>
              <w:del w:author="Nivesh" w:id="19" w:date="2026-09-25T10:03:37Z"/>
            </w:sdtContent>
          </w:sdt>
        </w:p>
      </w:sdtContent>
    </w:sdt>
    <w:sdt>
      <w:sdtPr>
        <w:id w:val="1002392176"/>
        <w:tag w:val="goog_rdk_4979"/>
      </w:sdtPr>
      <w:sdtContent>
        <w:p w:rsidR="00000000" w:rsidDel="00000000" w:rsidP="00000000" w:rsidRDefault="00000000" w:rsidRPr="00000000" w14:paraId="00000465">
          <w:pPr>
            <w:numPr>
              <w:ilvl w:val="1"/>
              <w:numId w:val="11"/>
            </w:numPr>
            <w:spacing w:after="0" w:before="0" w:line="240" w:lineRule="auto"/>
            <w:ind w:left="1440" w:hanging="360"/>
            <w:rPr>
              <w:del w:author="Nivesh" w:id="19" w:date="2026-09-25T10:03:37Z"/>
              <w:rFonts w:ascii="Cambria" w:cs="Cambria" w:eastAsia="Cambria" w:hAnsi="Cambria"/>
              <w:color w:val="000000"/>
              <w:sz w:val="22"/>
              <w:szCs w:val="22"/>
            </w:rPr>
          </w:pPr>
          <w:sdt>
            <w:sdtPr>
              <w:id w:val="-1046798255"/>
              <w:tag w:val="goog_rdk_4977"/>
            </w:sdtPr>
            <w:sdtContent>
              <w:del w:author="Nivesh" w:id="19" w:date="2026-09-25T10:03:37Z"/>
              <w:sdt>
                <w:sdtPr>
                  <w:id w:val="2144649396"/>
                  <w:tag w:val="goog_rdk_497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Create a new project and enable the Gemini API.</w:delText>
                    </w:r>
                  </w:del>
                </w:sdtContent>
              </w:sdt>
              <w:del w:author="Nivesh" w:id="19" w:date="2026-09-25T10:03:37Z"/>
            </w:sdtContent>
          </w:sdt>
        </w:p>
      </w:sdtContent>
    </w:sdt>
    <w:sdt>
      <w:sdtPr>
        <w:id w:val="1917782497"/>
        <w:tag w:val="goog_rdk_4983"/>
      </w:sdtPr>
      <w:sdtContent>
        <w:p w:rsidR="00000000" w:rsidDel="00000000" w:rsidP="00000000" w:rsidRDefault="00000000" w:rsidRPr="00000000" w14:paraId="00000466">
          <w:pPr>
            <w:numPr>
              <w:ilvl w:val="1"/>
              <w:numId w:val="11"/>
            </w:numPr>
            <w:spacing w:after="280" w:before="0" w:line="240" w:lineRule="auto"/>
            <w:ind w:left="1440" w:hanging="360"/>
            <w:rPr>
              <w:del w:author="Nivesh" w:id="19" w:date="2026-09-25T10:03:37Z"/>
              <w:rFonts w:ascii="Cambria" w:cs="Cambria" w:eastAsia="Cambria" w:hAnsi="Cambria"/>
              <w:color w:val="000000"/>
              <w:sz w:val="22"/>
              <w:szCs w:val="22"/>
            </w:rPr>
          </w:pPr>
          <w:sdt>
            <w:sdtPr>
              <w:id w:val="902862734"/>
              <w:tag w:val="goog_rdk_4980"/>
            </w:sdtPr>
            <w:sdtContent>
              <w:del w:author="Nivesh" w:id="19" w:date="2026-09-25T10:03:37Z"/>
              <w:sdt>
                <w:sdtPr>
                  <w:id w:val="-1739156720"/>
                  <w:tag w:val="goog_rdk_498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Generate an API key and securely store it.</w:delText>
                    </w:r>
                  </w:del>
                </w:sdtContent>
              </w:sdt>
              <w:del w:author="Nivesh" w:id="19" w:date="2026-09-25T10:03:37Z">
                <w:sdt>
                  <w:sdtPr>
                    <w:id w:val="235825053"/>
                    <w:tag w:val="goog_rdk_4982"/>
                  </w:sdtPr>
                  <w:sdtContent>
                    <w:r w:rsidDel="00000000" w:rsidR="00000000" w:rsidRPr="00000000">
                      <w:rPr>
                        <w:rtl w:val="0"/>
                      </w:rPr>
                    </w:r>
                  </w:sdtContent>
                </w:sdt>
              </w:del>
            </w:sdtContent>
          </w:sdt>
        </w:p>
      </w:sdtContent>
    </w:sdt>
    <w:sdt>
      <w:sdtPr>
        <w:id w:val="679018060"/>
        <w:tag w:val="goog_rdk_4989"/>
      </w:sdtPr>
      <w:sdtContent>
        <w:p w:rsidR="00000000" w:rsidDel="00000000" w:rsidP="00000000" w:rsidRDefault="00000000" w:rsidRPr="00000000" w14:paraId="00000467">
          <w:pPr>
            <w:pStyle w:val="Heading3"/>
            <w:ind w:left="502" w:firstLine="0"/>
            <w:rPr>
              <w:ins w:author="Selva Jothi MS" w:id="133" w:date="2026-09-24T10:58:54Z"/>
              <w:del w:author="Nivesh" w:id="19" w:date="2026-09-25T10:03:37Z"/>
              <w:rPrChange w:author="Nivesh" w:id="42" w:date="2026-09-25T10:03:37Z">
                <w:rPr>
                  <w:rFonts w:ascii="Cambria" w:cs="Cambria" w:eastAsia="Cambria" w:hAnsi="Cambria"/>
                  <w:color w:val="000000"/>
                  <w:sz w:val="22"/>
                  <w:szCs w:val="22"/>
                </w:rPr>
              </w:rPrChange>
            </w:rPr>
          </w:pPr>
          <w:sdt>
            <w:sdtPr>
              <w:id w:val="-326182274"/>
              <w:tag w:val="goog_rdk_4986"/>
            </w:sdtPr>
            <w:sdtContent>
              <w:ins w:author="Selva Jothi MS" w:id="133" w:date="2026-09-24T10:58:54Z">
                <w:sdt>
                  <w:sdtPr>
                    <w:id w:val="-406070365"/>
                    <w:tag w:val="goog_rdk_4987"/>
                  </w:sdtPr>
                  <w:sdtContent>
                    <w:del w:author="Nivesh" w:id="19" w:date="2026-09-25T10:03:37Z"/>
                  </w:sdtContent>
                </w:sdt>
              </w:ins>
              <w:sdt>
                <w:sdtPr>
                  <w:id w:val="-310451374"/>
                  <w:tag w:val="goog_rdk_4988"/>
                </w:sdtPr>
                <w:sdtContent>
                  <w:ins w:author="Selva Jothi MS" w:id="133" w:date="2026-09-24T10:58:54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33" w:date="2026-09-24T10:58:54Z">
                <w:del w:author="Nivesh" w:id="19" w:date="2026-09-25T10:03:37Z"/>
              </w:ins>
            </w:sdtContent>
          </w:sdt>
        </w:p>
      </w:sdtContent>
    </w:sdt>
    <w:sdt>
      <w:sdtPr>
        <w:id w:val="-1358439268"/>
        <w:tag w:val="goog_rdk_4993"/>
      </w:sdtPr>
      <w:sdtContent>
        <w:p w:rsidR="00000000" w:rsidDel="00000000" w:rsidP="00000000" w:rsidRDefault="00000000" w:rsidRPr="00000000" w14:paraId="00000468">
          <w:pPr>
            <w:pStyle w:val="Heading3"/>
            <w:ind w:left="502" w:firstLine="0"/>
            <w:rPr>
              <w:ins w:author="Selva Jothi MS" w:id="133" w:date="2026-09-24T10:58:54Z"/>
              <w:del w:author="Nivesh" w:id="19" w:date="2026-09-25T10:03:37Z"/>
              <w:rPrChange w:author="Nivesh" w:id="42" w:date="2026-09-25T10:03:37Z">
                <w:rPr>
                  <w:rFonts w:ascii="Cambria" w:cs="Cambria" w:eastAsia="Cambria" w:hAnsi="Cambria"/>
                  <w:color w:val="000000"/>
                  <w:sz w:val="22"/>
                  <w:szCs w:val="22"/>
                </w:rPr>
              </w:rPrChange>
            </w:rPr>
          </w:pPr>
          <w:sdt>
            <w:sdtPr>
              <w:id w:val="677002609"/>
              <w:tag w:val="goog_rdk_4990"/>
            </w:sdtPr>
            <w:sdtContent>
              <w:ins w:author="Selva Jothi MS" w:id="133" w:date="2026-09-24T10:58:54Z">
                <w:sdt>
                  <w:sdtPr>
                    <w:id w:val="1531634635"/>
                    <w:tag w:val="goog_rdk_4991"/>
                  </w:sdtPr>
                  <w:sdtContent>
                    <w:del w:author="Nivesh" w:id="19" w:date="2026-09-25T10:03:37Z"/>
                  </w:sdtContent>
                </w:sdt>
              </w:ins>
              <w:sdt>
                <w:sdtPr>
                  <w:id w:val="-758171838"/>
                  <w:tag w:val="goog_rdk_4992"/>
                </w:sdtPr>
                <w:sdtContent>
                  <w:ins w:author="Selva Jothi MS" w:id="133" w:date="2026-09-24T10:58:54Z">
                    <w:del w:author="Nivesh" w:id="19" w:date="2026-09-25T10:03:37Z">
                      <w:r w:rsidDel="00000000" w:rsidR="00000000" w:rsidRPr="00000000">
                        <w:rPr>
                          <w:rtl w:val="0"/>
                        </w:rPr>
                      </w:r>
                    </w:del>
                  </w:ins>
                </w:sdtContent>
              </w:sdt>
              <w:ins w:author="Selva Jothi MS" w:id="133" w:date="2026-09-24T10:58:54Z">
                <w:del w:author="Nivesh" w:id="19" w:date="2026-09-25T10:03:37Z">
                  <w:bookmarkStart w:colFirst="0" w:colLast="0" w:name="_heading=h.a8zj8a2txncl" w:id="3"/>
                  <w:bookmarkEnd w:id="3"/>
                </w:del>
              </w:ins>
            </w:sdtContent>
          </w:sdt>
        </w:p>
      </w:sdtContent>
    </w:sdt>
    <w:sdt>
      <w:sdtPr>
        <w:id w:val="-1548609052"/>
        <w:tag w:val="goog_rdk_5000"/>
      </w:sdtPr>
      <w:sdtContent>
        <w:p w:rsidR="00000000" w:rsidDel="00000000" w:rsidP="00000000" w:rsidRDefault="00000000" w:rsidRPr="00000000" w14:paraId="00000469">
          <w:pPr>
            <w:pStyle w:val="Heading3"/>
            <w:numPr>
              <w:ilvl w:val="0"/>
              <w:numId w:val="24"/>
            </w:numPr>
            <w:spacing w:after="0" w:afterAutospacing="0"/>
            <w:ind w:left="720" w:right="0" w:hanging="360"/>
            <w:rPr>
              <w:ins w:author="Srimathi" w:id="134" w:date="2026-09-24T14:13:54Z"/>
              <w:del w:author="Nivesh" w:id="19" w:date="2026-09-25T10:03:37Z"/>
              <w:rFonts w:ascii="Cambria" w:cs="Cambria" w:eastAsia="Cambria" w:hAnsi="Cambria"/>
              <w:b w:val="0"/>
              <w:bCs w:val="0"/>
              <w:color w:val="000000"/>
              <w:sz w:val="22"/>
              <w:szCs w:val="22"/>
              <w:u w:val="none"/>
            </w:rPr>
          </w:pPr>
          <w:sdt>
            <w:sdtPr>
              <w:id w:val="-744213716"/>
              <w:tag w:val="goog_rdk_4997"/>
            </w:sdtPr>
            <w:sdtContent>
              <w:ins w:author="Srimathi" w:id="134" w:date="2026-09-24T14:13:54Z">
                <w:sdt>
                  <w:sdtPr>
                    <w:id w:val="632999701"/>
                    <w:tag w:val="goog_rdk_4998"/>
                  </w:sdtPr>
                  <w:sdtContent>
                    <w:del w:author="Nivesh" w:id="19" w:date="2026-09-25T10:03:37Z"/>
                  </w:sdtContent>
                </w:sdt>
              </w:ins>
              <w:sdt>
                <w:sdtPr>
                  <w:id w:val="-1499865425"/>
                  <w:tag w:val="goog_rdk_4999"/>
                </w:sdtPr>
                <w:sdtContent>
                  <w:ins w:author="Srimathi" w:id="134" w:date="2026-09-24T14:13:54Z">
                    <w:del w:author="Nivesh" w:id="19" w:date="2026-09-25T10:03:37Z">
                      <w:r w:rsidDel="00000000" w:rsidR="00000000" w:rsidRPr="00000000">
                        <w:rPr>
                          <w:rtl w:val="0"/>
                        </w:rPr>
                      </w:r>
                    </w:del>
                  </w:ins>
                </w:sdtContent>
              </w:sdt>
              <w:ins w:author="Srimathi" w:id="134" w:date="2026-09-24T14:13:54Z">
                <w:del w:author="Nivesh" w:id="19" w:date="2026-09-25T10:03:37Z"/>
              </w:ins>
            </w:sdtContent>
          </w:sdt>
        </w:p>
      </w:sdtContent>
    </w:sdt>
    <w:sdt>
      <w:sdtPr>
        <w:id w:val="-1902561557"/>
        <w:tag w:val="goog_rdk_5007"/>
      </w:sdtPr>
      <w:sdtContent>
        <w:p w:rsidR="00000000" w:rsidDel="00000000" w:rsidP="00000000" w:rsidRDefault="00000000" w:rsidRPr="00000000" w14:paraId="0000046A">
          <w:pPr>
            <w:pStyle w:val="Heading3"/>
            <w:numPr>
              <w:ilvl w:val="0"/>
              <w:numId w:val="24"/>
            </w:numPr>
            <w:spacing w:before="0" w:beforeAutospacing="0"/>
            <w:ind w:left="720" w:right="0" w:hanging="360"/>
            <w:rPr>
              <w:ins w:author="Yazhini Prabhu" w:id="135" w:date="2026-09-28T04:21:00Z"/>
              <w:del w:author="Nivesh" w:id="19" w:date="2026-09-25T10:03:37Z"/>
              <w:rFonts w:ascii="Cambria" w:cs="Cambria" w:eastAsia="Cambria" w:hAnsi="Cambria"/>
              <w:b w:val="0"/>
              <w:bCs w:val="0"/>
              <w:color w:val="000000"/>
              <w:sz w:val="22"/>
              <w:szCs w:val="22"/>
              <w:u w:val="none"/>
            </w:rPr>
          </w:pPr>
          <w:sdt>
            <w:sdtPr>
              <w:id w:val="-714718227"/>
              <w:tag w:val="goog_rdk_5004"/>
            </w:sdtPr>
            <w:sdtContent>
              <w:ins w:author="Yazhini Prabhu" w:id="135" w:date="2026-09-28T04:21:00Z">
                <w:sdt>
                  <w:sdtPr>
                    <w:id w:val="993737904"/>
                    <w:tag w:val="goog_rdk_5005"/>
                  </w:sdtPr>
                  <w:sdtContent>
                    <w:del w:author="Nivesh" w:id="19" w:date="2026-09-25T10:03:37Z"/>
                  </w:sdtContent>
                </w:sdt>
              </w:ins>
              <w:sdt>
                <w:sdtPr>
                  <w:id w:val="-337613846"/>
                  <w:tag w:val="goog_rdk_5006"/>
                </w:sdtPr>
                <w:sdtContent>
                  <w:ins w:author="Yazhini Prabhu" w:id="135" w:date="2026-09-28T04:21:00Z">
                    <w:del w:author="Nivesh" w:id="19" w:date="2026-09-25T10:03:37Z">
                      <w:r w:rsidDel="00000000" w:rsidR="00000000" w:rsidRPr="00000000">
                        <w:rPr>
                          <w:rtl w:val="0"/>
                        </w:rPr>
                      </w:r>
                    </w:del>
                  </w:ins>
                </w:sdtContent>
              </w:sdt>
              <w:ins w:author="Yazhini Prabhu" w:id="135" w:date="2026-09-28T04:21:00Z">
                <w:del w:author="Nivesh" w:id="19" w:date="2026-09-25T10:03:37Z"/>
              </w:ins>
            </w:sdtContent>
          </w:sdt>
        </w:p>
      </w:sdtContent>
    </w:sdt>
    <w:sdt>
      <w:sdtPr>
        <w:id w:val="2041560318"/>
        <w:tag w:val="goog_rdk_5020"/>
      </w:sdtPr>
      <w:sdtContent>
        <w:p w:rsidR="00000000" w:rsidDel="00000000" w:rsidP="00000000" w:rsidRDefault="00000000" w:rsidRPr="00000000" w14:paraId="0000046B">
          <w:pPr>
            <w:pStyle w:val="Heading3"/>
            <w:numPr>
              <w:ilvl w:val="0"/>
              <w:numId w:val="24"/>
            </w:numPr>
            <w:ind w:left="720" w:hanging="360"/>
            <w:rPr>
              <w:del w:author="Nivesh" w:id="19" w:date="2026-09-25T10:03:37Z"/>
              <w:rFonts w:ascii="Cambria" w:cs="Cambria" w:eastAsia="Cambria" w:hAnsi="Cambria"/>
              <w:b w:val="0"/>
              <w:bCs w:val="0"/>
              <w:color w:val="000000"/>
              <w:sz w:val="22"/>
              <w:szCs w:val="22"/>
              <w:u w:val="none"/>
              <w:rPrChange w:author="Srimathi" w:id="137" w:date="2026-09-24T14:13:36Z">
                <w:rPr>
                  <w:rFonts w:ascii="Cambria" w:cs="Cambria" w:eastAsia="Cambria" w:hAnsi="Cambria"/>
                  <w:color w:val="000000"/>
                  <w:sz w:val="22"/>
                  <w:szCs w:val="22"/>
                </w:rPr>
              </w:rPrChange>
            </w:rPr>
            <w:pPrChange w:author="Srimathi" w:id="0" w:date="2026-09-24T14:13:36Z">
              <w:pPr>
                <w:pStyle w:val="Heading3"/>
                <w:numPr>
                  <w:ilvl w:val="0"/>
                  <w:numId w:val="15"/>
                </w:numPr>
                <w:ind w:left="502" w:hanging="360"/>
              </w:pPr>
            </w:pPrChange>
          </w:pPr>
          <w:sdt>
            <w:sdtPr>
              <w:id w:val="-2002756083"/>
              <w:tag w:val="goog_rdk_5008"/>
            </w:sdtPr>
            <w:sdtContent>
              <w:ins w:author="Yazhini Prabhu" w:id="135" w:date="2026-09-28T04:21:00Z">
                <w:sdt>
                  <w:sdtPr>
                    <w:id w:val="-124082602"/>
                    <w:tag w:val="goog_rdk_5009"/>
                  </w:sdtPr>
                  <w:sdtContent>
                    <w:del w:author="Nivesh" w:id="19" w:date="2026-09-25T10:03:37Z"/>
                  </w:sdtContent>
                </w:sdt>
              </w:ins>
              <w:sdt>
                <w:sdtPr>
                  <w:id w:val="-1766310486"/>
                  <w:tag w:val="goog_rdk_5010"/>
                </w:sdtPr>
                <w:sdtContent>
                  <w:ins w:author="Yazhini Prabhu" w:id="135" w:date="2026-09-28T04:21:0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Yazhini Prabhu" w:id="135" w:date="2026-09-28T04:21:00Z">
                <w:del w:author="Nivesh" w:id="19" w:date="2026-09-25T10:03:37Z"/>
              </w:ins>
            </w:sdtContent>
          </w:sdt>
          <w:sdt>
            <w:sdtPr>
              <w:id w:val="334723178"/>
              <w:tag w:val="goog_rdk_5011"/>
            </w:sdtPr>
            <w:sdtContent>
              <w:del w:author="Nivesh" w:id="19" w:date="2026-09-25T10:03:37Z"/>
            </w:sdtContent>
          </w:sdt>
          <w:sdt>
            <w:sdtPr>
              <w:id w:val="-1350132314"/>
              <w:tag w:val="goog_rdk_5012"/>
            </w:sdtPr>
            <w:sdtContent>
              <w:ins w:author="sabaRi" w:id="136" w:date="2026-09-26T16:10:52Z">
                <w:sdt>
                  <w:sdtPr>
                    <w:id w:val="2132545477"/>
                    <w:tag w:val="goog_rdk_5013"/>
                  </w:sdtPr>
                  <w:sdtContent>
                    <w:del w:author="Nivesh" w:id="19" w:date="2026-09-25T10:03:37Z"/>
                  </w:sdtContent>
                </w:sdt>
              </w:ins>
              <w:sdt>
                <w:sdtPr>
                  <w:id w:val="-453169770"/>
                  <w:tag w:val="goog_rdk_5014"/>
                </w:sdtPr>
                <w:sdtContent>
                  <w:ins w:author="sabaRi" w:id="136" w:date="2026-09-26T16:10:52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w:delText>
                      </w:r>
                    </w:del>
                  </w:ins>
                </w:sdtContent>
              </w:sdt>
              <w:ins w:author="sabaRi" w:id="136" w:date="2026-09-26T16:10:52Z">
                <w:del w:author="Nivesh" w:id="19" w:date="2026-09-25T10:03:37Z"/>
              </w:ins>
            </w:sdtContent>
          </w:sdt>
          <w:sdt>
            <w:sdtPr>
              <w:id w:val="-508355406"/>
              <w:tag w:val="goog_rdk_5015"/>
            </w:sdtPr>
            <w:sdtContent>
              <w:del w:author="Nivesh" w:id="19" w:date="2026-09-25T10:03:37Z"/>
              <w:sdt>
                <w:sdtPr>
                  <w:id w:val="276744963"/>
                  <w:tag w:val="goog_rdk_5016"/>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U</w:delText>
                    </w:r>
                  </w:del>
                </w:sdtContent>
              </w:sdt>
              <w:del w:author="Nivesh" w:id="19" w:date="2026-09-25T10:03:37Z">
                <w:sdt>
                  <w:sdtPr>
                    <w:id w:val="-150798434"/>
                    <w:tag w:val="goog_rdk_5017"/>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vicorn (ASGI Server</w:delText>
                    </w:r>
                  </w:sdtContent>
                </w:sdt>
                <w:sdt>
                  <w:sdtPr>
                    <w:id w:val="485833119"/>
                    <w:tag w:val="goog_rdk_5018"/>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w:delText>
                    </w:r>
                  </w:sdtContent>
                </w:sdt>
                <w:sdt>
                  <w:sdtPr>
                    <w:id w:val="-107107408"/>
                    <w:tag w:val="goog_rdk_5019"/>
                  </w:sdtPr>
                  <w:sdtContent>
                    <w:r w:rsidDel="00000000" w:rsidR="00000000" w:rsidRPr="00000000">
                      <w:rPr>
                        <w:rtl w:val="0"/>
                      </w:rPr>
                    </w:r>
                  </w:sdtContent>
                </w:sdt>
              </w:del>
            </w:sdtContent>
          </w:sdt>
        </w:p>
      </w:sdtContent>
    </w:sdt>
    <w:sdt>
      <w:sdtPr>
        <w:id w:val="-1275071577"/>
        <w:tag w:val="goog_rdk_5026"/>
      </w:sdtPr>
      <w:sdtContent>
        <w:p w:rsidR="00000000" w:rsidDel="00000000" w:rsidP="00000000" w:rsidRDefault="00000000" w:rsidRPr="00000000" w14:paraId="0000046C">
          <w:pPr>
            <w:numPr>
              <w:ilvl w:val="0"/>
              <w:numId w:val="12"/>
            </w:numPr>
            <w:spacing w:after="0" w:before="280" w:line="240" w:lineRule="auto"/>
            <w:ind w:left="720" w:hanging="360"/>
            <w:rPr>
              <w:del w:author="Nivesh" w:id="19" w:date="2026-09-25T10:03:37Z"/>
              <w:rFonts w:ascii="Cambria" w:cs="Cambria" w:eastAsia="Cambria" w:hAnsi="Cambria"/>
              <w:color w:val="000000"/>
              <w:sz w:val="22"/>
              <w:szCs w:val="22"/>
            </w:rPr>
          </w:pPr>
          <w:sdt>
            <w:sdtPr>
              <w:id w:val="1088492356"/>
              <w:tag w:val="goog_rdk_5021"/>
            </w:sdtPr>
            <w:sdtContent>
              <w:del w:author="Nivesh" w:id="19" w:date="2026-09-25T10:03:37Z"/>
              <w:sdt>
                <w:sdtPr>
                  <w:id w:val="-729631675"/>
                  <w:tag w:val="goog_rdk_5022"/>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633988849"/>
                    <w:tag w:val="goog_rdk_502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1588695295"/>
                    <w:tag w:val="goog_rdk_5024"/>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PyPI</w:delText>
                    </w:r>
                  </w:sdtContent>
                </w:sdt>
                <w:r w:rsidDel="00000000" w:rsidR="00000000" w:rsidRPr="00000000">
                  <w:fldChar w:fldCharType="end"/>
                </w:r>
                <w:sdt>
                  <w:sdtPr>
                    <w:id w:val="232741534"/>
                    <w:tag w:val="goog_rdk_5025"/>
                  </w:sdtPr>
                  <w:sdtContent>
                    <w:r w:rsidDel="00000000" w:rsidR="00000000" w:rsidRPr="00000000">
                      <w:rPr>
                        <w:rtl w:val="0"/>
                      </w:rPr>
                    </w:r>
                  </w:sdtContent>
                </w:sdt>
              </w:del>
            </w:sdtContent>
          </w:sdt>
        </w:p>
      </w:sdtContent>
    </w:sdt>
    <w:sdt>
      <w:sdtPr>
        <w:id w:val="-865330825"/>
        <w:tag w:val="goog_rdk_5032"/>
      </w:sdtPr>
      <w:sdtContent>
        <w:p w:rsidR="00000000" w:rsidDel="00000000" w:rsidP="00000000" w:rsidRDefault="00000000" w:rsidRPr="00000000" w14:paraId="0000046D">
          <w:pPr>
            <w:numPr>
              <w:ilvl w:val="0"/>
              <w:numId w:val="12"/>
            </w:numPr>
            <w:spacing w:after="0" w:lineRule="auto"/>
            <w:ind w:left="720" w:hanging="360"/>
            <w:rPr>
              <w:ins w:author="Selva Jothi MS" w:id="138" w:date="2026-09-24T10:57:59Z"/>
              <w:del w:author="Nivesh" w:id="19" w:date="2026-09-25T10:03:37Z"/>
              <w:rFonts w:ascii="Cambria" w:cs="Cambria" w:eastAsia="Cambria" w:hAnsi="Cambria"/>
              <w:sz w:val="22"/>
              <w:szCs w:val="22"/>
            </w:rPr>
          </w:pPr>
          <w:sdt>
            <w:sdtPr>
              <w:id w:val="707125364"/>
              <w:tag w:val="goog_rdk_5029"/>
            </w:sdtPr>
            <w:sdtContent>
              <w:ins w:author="Selva Jothi MS" w:id="138" w:date="2026-09-24T10:57:59Z">
                <w:sdt>
                  <w:sdtPr>
                    <w:id w:val="-1636116364"/>
                    <w:tag w:val="goog_rdk_5030"/>
                  </w:sdtPr>
                  <w:sdtContent>
                    <w:del w:author="Nivesh" w:id="19" w:date="2026-09-25T10:03:37Z"/>
                  </w:sdtContent>
                </w:sdt>
              </w:ins>
              <w:sdt>
                <w:sdtPr>
                  <w:id w:val="-1522799126"/>
                  <w:tag w:val="goog_rdk_5031"/>
                </w:sdtPr>
                <w:sdtContent>
                  <w:ins w:author="Selva Jothi MS" w:id="138" w:date="2026-09-24T10:57:59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38" w:date="2026-09-24T10:57:59Z">
                <w:del w:author="Nivesh" w:id="19" w:date="2026-09-25T10:03:37Z"/>
              </w:ins>
            </w:sdtContent>
          </w:sdt>
        </w:p>
      </w:sdtContent>
    </w:sdt>
    <w:sdt>
      <w:sdtPr>
        <w:id w:val="-33378764"/>
        <w:tag w:val="goog_rdk_5036"/>
      </w:sdtPr>
      <w:sdtContent>
        <w:p w:rsidR="00000000" w:rsidDel="00000000" w:rsidP="00000000" w:rsidRDefault="00000000" w:rsidRPr="00000000" w14:paraId="0000046E">
          <w:pPr>
            <w:numPr>
              <w:ilvl w:val="0"/>
              <w:numId w:val="12"/>
            </w:numPr>
            <w:spacing w:after="0" w:lineRule="auto"/>
            <w:ind w:left="720" w:hanging="360"/>
            <w:rPr>
              <w:ins w:author="Selva Jothi MS" w:id="138" w:date="2026-09-24T10:57:59Z"/>
              <w:del w:author="Nivesh" w:id="19" w:date="2026-09-25T10:03:37Z"/>
              <w:rFonts w:ascii="Cambria" w:cs="Cambria" w:eastAsia="Cambria" w:hAnsi="Cambria"/>
              <w:sz w:val="22"/>
              <w:szCs w:val="22"/>
            </w:rPr>
          </w:pPr>
          <w:sdt>
            <w:sdtPr>
              <w:id w:val="1105087116"/>
              <w:tag w:val="goog_rdk_5033"/>
            </w:sdtPr>
            <w:sdtContent>
              <w:ins w:author="Selva Jothi MS" w:id="138" w:date="2026-09-24T10:57:59Z">
                <w:sdt>
                  <w:sdtPr>
                    <w:id w:val="911283574"/>
                    <w:tag w:val="goog_rdk_5034"/>
                  </w:sdtPr>
                  <w:sdtContent>
                    <w:del w:author="Nivesh" w:id="19" w:date="2026-09-25T10:03:37Z"/>
                  </w:sdtContent>
                </w:sdt>
              </w:ins>
              <w:sdt>
                <w:sdtPr>
                  <w:id w:val="393986636"/>
                  <w:tag w:val="goog_rdk_5035"/>
                </w:sdtPr>
                <w:sdtContent>
                  <w:ins w:author="Selva Jothi MS" w:id="138" w:date="2026-09-24T10:57:59Z">
                    <w:del w:author="Nivesh" w:id="19" w:date="2026-09-25T10:03:37Z">
                      <w:r w:rsidDel="00000000" w:rsidR="00000000" w:rsidRPr="00000000">
                        <w:rPr>
                          <w:rtl w:val="0"/>
                        </w:rPr>
                      </w:r>
                    </w:del>
                  </w:ins>
                </w:sdtContent>
              </w:sdt>
              <w:ins w:author="Selva Jothi MS" w:id="138" w:date="2026-09-24T10:57:59Z">
                <w:del w:author="Nivesh" w:id="19" w:date="2026-09-25T10:03:37Z"/>
              </w:ins>
            </w:sdtContent>
          </w:sdt>
        </w:p>
      </w:sdtContent>
    </w:sdt>
    <w:sdt>
      <w:sdtPr>
        <w:id w:val="1764918311"/>
        <w:tag w:val="goog_rdk_5046"/>
      </w:sdtPr>
      <w:sdtContent>
        <w:p w:rsidR="00000000" w:rsidDel="00000000" w:rsidP="00000000" w:rsidRDefault="00000000" w:rsidRPr="00000000" w14:paraId="0000046F">
          <w:pPr>
            <w:numPr>
              <w:ilvl w:val="0"/>
              <w:numId w:val="12"/>
            </w:numPr>
            <w:spacing w:after="0" w:before="0" w:line="240" w:lineRule="auto"/>
            <w:ind w:left="720" w:hanging="360"/>
            <w:rPr>
              <w:del w:author="Nivesh" w:id="19" w:date="2026-09-25T10:03:37Z"/>
              <w:rFonts w:ascii="Cambria" w:cs="Cambria" w:eastAsia="Cambria" w:hAnsi="Cambria"/>
              <w:color w:val="000000"/>
              <w:sz w:val="22"/>
              <w:szCs w:val="22"/>
            </w:rPr>
          </w:pPr>
          <w:sdt>
            <w:sdtPr>
              <w:id w:val="1213242522"/>
              <w:tag w:val="goog_rdk_5038"/>
            </w:sdtPr>
            <w:sdtContent>
              <w:del w:author="Nivesh" w:id="19" w:date="2026-09-25T10:03:37Z"/>
              <w:sdt>
                <w:sdtPr>
                  <w:id w:val="625281756"/>
                  <w:tag w:val="goog_rdk_503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1426464815"/>
                    <w:tag w:val="goog_rdk_5040"/>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sdt>
            <w:sdtPr>
              <w:id w:val="-554497301"/>
              <w:tag w:val="goog_rdk_5041"/>
            </w:sdtPr>
            <w:sdtContent>
              <w:ins w:author="Vishali Baskaran" w:id="139" w:date="2026-09-22T09:00:05Z">
                <w:sdt>
                  <w:sdtPr>
                    <w:id w:val="-1470440112"/>
                    <w:tag w:val="goog_rdk_5042"/>
                  </w:sdtPr>
                  <w:sdtContent>
                    <w:del w:author="Nivesh" w:id="19" w:date="2026-09-25T10:03:37Z"/>
                  </w:sdtContent>
                </w:sdt>
              </w:ins>
              <w:sdt>
                <w:sdtPr>
                  <w:id w:val="-1104977043"/>
                  <w:tag w:val="goog_rdk_5043"/>
                </w:sdtPr>
                <w:sdtContent>
                  <w:ins w:author="Vishali Baskaran" w:id="139" w:date="2026-09-22T09:00:0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Vishali Baskaran" w:id="139" w:date="2026-09-22T09:00:05Z">
                <w:del w:author="Nivesh" w:id="19" w:date="2026-09-25T10:03:37Z"/>
              </w:ins>
            </w:sdtContent>
          </w:sdt>
          <w:sdt>
            <w:sdtPr>
              <w:id w:val="-1838501938"/>
              <w:tag w:val="goog_rdk_5044"/>
            </w:sdtPr>
            <w:sdtContent>
              <w:del w:author="Nivesh" w:id="19" w:date="2026-09-25T10:03:37Z"/>
              <w:sdt>
                <w:sdtPr>
                  <w:id w:val="583757455"/>
                  <w:tag w:val="goog_rdk_5045"/>
                </w:sdtPr>
                <w:sdtContent>
                  <w:del w:author="Nivesh" w:id="19" w:date="2026-09-25T10:03:37Z">
                    <w:r w:rsidDel="00000000" w:rsidR="00000000" w:rsidRPr="00000000">
                      <w:rPr>
                        <w:rtl w:val="0"/>
                      </w:rPr>
                    </w:r>
                  </w:del>
                </w:sdtContent>
              </w:sdt>
              <w:del w:author="Nivesh" w:id="19" w:date="2026-09-25T10:03:37Z"/>
            </w:sdtContent>
          </w:sdt>
        </w:p>
      </w:sdtContent>
    </w:sdt>
    <w:sdt>
      <w:sdtPr>
        <w:id w:val="1281273158"/>
        <w:tag w:val="goog_rdk_5054"/>
      </w:sdtPr>
      <w:sdtContent>
        <w:p w:rsidR="00000000" w:rsidDel="00000000" w:rsidP="00000000" w:rsidRDefault="00000000" w:rsidRPr="00000000" w14:paraId="00000470">
          <w:pPr>
            <w:numPr>
              <w:ilvl w:val="1"/>
              <w:numId w:val="12"/>
            </w:numPr>
            <w:spacing w:after="280" w:before="0" w:line="240" w:lineRule="auto"/>
            <w:ind w:left="1440" w:hanging="360"/>
            <w:rPr>
              <w:del w:author="Nivesh" w:id="19" w:date="2026-09-25T10:03:37Z"/>
              <w:rFonts w:ascii="Cambria" w:cs="Cambria" w:eastAsia="Cambria" w:hAnsi="Cambria"/>
              <w:color w:val="000000"/>
              <w:sz w:val="22"/>
              <w:szCs w:val="22"/>
            </w:rPr>
          </w:pPr>
          <w:sdt>
            <w:sdtPr>
              <w:id w:val="341393389"/>
              <w:tag w:val="goog_rdk_5047"/>
            </w:sdtPr>
            <w:sdtContent>
              <w:del w:author="Nivesh" w:id="19" w:date="2026-09-25T10:03:37Z"/>
              <w:sdt>
                <w:sdtPr>
                  <w:id w:val="1015826993"/>
                  <w:tag w:val="goog_rdk_504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Install Uvicorn using pip: pip install uvicorn</w:delText>
                    </w:r>
                  </w:del>
                </w:sdtContent>
              </w:sdt>
              <w:del w:author="Nivesh" w:id="19" w:date="2026-09-25T10:03:37Z"/>
            </w:sdtContent>
          </w:sdt>
          <w:sdt>
            <w:sdtPr>
              <w:id w:val="-847989504"/>
              <w:tag w:val="goog_rdk_5049"/>
            </w:sdtPr>
            <w:sdtContent>
              <w:ins w:author="Ponsubash R" w:id="140" w:date="2026-09-23T13:59:29Z">
                <w:sdt>
                  <w:sdtPr>
                    <w:id w:val="-1389190679"/>
                    <w:tag w:val="goog_rdk_5050"/>
                  </w:sdtPr>
                  <w:sdtContent>
                    <w:del w:author="Nivesh" w:id="19" w:date="2026-09-25T10:03:37Z"/>
                  </w:sdtContent>
                </w:sdt>
              </w:ins>
              <w:sdt>
                <w:sdtPr>
                  <w:id w:val="237573267"/>
                  <w:tag w:val="goog_rdk_5051"/>
                </w:sdtPr>
                <w:sdtContent>
                  <w:ins w:author="Ponsubash R" w:id="140" w:date="2026-09-23T13:59:29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Ponsubash R" w:id="140" w:date="2026-09-23T13:59:29Z">
                <w:del w:author="Nivesh" w:id="19" w:date="2026-09-25T10:03:37Z"/>
              </w:ins>
            </w:sdtContent>
          </w:sdt>
          <w:sdt>
            <w:sdtPr>
              <w:id w:val="-300571919"/>
              <w:tag w:val="goog_rdk_5052"/>
            </w:sdtPr>
            <w:sdtContent>
              <w:del w:author="Nivesh" w:id="19" w:date="2026-09-25T10:03:37Z"/>
              <w:sdt>
                <w:sdtPr>
                  <w:id w:val="1234686957"/>
                  <w:tag w:val="goog_rdk_5053"/>
                </w:sdtPr>
                <w:sdtContent>
                  <w:del w:author="Nivesh" w:id="19" w:date="2026-09-25T10:03:37Z">
                    <w:r w:rsidDel="00000000" w:rsidR="00000000" w:rsidRPr="00000000">
                      <w:rPr>
                        <w:rtl w:val="0"/>
                      </w:rPr>
                    </w:r>
                  </w:del>
                </w:sdtContent>
              </w:sdt>
              <w:del w:author="Nivesh" w:id="19" w:date="2026-09-25T10:03:37Z"/>
            </w:sdtContent>
          </w:sdt>
        </w:p>
      </w:sdtContent>
    </w:sdt>
    <w:sdt>
      <w:sdtPr>
        <w:id w:val="1736585101"/>
        <w:tag w:val="goog_rdk_5058"/>
      </w:sdtPr>
      <w:sdtContent>
        <w:p w:rsidR="00000000" w:rsidDel="00000000" w:rsidP="00000000" w:rsidRDefault="00000000" w:rsidRPr="00000000" w14:paraId="00000471">
          <w:pPr>
            <w:numPr>
              <w:ilvl w:val="1"/>
              <w:numId w:val="9"/>
            </w:numPr>
            <w:ind w:left="502" w:hanging="36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141" w:date="2026-09-25T04:26:23Z">
                <w:rPr>
                  <w:rFonts w:ascii="Cambria" w:cs="Cambria" w:eastAsia="Cambria" w:hAnsi="Cambria"/>
                  <w:color w:val="000000"/>
                  <w:sz w:val="22"/>
                  <w:szCs w:val="22"/>
                </w:rPr>
              </w:rPrChange>
            </w:rPr>
            <w:pPrChange w:author="Anonymous" w:id="0" w:date="2026-09-25T04:26:23Z">
              <w:pPr>
                <w:pStyle w:val="Heading3"/>
                <w:numPr>
                  <w:ilvl w:val="0"/>
                  <w:numId w:val="15"/>
                </w:numPr>
                <w:ind w:left="502" w:hanging="360"/>
              </w:pPr>
            </w:pPrChange>
          </w:pPr>
          <w:sdt>
            <w:sdtPr>
              <w:id w:val="386940754"/>
              <w:tag w:val="goog_rdk_5055"/>
            </w:sdtPr>
            <w:sdtContent>
              <w:del w:author="Nivesh" w:id="19" w:date="2026-09-25T10:03:37Z"/>
              <w:sdt>
                <w:sdtPr>
                  <w:id w:val="-1337750972"/>
                  <w:tag w:val="goog_rdk_5056"/>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Jinja2 (HTML Templating Engine)</w:delText>
                    </w:r>
                  </w:del>
                </w:sdtContent>
              </w:sdt>
              <w:del w:author="Nivesh" w:id="19" w:date="2026-09-25T10:03:37Z">
                <w:sdt>
                  <w:sdtPr>
                    <w:id w:val="681875061"/>
                    <w:tag w:val="goog_rdk_5057"/>
                  </w:sdtPr>
                  <w:sdtContent>
                    <w:r w:rsidDel="00000000" w:rsidR="00000000" w:rsidRPr="00000000">
                      <w:rPr>
                        <w:rtl w:val="0"/>
                      </w:rPr>
                    </w:r>
                  </w:sdtContent>
                </w:sdt>
              </w:del>
            </w:sdtContent>
          </w:sdt>
        </w:p>
      </w:sdtContent>
    </w:sdt>
    <w:sdt>
      <w:sdtPr>
        <w:id w:val="-534390219"/>
        <w:tag w:val="goog_rdk_5062"/>
      </w:sdtPr>
      <w:sdtContent>
        <w:p w:rsidR="00000000" w:rsidDel="00000000" w:rsidP="00000000" w:rsidRDefault="00000000" w:rsidRPr="00000000" w14:paraId="00000472">
          <w:pPr>
            <w:numPr>
              <w:ilvl w:val="0"/>
              <w:numId w:val="13"/>
            </w:numPr>
            <w:spacing w:after="0" w:before="280" w:line="240" w:lineRule="auto"/>
            <w:ind w:left="720" w:hanging="360"/>
            <w:rPr>
              <w:del w:author="Nivesh" w:id="19" w:date="2026-09-25T10:03:37Z"/>
              <w:rFonts w:ascii="Cambria" w:cs="Cambria" w:eastAsia="Cambria" w:hAnsi="Cambria"/>
              <w:color w:val="000000"/>
              <w:sz w:val="22"/>
              <w:szCs w:val="22"/>
            </w:rPr>
          </w:pPr>
          <w:sdt>
            <w:sdtPr>
              <w:id w:val="-103492676"/>
              <w:tag w:val="goog_rdk_5059"/>
            </w:sdtPr>
            <w:sdtContent>
              <w:del w:author="Nivesh" w:id="19" w:date="2026-09-25T10:03:37Z"/>
              <w:sdt>
                <w:sdtPr>
                  <w:id w:val="1986608295"/>
                  <w:tag w:val="goog_rdk_5060"/>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844382831"/>
                    <w:tag w:val="goog_rdk_506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Jinja2 Documentation</w:delText>
                    </w:r>
                  </w:sdtContent>
                </w:sdt>
              </w:del>
            </w:sdtContent>
          </w:sdt>
        </w:p>
      </w:sdtContent>
    </w:sdt>
    <w:sdt>
      <w:sdtPr>
        <w:id w:val="-1850460776"/>
        <w:tag w:val="goog_rdk_5066"/>
      </w:sdtPr>
      <w:sdtContent>
        <w:p w:rsidR="00000000" w:rsidDel="00000000" w:rsidP="00000000" w:rsidRDefault="00000000" w:rsidRPr="00000000" w14:paraId="00000473">
          <w:pPr>
            <w:numPr>
              <w:ilvl w:val="0"/>
              <w:numId w:val="13"/>
            </w:numPr>
            <w:spacing w:after="0" w:before="0" w:line="240" w:lineRule="auto"/>
            <w:ind w:left="720" w:hanging="360"/>
            <w:rPr>
              <w:del w:author="Nivesh" w:id="19" w:date="2026-09-25T10:03:37Z"/>
              <w:rFonts w:ascii="Cambria" w:cs="Cambria" w:eastAsia="Cambria" w:hAnsi="Cambria"/>
              <w:color w:val="000000"/>
              <w:sz w:val="22"/>
              <w:szCs w:val="22"/>
            </w:rPr>
          </w:pPr>
          <w:sdt>
            <w:sdtPr>
              <w:id w:val="-33705001"/>
              <w:tag w:val="goog_rdk_5063"/>
            </w:sdtPr>
            <w:sdtContent>
              <w:del w:author="Nivesh" w:id="19" w:date="2026-09-25T10:03:37Z"/>
              <w:sdt>
                <w:sdtPr>
                  <w:id w:val="239582885"/>
                  <w:tag w:val="goog_rdk_5064"/>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1914982137"/>
                    <w:tag w:val="goog_rdk_506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p>
      </w:sdtContent>
    </w:sdt>
    <w:sdt>
      <w:sdtPr>
        <w:id w:val="-2120975093"/>
        <w:tag w:val="goog_rdk_5070"/>
      </w:sdtPr>
      <w:sdtContent>
        <w:p w:rsidR="00000000" w:rsidDel="00000000" w:rsidP="00000000" w:rsidRDefault="00000000" w:rsidRPr="00000000" w14:paraId="00000474">
          <w:pPr>
            <w:numPr>
              <w:ilvl w:val="1"/>
              <w:numId w:val="13"/>
            </w:numPr>
            <w:spacing w:after="280" w:before="0" w:line="240" w:lineRule="auto"/>
            <w:ind w:left="1440" w:hanging="360"/>
            <w:rPr>
              <w:del w:author="Nivesh" w:id="19" w:date="2026-09-25T10:03:37Z"/>
              <w:color w:val="000000"/>
            </w:rPr>
          </w:pPr>
          <w:sdt>
            <w:sdtPr>
              <w:id w:val="-2057964732"/>
              <w:tag w:val="goog_rdk_5067"/>
            </w:sdtPr>
            <w:sdtContent>
              <w:del w:author="Nivesh" w:id="19" w:date="2026-09-25T10:03:37Z"/>
              <w:sdt>
                <w:sdtPr>
                  <w:id w:val="-1483336253"/>
                  <w:tag w:val="goog_rdk_506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Install Jinja2 using pip: pip install jinja2</w:delText>
                    </w:r>
                  </w:del>
                </w:sdtContent>
              </w:sdt>
              <w:del w:author="Nivesh" w:id="19" w:date="2026-09-25T10:03:37Z">
                <w:sdt>
                  <w:sdtPr>
                    <w:id w:val="305636141"/>
                    <w:tag w:val="goog_rdk_5069"/>
                  </w:sdtPr>
                  <w:sdtContent>
                    <w:r w:rsidDel="00000000" w:rsidR="00000000" w:rsidRPr="00000000">
                      <w:rPr>
                        <w:rtl w:val="0"/>
                      </w:rPr>
                    </w:r>
                  </w:sdtContent>
                </w:sdt>
              </w:del>
            </w:sdtContent>
          </w:sdt>
        </w:p>
      </w:sdtContent>
    </w:sdt>
    <w:sdt>
      <w:sdtPr>
        <w:id w:val="1421715234"/>
        <w:tag w:val="goog_rdk_5078"/>
      </w:sdtPr>
      <w:sdtContent>
        <w:p w:rsidR="00000000" w:rsidDel="00000000" w:rsidP="00000000" w:rsidRDefault="00000000" w:rsidRPr="00000000" w14:paraId="00000475">
          <w:pPr>
            <w:spacing w:after="280" w:before="280" w:line="240" w:lineRule="auto"/>
            <w:ind w:left="1440" w:firstLine="0"/>
            <w:rPr>
              <w:del w:author="Nivesh" w:id="19" w:date="2026-09-25T10:03:37Z"/>
              <w:rPrChange w:author="Nivesh" w:id="42" w:date="2026-09-25T10:03:37Z">
                <w:rPr>
                  <w:color w:val="000000"/>
                </w:rPr>
              </w:rPrChange>
            </w:rPr>
          </w:pPr>
          <w:sdt>
            <w:sdtPr>
              <w:id w:val="456129346"/>
              <w:tag w:val="goog_rdk_5073"/>
            </w:sdtPr>
            <w:sdtContent>
              <w:ins w:author="loganayaki. R Loganayaki" w:id="142" w:date="2026-09-23T14:28:14Z">
                <w:sdt>
                  <w:sdtPr>
                    <w:id w:val="-658731403"/>
                    <w:tag w:val="goog_rdk_5074"/>
                  </w:sdtPr>
                  <w:sdtContent>
                    <w:del w:author="Nivesh" w:id="19" w:date="2026-09-25T10:03:37Z"/>
                  </w:sdtContent>
                </w:sdt>
              </w:ins>
              <w:sdt>
                <w:sdtPr>
                  <w:id w:val="-388812351"/>
                  <w:tag w:val="goog_rdk_5075"/>
                </w:sdtPr>
                <w:sdtContent>
                  <w:ins w:author="loganayaki. R Loganayaki" w:id="142" w:date="2026-09-23T14:28:14Z">
                    <w:del w:author="Nivesh" w:id="19" w:date="2026-09-25T10:03:37Z">
                      <w:r w:rsidDel="00000000" w:rsidR="00000000" w:rsidRPr="00000000">
                        <w:rPr>
                          <w:rtl w:val="0"/>
                          <w:rPrChange w:author="Nivesh" w:id="42" w:date="2026-09-25T10:03:37Z">
                            <w:rPr>
                              <w:color w:val="000000"/>
                            </w:rPr>
                          </w:rPrChange>
                        </w:rPr>
                        <w:delText xml:space="preserve"> </w:delText>
                      </w:r>
                    </w:del>
                  </w:ins>
                </w:sdtContent>
              </w:sdt>
              <w:ins w:author="loganayaki. R Loganayaki" w:id="142" w:date="2026-09-23T14:28:14Z">
                <w:del w:author="Nivesh" w:id="19" w:date="2026-09-25T10:03:37Z"/>
              </w:ins>
            </w:sdtContent>
          </w:sdt>
          <w:sdt>
            <w:sdtPr>
              <w:id w:val="-1665846132"/>
              <w:tag w:val="goog_rdk_5076"/>
            </w:sdtPr>
            <w:sdtContent>
              <w:del w:author="Nivesh" w:id="19" w:date="2026-09-25T10:03:37Z"/>
              <w:sdt>
                <w:sdtPr>
                  <w:id w:val="620697127"/>
                  <w:tag w:val="goog_rdk_5077"/>
                </w:sdtPr>
                <w:sdtContent>
                  <w:del w:author="Nivesh" w:id="19" w:date="2026-09-25T10:03:37Z">
                    <w:r w:rsidDel="00000000" w:rsidR="00000000" w:rsidRPr="00000000">
                      <w:rPr>
                        <w:rtl w:val="0"/>
                      </w:rPr>
                    </w:r>
                  </w:del>
                </w:sdtContent>
              </w:sdt>
              <w:del w:author="Nivesh" w:id="19" w:date="2026-09-25T10:03:37Z"/>
            </w:sdtContent>
          </w:sdt>
        </w:p>
      </w:sdtContent>
    </w:sdt>
    <w:sdt>
      <w:sdtPr>
        <w:id w:val="-733341204"/>
        <w:tag w:val="goog_rdk_5081"/>
      </w:sdtPr>
      <w:sdtContent>
        <w:p w:rsidR="00000000" w:rsidDel="00000000" w:rsidP="00000000" w:rsidRDefault="00000000" w:rsidRPr="00000000" w14:paraId="00000476">
          <w:pPr>
            <w:spacing w:after="280" w:before="280" w:line="240" w:lineRule="auto"/>
            <w:ind w:left="1440" w:firstLine="0"/>
            <w:rPr>
              <w:del w:author="Nivesh" w:id="19" w:date="2026-09-25T10:03:37Z"/>
              <w:rPrChange w:author="Nivesh" w:id="42" w:date="2026-09-25T10:03:37Z">
                <w:rPr>
                  <w:color w:val="000000"/>
                </w:rPr>
              </w:rPrChange>
            </w:rPr>
          </w:pPr>
          <w:sdt>
            <w:sdtPr>
              <w:id w:val="2145303549"/>
              <w:tag w:val="goog_rdk_5079"/>
            </w:sdtPr>
            <w:sdtContent>
              <w:del w:author="Nivesh" w:id="19" w:date="2026-09-25T10:03:37Z"/>
              <w:sdt>
                <w:sdtPr>
                  <w:id w:val="-1101185417"/>
                  <w:tag w:val="goog_rdk_5080"/>
                </w:sdtPr>
                <w:sdtContent>
                  <w:del w:author="Nivesh" w:id="19" w:date="2026-09-25T10:03:37Z">
                    <w:r w:rsidDel="00000000" w:rsidR="00000000" w:rsidRPr="00000000">
                      <w:rPr>
                        <w:rtl w:val="0"/>
                      </w:rPr>
                    </w:r>
                  </w:del>
                </w:sdtContent>
              </w:sdt>
              <w:del w:author="Nivesh" w:id="19" w:date="2026-09-25T10:03:37Z"/>
            </w:sdtContent>
          </w:sdt>
        </w:p>
      </w:sdtContent>
    </w:sdt>
    <w:sdt>
      <w:sdtPr>
        <w:id w:val="-785258386"/>
        <w:tag w:val="goog_rdk_5084"/>
      </w:sdtPr>
      <w:sdtContent>
        <w:p w:rsidR="00000000" w:rsidDel="00000000" w:rsidP="00000000" w:rsidRDefault="00000000" w:rsidRPr="00000000" w14:paraId="00000477">
          <w:pPr>
            <w:spacing w:after="280" w:before="280" w:line="240" w:lineRule="auto"/>
            <w:ind w:left="1440" w:firstLine="0"/>
            <w:rPr>
              <w:del w:author="Nivesh" w:id="19" w:date="2026-09-25T10:03:37Z"/>
              <w:rPrChange w:author="Nivesh" w:id="42" w:date="2026-09-25T10:03:37Z">
                <w:rPr>
                  <w:color w:val="000000"/>
                </w:rPr>
              </w:rPrChange>
            </w:rPr>
          </w:pPr>
          <w:sdt>
            <w:sdtPr>
              <w:id w:val="-793641031"/>
              <w:tag w:val="goog_rdk_5082"/>
            </w:sdtPr>
            <w:sdtContent>
              <w:del w:author="Nivesh" w:id="19" w:date="2026-09-25T10:03:37Z"/>
              <w:sdt>
                <w:sdtPr>
                  <w:id w:val="698486997"/>
                  <w:tag w:val="goog_rdk_5083"/>
                </w:sdtPr>
                <w:sdtContent>
                  <w:del w:author="Nivesh" w:id="19" w:date="2026-09-25T10:03:37Z">
                    <w:r w:rsidDel="00000000" w:rsidR="00000000" w:rsidRPr="00000000">
                      <w:rPr>
                        <w:rtl w:val="0"/>
                      </w:rPr>
                    </w:r>
                  </w:del>
                </w:sdtContent>
              </w:sdt>
              <w:del w:author="Nivesh" w:id="19" w:date="2026-09-25T10:03:37Z"/>
            </w:sdtContent>
          </w:sdt>
        </w:p>
      </w:sdtContent>
    </w:sdt>
    <w:sdt>
      <w:sdtPr>
        <w:id w:val="2096572767"/>
        <w:tag w:val="goog_rdk_5087"/>
      </w:sdtPr>
      <w:sdtContent>
        <w:p w:rsidR="00000000" w:rsidDel="00000000" w:rsidP="00000000" w:rsidRDefault="00000000" w:rsidRPr="00000000" w14:paraId="00000478">
          <w:pPr>
            <w:spacing w:after="280" w:before="280" w:line="240" w:lineRule="auto"/>
            <w:ind w:left="1440" w:firstLine="0"/>
            <w:rPr>
              <w:del w:author="Nivesh" w:id="19" w:date="2026-09-25T10:03:37Z"/>
              <w:rPrChange w:author="Nivesh" w:id="42" w:date="2026-09-25T10:03:37Z">
                <w:rPr>
                  <w:color w:val="000000"/>
                </w:rPr>
              </w:rPrChange>
            </w:rPr>
          </w:pPr>
          <w:sdt>
            <w:sdtPr>
              <w:id w:val="1327436069"/>
              <w:tag w:val="goog_rdk_5085"/>
            </w:sdtPr>
            <w:sdtContent>
              <w:del w:author="Nivesh" w:id="19" w:date="2026-09-25T10:03:37Z"/>
              <w:sdt>
                <w:sdtPr>
                  <w:id w:val="512686927"/>
                  <w:tag w:val="goog_rdk_5086"/>
                </w:sdtPr>
                <w:sdtContent>
                  <w:del w:author="Nivesh" w:id="19" w:date="2026-09-25T10:03:37Z">
                    <w:r w:rsidDel="00000000" w:rsidR="00000000" w:rsidRPr="00000000">
                      <w:rPr>
                        <w:rtl w:val="0"/>
                      </w:rPr>
                    </w:r>
                  </w:del>
                </w:sdtContent>
              </w:sdt>
              <w:del w:author="Nivesh" w:id="19" w:date="2026-09-25T10:03:37Z"/>
            </w:sdtContent>
          </w:sdt>
        </w:p>
      </w:sdtContent>
    </w:sdt>
    <w:sdt>
      <w:sdtPr>
        <w:id w:val="-1138796647"/>
        <w:tag w:val="goog_rdk_5090"/>
      </w:sdtPr>
      <w:sdtContent>
        <w:p w:rsidR="00000000" w:rsidDel="00000000" w:rsidP="00000000" w:rsidRDefault="00000000" w:rsidRPr="00000000" w14:paraId="00000479">
          <w:pPr>
            <w:spacing w:after="280" w:before="280" w:line="240" w:lineRule="auto"/>
            <w:ind w:left="1440" w:firstLine="0"/>
            <w:rPr>
              <w:del w:author="Nivesh" w:id="19" w:date="2026-09-25T10:03:37Z"/>
              <w:rPrChange w:author="Nivesh" w:id="42" w:date="2026-09-25T10:03:37Z">
                <w:rPr>
                  <w:color w:val="000000"/>
                </w:rPr>
              </w:rPrChange>
            </w:rPr>
          </w:pPr>
          <w:sdt>
            <w:sdtPr>
              <w:id w:val="1864590850"/>
              <w:tag w:val="goog_rdk_5088"/>
            </w:sdtPr>
            <w:sdtContent>
              <w:del w:author="Nivesh" w:id="19" w:date="2026-09-25T10:03:37Z"/>
              <w:sdt>
                <w:sdtPr>
                  <w:id w:val="1271677113"/>
                  <w:tag w:val="goog_rdk_5089"/>
                </w:sdtPr>
                <w:sdtContent>
                  <w:del w:author="Nivesh" w:id="19" w:date="2026-09-25T10:03:37Z">
                    <w:r w:rsidDel="00000000" w:rsidR="00000000" w:rsidRPr="00000000">
                      <w:rPr>
                        <w:rtl w:val="0"/>
                      </w:rPr>
                    </w:r>
                  </w:del>
                </w:sdtContent>
              </w:sdt>
              <w:del w:author="Nivesh" w:id="19" w:date="2026-09-25T10:03:37Z"/>
            </w:sdtContent>
          </w:sdt>
        </w:p>
      </w:sdtContent>
    </w:sdt>
    <w:sdt>
      <w:sdtPr>
        <w:id w:val="220777223"/>
        <w:tag w:val="goog_rdk_5093"/>
      </w:sdtPr>
      <w:sdtContent>
        <w:p w:rsidR="00000000" w:rsidDel="00000000" w:rsidP="00000000" w:rsidRDefault="00000000" w:rsidRPr="00000000" w14:paraId="0000047A">
          <w:pPr>
            <w:spacing w:after="280" w:before="280" w:line="240" w:lineRule="auto"/>
            <w:ind w:left="1440" w:firstLine="0"/>
            <w:rPr>
              <w:del w:author="Nivesh" w:id="19" w:date="2026-09-25T10:03:37Z"/>
              <w:rPrChange w:author="Nivesh" w:id="42" w:date="2026-09-25T10:03:37Z">
                <w:rPr>
                  <w:color w:val="000000"/>
                </w:rPr>
              </w:rPrChange>
            </w:rPr>
          </w:pPr>
          <w:sdt>
            <w:sdtPr>
              <w:id w:val="243451578"/>
              <w:tag w:val="goog_rdk_5091"/>
            </w:sdtPr>
            <w:sdtContent>
              <w:del w:author="Nivesh" w:id="19" w:date="2026-09-25T10:03:37Z"/>
              <w:sdt>
                <w:sdtPr>
                  <w:id w:val="-1995191884"/>
                  <w:tag w:val="goog_rdk_5092"/>
                </w:sdtPr>
                <w:sdtContent>
                  <w:del w:author="Nivesh" w:id="19" w:date="2026-09-25T10:03:37Z">
                    <w:r w:rsidDel="00000000" w:rsidR="00000000" w:rsidRPr="00000000">
                      <w:rPr>
                        <w:rtl w:val="0"/>
                      </w:rPr>
                    </w:r>
                  </w:del>
                </w:sdtContent>
              </w:sdt>
              <w:del w:author="Nivesh" w:id="19" w:date="2026-09-25T10:03:37Z"/>
            </w:sdtContent>
          </w:sdt>
        </w:p>
      </w:sdtContent>
    </w:sdt>
    <w:sdt>
      <w:sdtPr>
        <w:id w:val="-104528637"/>
        <w:tag w:val="goog_rdk_5096"/>
      </w:sdtPr>
      <w:sdtContent>
        <w:p w:rsidR="00000000" w:rsidDel="00000000" w:rsidP="00000000" w:rsidRDefault="00000000" w:rsidRPr="00000000" w14:paraId="0000047B">
          <w:pPr>
            <w:spacing w:after="280" w:before="280" w:line="240" w:lineRule="auto"/>
            <w:ind w:left="1440" w:firstLine="0"/>
            <w:rPr>
              <w:del w:author="Nivesh" w:id="19" w:date="2026-09-25T10:03:37Z"/>
              <w:rPrChange w:author="Nivesh" w:id="42" w:date="2026-09-25T10:03:37Z">
                <w:rPr>
                  <w:color w:val="000000"/>
                </w:rPr>
              </w:rPrChange>
            </w:rPr>
          </w:pPr>
          <w:sdt>
            <w:sdtPr>
              <w:id w:val="-1237349500"/>
              <w:tag w:val="goog_rdk_5094"/>
            </w:sdtPr>
            <w:sdtContent>
              <w:del w:author="Nivesh" w:id="19" w:date="2026-09-25T10:03:37Z"/>
              <w:sdt>
                <w:sdtPr>
                  <w:id w:val="-738998092"/>
                  <w:tag w:val="goog_rdk_5095"/>
                </w:sdtPr>
                <w:sdtContent>
                  <w:del w:author="Nivesh" w:id="19" w:date="2026-09-25T10:03:37Z">
                    <w:r w:rsidDel="00000000" w:rsidR="00000000" w:rsidRPr="00000000">
                      <w:rPr>
                        <w:rtl w:val="0"/>
                      </w:rPr>
                    </w:r>
                  </w:del>
                </w:sdtContent>
              </w:sdt>
              <w:del w:author="Nivesh" w:id="19" w:date="2026-09-25T10:03:37Z"/>
            </w:sdtContent>
          </w:sdt>
        </w:p>
      </w:sdtContent>
    </w:sdt>
    <w:sdt>
      <w:sdtPr>
        <w:id w:val="673302884"/>
        <w:tag w:val="goog_rdk_5099"/>
      </w:sdtPr>
      <w:sdtContent>
        <w:p w:rsidR="00000000" w:rsidDel="00000000" w:rsidP="00000000" w:rsidRDefault="00000000" w:rsidRPr="00000000" w14:paraId="0000047C">
          <w:pPr>
            <w:spacing w:after="280" w:before="280" w:line="240" w:lineRule="auto"/>
            <w:ind w:left="1440" w:firstLine="0"/>
            <w:rPr>
              <w:del w:author="Nivesh" w:id="19" w:date="2026-09-25T10:03:37Z"/>
              <w:rPrChange w:author="Nivesh" w:id="42" w:date="2026-09-25T10:03:37Z">
                <w:rPr>
                  <w:color w:val="000000"/>
                </w:rPr>
              </w:rPrChange>
            </w:rPr>
          </w:pPr>
          <w:sdt>
            <w:sdtPr>
              <w:id w:val="1114385960"/>
              <w:tag w:val="goog_rdk_5097"/>
            </w:sdtPr>
            <w:sdtContent>
              <w:del w:author="Nivesh" w:id="19" w:date="2026-09-25T10:03:37Z"/>
              <w:sdt>
                <w:sdtPr>
                  <w:id w:val="-1001182248"/>
                  <w:tag w:val="goog_rdk_5098"/>
                </w:sdtPr>
                <w:sdtContent>
                  <w:del w:author="Nivesh" w:id="19" w:date="2026-09-25T10:03:37Z">
                    <w:r w:rsidDel="00000000" w:rsidR="00000000" w:rsidRPr="00000000">
                      <w:rPr>
                        <w:rtl w:val="0"/>
                      </w:rPr>
                    </w:r>
                  </w:del>
                </w:sdtContent>
              </w:sdt>
              <w:del w:author="Nivesh" w:id="19" w:date="2026-09-25T10:03:37Z"/>
            </w:sdtContent>
          </w:sdt>
        </w:p>
      </w:sdtContent>
    </w:sdt>
    <w:sdt>
      <w:sdtPr>
        <w:id w:val="1363872019"/>
        <w:tag w:val="goog_rdk_5102"/>
      </w:sdtPr>
      <w:sdtContent>
        <w:p w:rsidR="00000000" w:rsidDel="00000000" w:rsidP="00000000" w:rsidRDefault="00000000" w:rsidRPr="00000000" w14:paraId="0000047D">
          <w:pPr>
            <w:spacing w:after="280" w:before="280" w:line="240" w:lineRule="auto"/>
            <w:ind w:left="1440" w:firstLine="0"/>
            <w:rPr>
              <w:del w:author="Nivesh" w:id="19" w:date="2026-09-25T10:03:37Z"/>
              <w:rPrChange w:author="Nivesh" w:id="42" w:date="2026-09-25T10:03:37Z">
                <w:rPr>
                  <w:color w:val="000000"/>
                </w:rPr>
              </w:rPrChange>
            </w:rPr>
          </w:pPr>
          <w:sdt>
            <w:sdtPr>
              <w:id w:val="-1003477832"/>
              <w:tag w:val="goog_rdk_5100"/>
            </w:sdtPr>
            <w:sdtContent>
              <w:del w:author="Nivesh" w:id="19" w:date="2026-09-25T10:03:37Z"/>
              <w:sdt>
                <w:sdtPr>
                  <w:id w:val="-517873840"/>
                  <w:tag w:val="goog_rdk_5101"/>
                </w:sdtPr>
                <w:sdtContent>
                  <w:del w:author="Nivesh" w:id="19" w:date="2026-09-25T10:03:37Z">
                    <w:r w:rsidDel="00000000" w:rsidR="00000000" w:rsidRPr="00000000">
                      <w:rPr>
                        <w:rtl w:val="0"/>
                      </w:rPr>
                    </w:r>
                  </w:del>
                </w:sdtContent>
              </w:sdt>
              <w:del w:author="Nivesh" w:id="19" w:date="2026-09-25T10:03:37Z"/>
            </w:sdtContent>
          </w:sdt>
        </w:p>
      </w:sdtContent>
    </w:sdt>
    <w:sdt>
      <w:sdtPr>
        <w:id w:val="955227463"/>
        <w:tag w:val="goog_rdk_5105"/>
      </w:sdtPr>
      <w:sdtContent>
        <w:p w:rsidR="00000000" w:rsidDel="00000000" w:rsidP="00000000" w:rsidRDefault="00000000" w:rsidRPr="00000000" w14:paraId="0000047E">
          <w:pPr>
            <w:spacing w:after="280" w:before="280" w:line="240" w:lineRule="auto"/>
            <w:ind w:left="1440" w:firstLine="0"/>
            <w:rPr>
              <w:del w:author="Nivesh" w:id="19" w:date="2026-09-25T10:03:37Z"/>
              <w:rPrChange w:author="Nivesh" w:id="42" w:date="2026-09-25T10:03:37Z">
                <w:rPr>
                  <w:color w:val="000000"/>
                </w:rPr>
              </w:rPrChange>
            </w:rPr>
          </w:pPr>
          <w:sdt>
            <w:sdtPr>
              <w:id w:val="1394217715"/>
              <w:tag w:val="goog_rdk_5103"/>
            </w:sdtPr>
            <w:sdtContent>
              <w:del w:author="Nivesh" w:id="19" w:date="2026-09-25T10:03:37Z"/>
              <w:sdt>
                <w:sdtPr>
                  <w:id w:val="551477356"/>
                  <w:tag w:val="goog_rdk_5104"/>
                </w:sdtPr>
                <w:sdtContent>
                  <w:del w:author="Nivesh" w:id="19" w:date="2026-09-25T10:03:37Z">
                    <w:r w:rsidDel="00000000" w:rsidR="00000000" w:rsidRPr="00000000">
                      <w:rPr>
                        <w:rtl w:val="0"/>
                      </w:rPr>
                    </w:r>
                  </w:del>
                </w:sdtContent>
              </w:sdt>
              <w:del w:author="Nivesh" w:id="19" w:date="2026-09-25T10:03:37Z"/>
            </w:sdtContent>
          </w:sdt>
        </w:p>
      </w:sdtContent>
    </w:sdt>
    <w:sdt>
      <w:sdtPr>
        <w:id w:val="1108529645"/>
        <w:tag w:val="goog_rdk_5108"/>
      </w:sdtPr>
      <w:sdtContent>
        <w:p w:rsidR="00000000" w:rsidDel="00000000" w:rsidP="00000000" w:rsidRDefault="00000000" w:rsidRPr="00000000" w14:paraId="0000047F">
          <w:pPr>
            <w:spacing w:after="280" w:before="280" w:line="240" w:lineRule="auto"/>
            <w:ind w:left="1440" w:firstLine="0"/>
            <w:rPr>
              <w:del w:author="Nivesh" w:id="19" w:date="2026-09-25T10:03:37Z"/>
              <w:rPrChange w:author="Nivesh" w:id="42" w:date="2026-09-25T10:03:37Z">
                <w:rPr>
                  <w:color w:val="000000"/>
                </w:rPr>
              </w:rPrChange>
            </w:rPr>
          </w:pPr>
          <w:sdt>
            <w:sdtPr>
              <w:id w:val="1276725053"/>
              <w:tag w:val="goog_rdk_5106"/>
            </w:sdtPr>
            <w:sdtContent>
              <w:del w:author="Nivesh" w:id="19" w:date="2026-09-25T10:03:37Z"/>
              <w:sdt>
                <w:sdtPr>
                  <w:id w:val="-320987485"/>
                  <w:tag w:val="goog_rdk_5107"/>
                </w:sdtPr>
                <w:sdtContent>
                  <w:del w:author="Nivesh" w:id="19" w:date="2026-09-25T10:03:37Z">
                    <w:r w:rsidDel="00000000" w:rsidR="00000000" w:rsidRPr="00000000">
                      <w:rPr>
                        <w:rtl w:val="0"/>
                      </w:rPr>
                    </w:r>
                  </w:del>
                </w:sdtContent>
              </w:sdt>
              <w:del w:author="Nivesh" w:id="19" w:date="2026-09-25T10:03:37Z"/>
            </w:sdtContent>
          </w:sdt>
        </w:p>
      </w:sdtContent>
    </w:sdt>
    <w:sdt>
      <w:sdtPr>
        <w:id w:val="1668595639"/>
        <w:tag w:val="goog_rdk_5111"/>
      </w:sdtPr>
      <w:sdtContent>
        <w:p w:rsidR="00000000" w:rsidDel="00000000" w:rsidP="00000000" w:rsidRDefault="00000000" w:rsidRPr="00000000" w14:paraId="00000480">
          <w:pPr>
            <w:spacing w:after="280" w:before="280" w:line="240" w:lineRule="auto"/>
            <w:ind w:left="1440" w:firstLine="0"/>
            <w:rPr>
              <w:del w:author="Nivesh" w:id="19" w:date="2026-09-25T10:03:37Z"/>
              <w:rPrChange w:author="Nivesh" w:id="42" w:date="2026-09-25T10:03:37Z">
                <w:rPr>
                  <w:color w:val="000000"/>
                </w:rPr>
              </w:rPrChange>
            </w:rPr>
          </w:pPr>
          <w:sdt>
            <w:sdtPr>
              <w:id w:val="767068562"/>
              <w:tag w:val="goog_rdk_5109"/>
            </w:sdtPr>
            <w:sdtContent>
              <w:del w:author="Nivesh" w:id="19" w:date="2026-09-25T10:03:37Z"/>
              <w:sdt>
                <w:sdtPr>
                  <w:id w:val="829960213"/>
                  <w:tag w:val="goog_rdk_5110"/>
                </w:sdtPr>
                <w:sdtContent>
                  <w:del w:author="Nivesh" w:id="19" w:date="2026-09-25T10:03:37Z">
                    <w:r w:rsidDel="00000000" w:rsidR="00000000" w:rsidRPr="00000000">
                      <w:rPr>
                        <w:rtl w:val="0"/>
                      </w:rPr>
                    </w:r>
                  </w:del>
                </w:sdtContent>
              </w:sdt>
              <w:del w:author="Nivesh" w:id="19" w:date="2026-09-25T10:03:37Z"/>
            </w:sdtContent>
          </w:sdt>
        </w:p>
      </w:sdtContent>
    </w:sdt>
    <w:sdt>
      <w:sdtPr>
        <w:id w:val="230389284"/>
        <w:tag w:val="goog_rdk_5114"/>
      </w:sdtPr>
      <w:sdtContent>
        <w:p w:rsidR="00000000" w:rsidDel="00000000" w:rsidP="00000000" w:rsidRDefault="00000000" w:rsidRPr="00000000" w14:paraId="00000481">
          <w:pPr>
            <w:spacing w:after="280" w:before="280" w:line="240" w:lineRule="auto"/>
            <w:ind w:left="1440" w:firstLine="0"/>
            <w:rPr>
              <w:del w:author="Nivesh" w:id="19" w:date="2026-09-25T10:03:37Z"/>
              <w:rPrChange w:author="Nivesh" w:id="42" w:date="2026-09-25T10:03:37Z">
                <w:rPr>
                  <w:color w:val="000000"/>
                </w:rPr>
              </w:rPrChange>
            </w:rPr>
          </w:pPr>
          <w:sdt>
            <w:sdtPr>
              <w:id w:val="-629917064"/>
              <w:tag w:val="goog_rdk_5112"/>
            </w:sdtPr>
            <w:sdtContent>
              <w:del w:author="Nivesh" w:id="19" w:date="2026-09-25T10:03:37Z"/>
              <w:sdt>
                <w:sdtPr>
                  <w:id w:val="1619907266"/>
                  <w:tag w:val="goog_rdk_5113"/>
                </w:sdtPr>
                <w:sdtContent>
                  <w:del w:author="Nivesh" w:id="19" w:date="2026-09-25T10:03:37Z">
                    <w:r w:rsidDel="00000000" w:rsidR="00000000" w:rsidRPr="00000000">
                      <w:rPr>
                        <w:rtl w:val="0"/>
                      </w:rPr>
                    </w:r>
                  </w:del>
                </w:sdtContent>
              </w:sdt>
              <w:del w:author="Nivesh" w:id="19" w:date="2026-09-25T10:03:37Z"/>
            </w:sdtContent>
          </w:sdt>
        </w:p>
      </w:sdtContent>
    </w:sdt>
    <w:sdt>
      <w:sdtPr>
        <w:id w:val="212269028"/>
        <w:tag w:val="goog_rdk_5117"/>
      </w:sdtPr>
      <w:sdtContent>
        <w:p w:rsidR="00000000" w:rsidDel="00000000" w:rsidP="00000000" w:rsidRDefault="00000000" w:rsidRPr="00000000" w14:paraId="00000482">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958363179"/>
              <w:tag w:val="goog_rdk_5115"/>
            </w:sdtPr>
            <w:sdtContent>
              <w:del w:author="Nivesh" w:id="19" w:date="2026-09-25T10:03:37Z"/>
              <w:sdt>
                <w:sdtPr>
                  <w:id w:val="-821477376"/>
                  <w:tag w:val="goog_rdk_511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Project Workflow</w:delText>
                    </w:r>
                  </w:del>
                </w:sdtContent>
              </w:sdt>
              <w:del w:author="Nivesh" w:id="19" w:date="2026-09-25T10:03:37Z"/>
            </w:sdtContent>
          </w:sdt>
        </w:p>
      </w:sdtContent>
    </w:sdt>
    <w:sdt>
      <w:sdtPr>
        <w:id w:val="-95761261"/>
        <w:tag w:val="goog_rdk_5121"/>
      </w:sdtPr>
      <w:sdtContent>
        <w:p w:rsidR="00000000" w:rsidDel="00000000" w:rsidP="00000000" w:rsidRDefault="00000000" w:rsidRPr="00000000" w14:paraId="00000483">
          <w:pPr>
            <w:spacing w:after="280" w:before="280" w:line="240" w:lineRule="auto"/>
            <w:rPr>
              <w:del w:author="Nivesh" w:id="19" w:date="2026-09-25T10:03:37Z"/>
              <w:rPrChange w:author="Anonymous" w:id="143" w:date="2026-09-26T05:31:59Z">
                <w:rPr>
                  <w:rFonts w:ascii="Cambria" w:cs="Cambria" w:eastAsia="Cambria" w:hAnsi="Cambria"/>
                  <w:b w:val="1"/>
                  <w:bCs w:val="1"/>
                  <w:color w:val="000000"/>
                </w:rPr>
              </w:rPrChange>
            </w:rPr>
          </w:pPr>
          <w:sdt>
            <w:sdtPr>
              <w:id w:val="633226761"/>
              <w:tag w:val="goog_rdk_5118"/>
            </w:sdtPr>
            <w:sdtContent>
              <w:del w:author="Nivesh" w:id="19" w:date="2026-09-25T10:03:37Z"/>
              <w:sdt>
                <w:sdtPr>
                  <w:id w:val="-2126033779"/>
                  <w:tag w:val="goog_rdk_5119"/>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1: Model Selection and Architecture</w:delText>
                    </w:r>
                  </w:del>
                </w:sdtContent>
              </w:sdt>
              <w:del w:author="Nivesh" w:id="19" w:date="2026-09-25T10:03:37Z">
                <w:sdt>
                  <w:sdtPr>
                    <w:id w:val="56814094"/>
                    <w:tag w:val="goog_rdk_5120"/>
                  </w:sdtPr>
                  <w:sdtContent>
                    <w:r w:rsidDel="00000000" w:rsidR="00000000" w:rsidRPr="00000000">
                      <w:rPr>
                        <w:rtl w:val="0"/>
                      </w:rPr>
                    </w:r>
                  </w:sdtContent>
                </w:sdt>
              </w:del>
            </w:sdtContent>
          </w:sdt>
        </w:p>
      </w:sdtContent>
    </w:sdt>
    <w:sdt>
      <w:sdtPr>
        <w:id w:val="924397321"/>
        <w:tag w:val="goog_rdk_5125"/>
      </w:sdtPr>
      <w:sdtContent>
        <w:p w:rsidR="00000000" w:rsidDel="00000000" w:rsidP="00000000" w:rsidRDefault="00000000" w:rsidRPr="00000000" w14:paraId="00000484">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301438212"/>
              <w:tag w:val="goog_rdk_5122"/>
            </w:sdtPr>
            <w:sdtContent>
              <w:del w:author="Nivesh" w:id="19" w:date="2026-09-25T10:03:37Z"/>
              <w:sdt>
                <w:sdtPr>
                  <w:id w:val="430898831"/>
                  <w:tag w:val="goog_rdk_5123"/>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1.1</w:delText>
                    </w:r>
                  </w:del>
                </w:sdtContent>
              </w:sdt>
              <w:del w:author="Nivesh" w:id="19" w:date="2026-09-25T10:03:37Z">
                <w:sdt>
                  <w:sdtPr>
                    <w:id w:val="788639165"/>
                    <w:tag w:val="goog_rdk_5124"/>
                  </w:sdtPr>
                  <w:sdtContent>
                    <w:r w:rsidDel="00000000" w:rsidR="00000000" w:rsidRPr="00000000">
                      <w:rPr>
                        <w:rtl w:val="0"/>
                        <w:rPrChange w:author="Nivesh" w:id="42" w:date="2026-09-25T10:03:37Z">
                          <w:rPr>
                            <w:rFonts w:ascii="Cambria" w:cs="Cambria" w:eastAsia="Cambria" w:hAnsi="Cambria"/>
                            <w:color w:val="000000"/>
                          </w:rPr>
                        </w:rPrChange>
                      </w:rPr>
                      <w:delText xml:space="preserve">: Select AI Models</w:delText>
                    </w:r>
                  </w:sdtContent>
                </w:sdt>
              </w:del>
            </w:sdtContent>
          </w:sdt>
        </w:p>
      </w:sdtContent>
    </w:sdt>
    <w:sdt>
      <w:sdtPr>
        <w:id w:val="938707413"/>
        <w:tag w:val="goog_rdk_5129"/>
      </w:sdtPr>
      <w:sdtContent>
        <w:p w:rsidR="00000000" w:rsidDel="00000000" w:rsidP="00000000" w:rsidRDefault="00000000" w:rsidRPr="00000000" w14:paraId="00000485">
          <w:pPr>
            <w:numPr>
              <w:ilvl w:val="0"/>
              <w:numId w:val="16"/>
            </w:numPr>
            <w:spacing w:after="0" w:before="280" w:line="240" w:lineRule="auto"/>
            <w:ind w:left="720" w:hanging="360"/>
            <w:rPr>
              <w:del w:author="Nivesh" w:id="19" w:date="2026-09-25T10:03:37Z"/>
              <w:rFonts w:ascii="Cambria" w:cs="Cambria" w:eastAsia="Cambria" w:hAnsi="Cambria"/>
              <w:color w:val="000000"/>
              <w:sz w:val="22"/>
              <w:szCs w:val="22"/>
            </w:rPr>
          </w:pPr>
          <w:sdt>
            <w:sdtPr>
              <w:id w:val="195664804"/>
              <w:tag w:val="goog_rdk_5126"/>
            </w:sdtPr>
            <w:sdtContent>
              <w:del w:author="Nivesh" w:id="19" w:date="2026-09-25T10:03:37Z"/>
              <w:sdt>
                <w:sdtPr>
                  <w:id w:val="-1671049730"/>
                  <w:tag w:val="goog_rdk_512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Gemini 1.5 Pro (via API):</w:delText>
                    </w:r>
                  </w:del>
                </w:sdtContent>
              </w:sdt>
              <w:del w:author="Nivesh" w:id="19" w:date="2026-09-25T10:03:37Z">
                <w:sdt>
                  <w:sdtPr>
                    <w:id w:val="141066360"/>
                    <w:tag w:val="goog_rdk_5128"/>
                  </w:sdtPr>
                  <w:sdtContent>
                    <w:r w:rsidDel="00000000" w:rsidR="00000000" w:rsidRPr="00000000">
                      <w:rPr>
                        <w:rtl w:val="0"/>
                        <w:rPrChange w:author="Nivesh" w:id="42" w:date="2026-09-25T10:03:37Z">
                          <w:rPr>
                            <w:rFonts w:ascii="Cambria" w:cs="Cambria" w:eastAsia="Cambria" w:hAnsi="Cambria"/>
                            <w:color w:val="000000"/>
                            <w:sz w:val="22"/>
                            <w:szCs w:val="22"/>
                          </w:rPr>
                        </w:rPrChange>
                      </w:rPr>
                      <w:br w:type="textWrapping"/>
                      <w:delText xml:space="preserve">Used for: Q&amp;A, summarization, quiz generation, learning paths</w:delText>
                      <w:br w:type="textWrapping"/>
                      <w:delText xml:space="preserve">Benefits: Advanced reasoning, structured outputs, and cloud inference</w:delText>
                    </w:r>
                  </w:sdtContent>
                </w:sdt>
              </w:del>
            </w:sdtContent>
          </w:sdt>
        </w:p>
      </w:sdtContent>
    </w:sdt>
    <w:sdt>
      <w:sdtPr>
        <w:id w:val="1306051058"/>
        <w:tag w:val="goog_rdk_5133"/>
      </w:sdtPr>
      <w:sdtContent>
        <w:p w:rsidR="00000000" w:rsidDel="00000000" w:rsidP="00000000" w:rsidRDefault="00000000" w:rsidRPr="00000000" w14:paraId="00000486">
          <w:pPr>
            <w:numPr>
              <w:ilvl w:val="0"/>
              <w:numId w:val="16"/>
            </w:numPr>
            <w:spacing w:after="280" w:before="0" w:line="240" w:lineRule="auto"/>
            <w:ind w:left="720" w:hanging="360"/>
            <w:rPr>
              <w:del w:author="Nivesh" w:id="19" w:date="2026-09-25T10:03:37Z"/>
              <w:rFonts w:ascii="Cambria" w:cs="Cambria" w:eastAsia="Cambria" w:hAnsi="Cambria"/>
              <w:color w:val="000000"/>
              <w:sz w:val="22"/>
              <w:szCs w:val="22"/>
            </w:rPr>
          </w:pPr>
          <w:sdt>
            <w:sdtPr>
              <w:id w:val="-265537808"/>
              <w:tag w:val="goog_rdk_5130"/>
            </w:sdtPr>
            <w:sdtContent>
              <w:del w:author="Nivesh" w:id="19" w:date="2026-09-25T10:03:37Z"/>
              <w:sdt>
                <w:sdtPr>
                  <w:id w:val="26062983"/>
                  <w:tag w:val="goog_rdk_513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LaMini-Flan-T5-783M (local):</w:delText>
                    </w:r>
                  </w:del>
                </w:sdtContent>
              </w:sdt>
              <w:del w:author="Nivesh" w:id="19" w:date="2026-09-25T10:03:37Z">
                <w:sdt>
                  <w:sdtPr>
                    <w:id w:val="1959116994"/>
                    <w:tag w:val="goog_rdk_5132"/>
                  </w:sdtPr>
                  <w:sdtContent>
                    <w:r w:rsidDel="00000000" w:rsidR="00000000" w:rsidRPr="00000000">
                      <w:rPr>
                        <w:rtl w:val="0"/>
                        <w:rPrChange w:author="Nivesh" w:id="42" w:date="2026-09-25T10:03:37Z">
                          <w:rPr>
                            <w:rFonts w:ascii="Cambria" w:cs="Cambria" w:eastAsia="Cambria" w:hAnsi="Cambria"/>
                            <w:color w:val="000000"/>
                            <w:sz w:val="22"/>
                            <w:szCs w:val="22"/>
                          </w:rPr>
                        </w:rPrChange>
                      </w:rPr>
                      <w:br w:type="textWrapping"/>
                      <w:delText xml:space="preserve">Used for: Concept explanation</w:delText>
                      <w:br w:type="textWrapping"/>
                      <w:delText xml:space="preserve">Benefits: Instruction-tuned, lightweight, CPU-compatible</w:delText>
                    </w:r>
                  </w:sdtContent>
                </w:sdt>
              </w:del>
            </w:sdtContent>
          </w:sdt>
        </w:p>
      </w:sdtContent>
    </w:sdt>
    <w:sdt>
      <w:sdtPr>
        <w:id w:val="752101689"/>
        <w:tag w:val="goog_rdk_5136"/>
      </w:sdtPr>
      <w:sdtContent>
        <w:p w:rsidR="00000000" w:rsidDel="00000000" w:rsidP="00000000" w:rsidRDefault="00000000" w:rsidRPr="00000000" w14:paraId="00000487">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683160624"/>
              <w:tag w:val="goog_rdk_5134"/>
            </w:sdtPr>
            <w:sdtContent>
              <w:del w:author="Nivesh" w:id="19" w:date="2026-09-25T10:03:37Z"/>
              <w:sdt>
                <w:sdtPr>
                  <w:id w:val="-1590115302"/>
                  <w:tag w:val="goog_rdk_5135"/>
                </w:sdtPr>
                <w:sdtContent>
                  <w:del w:author="Nivesh" w:id="19" w:date="2026-09-25T10:03:37Z">
                    <w:r w:rsidDel="00000000" w:rsidR="00000000" w:rsidRPr="00000000">
                      <w:rPr>
                        <w:rtl w:val="0"/>
                        <w:rPrChange w:author="Nivesh" w:id="42" w:date="2026-09-25T10:03:37Z">
                          <w:rPr>
                            <w:rFonts w:ascii="Cambria" w:cs="Cambria" w:eastAsia="Cambria" w:hAnsi="Cambria"/>
                            <w:sz w:val="22"/>
                            <w:szCs w:val="22"/>
                          </w:rPr>
                        </w:rPrChange>
                      </w:rPr>
                      <w:delText xml:space="preserve">Folder Architecture:</w:delText>
                    </w:r>
                  </w:del>
                </w:sdtContent>
              </w:sdt>
              <w:del w:author="Nivesh" w:id="19" w:date="2026-09-25T10:03:37Z"/>
            </w:sdtContent>
          </w:sdt>
        </w:p>
      </w:sdtContent>
    </w:sd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sdt>
        <w:sdtPr>
          <w:id w:val="-902527549"/>
          <w:tag w:val="goog_rdk_5137"/>
        </w:sdtPr>
        <w:sdtContent>
          <w:tr>
            <w:trPr>
              <w:cantSplit w:val="0"/>
              <w:tblHeader w:val="0"/>
              <w:del w:author="Nivesh" w:id="19" w:date="2026-09-25T10:03:37Z"/>
            </w:trPr>
            <w:tc>
              <w:tcPr/>
              <w:sdt>
                <w:sdtPr>
                  <w:id w:val="872454939"/>
                  <w:tag w:val="goog_rdk_5140"/>
                </w:sdtPr>
                <w:sdtContent>
                  <w:p w:rsidR="00000000" w:rsidDel="00000000" w:rsidP="00000000" w:rsidRDefault="00000000" w:rsidRPr="00000000" w14:paraId="00000488">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1156725812"/>
                        <w:tag w:val="goog_rdk_5138"/>
                      </w:sdtPr>
                      <w:sdtContent>
                        <w:del w:author="Nivesh" w:id="19" w:date="2026-09-25T10:03:37Z"/>
                        <w:sdt>
                          <w:sdtPr>
                            <w:id w:val="-1905970400"/>
                            <w:tag w:val="goog_rdk_5139"/>
                          </w:sdtPr>
                          <w:sdtContent>
                            <w:del w:author="Nivesh" w:id="19" w:date="2026-09-25T10:03:37Z">
                              <w:r w:rsidDel="00000000" w:rsidR="00000000" w:rsidRPr="00000000">
                                <w:rPr>
                                  <w:rtl w:val="0"/>
                                  <w:rPrChange w:author="Nivesh" w:id="42" w:date="2026-09-25T10:03:37Z">
                                    <w:rPr>
                                      <w:rFonts w:ascii="Cambria" w:cs="Cambria" w:eastAsia="Cambria" w:hAnsi="Cambria"/>
                                      <w:sz w:val="22"/>
                                      <w:szCs w:val="22"/>
                                    </w:rPr>
                                  </w:rPrChange>
                                </w:rPr>
                                <w:delText xml:space="preserve">EduGenie/</w:delText>
                              </w:r>
                            </w:del>
                          </w:sdtContent>
                        </w:sdt>
                        <w:del w:author="Nivesh" w:id="19" w:date="2026-09-25T10:03:37Z"/>
                      </w:sdtContent>
                    </w:sdt>
                  </w:p>
                </w:sdtContent>
              </w:sdt>
            </w:tc>
          </w:tr>
        </w:sdtContent>
      </w:sdt>
      <w:sdt>
        <w:sdtPr>
          <w:id w:val="-1614901037"/>
          <w:tag w:val="goog_rdk_5141"/>
        </w:sdtPr>
        <w:sdtContent>
          <w:tr>
            <w:trPr>
              <w:cantSplit w:val="0"/>
              <w:tblHeader w:val="0"/>
              <w:del w:author="Nivesh" w:id="19" w:date="2026-09-25T10:03:37Z"/>
            </w:trPr>
            <w:tc>
              <w:tcPr/>
              <w:sdt>
                <w:sdtPr>
                  <w:id w:val="-178548644"/>
                  <w:tag w:val="goog_rdk_5144"/>
                </w:sdtPr>
                <w:sdtContent>
                  <w:p w:rsidR="00000000" w:rsidDel="00000000" w:rsidP="00000000" w:rsidRDefault="00000000" w:rsidRPr="00000000" w14:paraId="000004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72914038"/>
                        <w:tag w:val="goog_rdk_5142"/>
                      </w:sdtPr>
                      <w:sdtContent>
                        <w:del w:author="Nivesh" w:id="19" w:date="2026-09-25T10:03:37Z"/>
                        <w:sdt>
                          <w:sdtPr>
                            <w:id w:val="1046528564"/>
                            <w:tag w:val="goog_rdk_514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main.py                  # FastAPI app</w:delText>
                              </w:r>
                            </w:del>
                          </w:sdtContent>
                        </w:sdt>
                        <w:del w:author="Nivesh" w:id="19" w:date="2026-09-25T10:03:37Z"/>
                      </w:sdtContent>
                    </w:sdt>
                  </w:p>
                </w:sdtContent>
              </w:sdt>
            </w:tc>
          </w:tr>
        </w:sdtContent>
      </w:sdt>
      <w:sdt>
        <w:sdtPr>
          <w:id w:val="1374064907"/>
          <w:tag w:val="goog_rdk_5145"/>
        </w:sdtPr>
        <w:sdtContent>
          <w:tr>
            <w:trPr>
              <w:cantSplit w:val="0"/>
              <w:tblHeader w:val="0"/>
              <w:del w:author="Nivesh" w:id="19" w:date="2026-09-25T10:03:37Z"/>
            </w:trPr>
            <w:tc>
              <w:tcPr/>
              <w:sdt>
                <w:sdtPr>
                  <w:id w:val="-715222062"/>
                  <w:tag w:val="goog_rdk_5148"/>
                </w:sdtPr>
                <w:sdtContent>
                  <w:p w:rsidR="00000000" w:rsidDel="00000000" w:rsidP="00000000" w:rsidRDefault="00000000" w:rsidRPr="00000000" w14:paraId="000004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318117872"/>
                        <w:tag w:val="goog_rdk_5146"/>
                      </w:sdtPr>
                      <w:sdtContent>
                        <w:del w:author="Nivesh" w:id="19" w:date="2026-09-25T10:03:37Z"/>
                        <w:sdt>
                          <w:sdtPr>
                            <w:id w:val="-2137229576"/>
                            <w:tag w:val="goog_rdk_514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explanation_module.py    # Concept explanation logic</w:delText>
                              </w:r>
                            </w:del>
                          </w:sdtContent>
                        </w:sdt>
                        <w:del w:author="Nivesh" w:id="19" w:date="2026-09-25T10:03:37Z"/>
                      </w:sdtContent>
                    </w:sdt>
                  </w:p>
                </w:sdtContent>
              </w:sdt>
            </w:tc>
          </w:tr>
        </w:sdtContent>
      </w:sdt>
      <w:sdt>
        <w:sdtPr>
          <w:id w:val="639945461"/>
          <w:tag w:val="goog_rdk_5149"/>
        </w:sdtPr>
        <w:sdtContent>
          <w:tr>
            <w:trPr>
              <w:cantSplit w:val="0"/>
              <w:tblHeader w:val="0"/>
              <w:del w:author="Nivesh" w:id="19" w:date="2026-09-25T10:03:37Z"/>
            </w:trPr>
            <w:tc>
              <w:tcPr/>
              <w:sdt>
                <w:sdtPr>
                  <w:id w:val="335675503"/>
                  <w:tag w:val="goog_rdk_5152"/>
                </w:sdtPr>
                <w:sdtContent>
                  <w:p w:rsidR="00000000" w:rsidDel="00000000" w:rsidP="00000000" w:rsidRDefault="00000000" w:rsidRPr="00000000" w14:paraId="000004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851603649"/>
                        <w:tag w:val="goog_rdk_5150"/>
                      </w:sdtPr>
                      <w:sdtContent>
                        <w:del w:author="Nivesh" w:id="19" w:date="2026-09-25T10:03:37Z"/>
                        <w:sdt>
                          <w:sdtPr>
                            <w:id w:val="-922621141"/>
                            <w:tag w:val="goog_rdk_515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qna.py                   # Question answering</w:delText>
                              </w:r>
                            </w:del>
                          </w:sdtContent>
                        </w:sdt>
                        <w:del w:author="Nivesh" w:id="19" w:date="2026-09-25T10:03:37Z"/>
                      </w:sdtContent>
                    </w:sdt>
                  </w:p>
                </w:sdtContent>
              </w:sdt>
            </w:tc>
          </w:tr>
        </w:sdtContent>
      </w:sdt>
      <w:sdt>
        <w:sdtPr>
          <w:id w:val="708774778"/>
          <w:tag w:val="goog_rdk_5153"/>
        </w:sdtPr>
        <w:sdtContent>
          <w:tr>
            <w:trPr>
              <w:cantSplit w:val="0"/>
              <w:tblHeader w:val="0"/>
              <w:del w:author="Nivesh" w:id="19" w:date="2026-09-25T10:03:37Z"/>
            </w:trPr>
            <w:tc>
              <w:tcPr/>
              <w:sdt>
                <w:sdtPr>
                  <w:id w:val="-266450908"/>
                  <w:tag w:val="goog_rdk_5156"/>
                </w:sdtPr>
                <w:sdtContent>
                  <w:p w:rsidR="00000000" w:rsidDel="00000000" w:rsidP="00000000" w:rsidRDefault="00000000" w:rsidRPr="00000000" w14:paraId="000004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382286129"/>
                        <w:tag w:val="goog_rdk_5154"/>
                      </w:sdtPr>
                      <w:sdtContent>
                        <w:del w:author="Nivesh" w:id="19" w:date="2026-09-25T10:03:37Z"/>
                        <w:sdt>
                          <w:sdtPr>
                            <w:id w:val="1319605859"/>
                            <w:tag w:val="goog_rdk_515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quiz_module.py           # Quiz generation</w:delText>
                              </w:r>
                            </w:del>
                          </w:sdtContent>
                        </w:sdt>
                        <w:del w:author="Nivesh" w:id="19" w:date="2026-09-25T10:03:37Z"/>
                      </w:sdtContent>
                    </w:sdt>
                  </w:p>
                </w:sdtContent>
              </w:sdt>
            </w:tc>
          </w:tr>
        </w:sdtContent>
      </w:sdt>
      <w:sdt>
        <w:sdtPr>
          <w:id w:val="-1037050026"/>
          <w:tag w:val="goog_rdk_5157"/>
        </w:sdtPr>
        <w:sdtContent>
          <w:tr>
            <w:trPr>
              <w:cantSplit w:val="0"/>
              <w:tblHeader w:val="0"/>
              <w:del w:author="Nivesh" w:id="19" w:date="2026-09-25T10:03:37Z"/>
            </w:trPr>
            <w:tc>
              <w:tcPr/>
              <w:sdt>
                <w:sdtPr>
                  <w:id w:val="800949683"/>
                  <w:tag w:val="goog_rdk_5160"/>
                </w:sdtPr>
                <w:sdtContent>
                  <w:p w:rsidR="00000000" w:rsidDel="00000000" w:rsidP="00000000" w:rsidRDefault="00000000" w:rsidRPr="00000000" w14:paraId="000004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365908613"/>
                        <w:tag w:val="goog_rdk_5158"/>
                      </w:sdtPr>
                      <w:sdtContent>
                        <w:del w:author="Nivesh" w:id="19" w:date="2026-09-25T10:03:37Z"/>
                        <w:sdt>
                          <w:sdtPr>
                            <w:id w:val="-168069106"/>
                            <w:tag w:val="goog_rdk_515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summary_module.py        # Summarization</w:delText>
                              </w:r>
                            </w:del>
                          </w:sdtContent>
                        </w:sdt>
                        <w:del w:author="Nivesh" w:id="19" w:date="2026-09-25T10:03:37Z"/>
                      </w:sdtContent>
                    </w:sdt>
                  </w:p>
                </w:sdtContent>
              </w:sdt>
            </w:tc>
          </w:tr>
        </w:sdtContent>
      </w:sdt>
      <w:sdt>
        <w:sdtPr>
          <w:id w:val="-1909417339"/>
          <w:tag w:val="goog_rdk_5161"/>
        </w:sdtPr>
        <w:sdtContent>
          <w:tr>
            <w:trPr>
              <w:cantSplit w:val="0"/>
              <w:tblHeader w:val="0"/>
              <w:del w:author="Nivesh" w:id="19" w:date="2026-09-25T10:03:37Z"/>
            </w:trPr>
            <w:tc>
              <w:tcPr/>
              <w:sdt>
                <w:sdtPr>
                  <w:id w:val="-1921700187"/>
                  <w:tag w:val="goog_rdk_5164"/>
                </w:sdtPr>
                <w:sdtContent>
                  <w:p w:rsidR="00000000" w:rsidDel="00000000" w:rsidP="00000000" w:rsidRDefault="00000000" w:rsidRPr="00000000" w14:paraId="000004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541853745"/>
                        <w:tag w:val="goog_rdk_5162"/>
                      </w:sdtPr>
                      <w:sdtContent>
                        <w:del w:author="Nivesh" w:id="19" w:date="2026-09-25T10:03:37Z"/>
                        <w:sdt>
                          <w:sdtPr>
                            <w:id w:val="710831810"/>
                            <w:tag w:val="goog_rdk_516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learning_path.py         # Learning recommendations</w:delText>
                              </w:r>
                            </w:del>
                          </w:sdtContent>
                        </w:sdt>
                        <w:del w:author="Nivesh" w:id="19" w:date="2026-09-25T10:03:37Z"/>
                      </w:sdtContent>
                    </w:sdt>
                  </w:p>
                </w:sdtContent>
              </w:sdt>
            </w:tc>
          </w:tr>
        </w:sdtContent>
      </w:sdt>
      <w:sdt>
        <w:sdtPr>
          <w:id w:val="-1324232421"/>
          <w:tag w:val="goog_rdk_5165"/>
        </w:sdtPr>
        <w:sdtContent>
          <w:tr>
            <w:trPr>
              <w:cantSplit w:val="0"/>
              <w:tblHeader w:val="0"/>
              <w:del w:author="Nivesh" w:id="19" w:date="2026-09-25T10:03:37Z"/>
            </w:trPr>
            <w:tc>
              <w:tcPr/>
              <w:sdt>
                <w:sdtPr>
                  <w:id w:val="1806810664"/>
                  <w:tag w:val="goog_rdk_5168"/>
                </w:sdtPr>
                <w:sdtContent>
                  <w:p w:rsidR="00000000" w:rsidDel="00000000" w:rsidP="00000000" w:rsidRDefault="00000000" w:rsidRPr="00000000" w14:paraId="000004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192865644"/>
                        <w:tag w:val="goog_rdk_5166"/>
                      </w:sdtPr>
                      <w:sdtContent>
                        <w:del w:author="Nivesh" w:id="19" w:date="2026-09-25T10:03:37Z"/>
                        <w:sdt>
                          <w:sdtPr>
                            <w:id w:val="-1921756641"/>
                            <w:tag w:val="goog_rdk_516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templates/index.html     # HTML frontend</w:delText>
                              </w:r>
                            </w:del>
                          </w:sdtContent>
                        </w:sdt>
                        <w:del w:author="Nivesh" w:id="19" w:date="2026-09-25T10:03:37Z"/>
                      </w:sdtContent>
                    </w:sdt>
                  </w:p>
                </w:sdtContent>
              </w:sdt>
            </w:tc>
          </w:tr>
        </w:sdtContent>
      </w:sdt>
      <w:sdt>
        <w:sdtPr>
          <w:id w:val="-1778705773"/>
          <w:tag w:val="goog_rdk_5169"/>
        </w:sdtPr>
        <w:sdtContent>
          <w:tr>
            <w:trPr>
              <w:cantSplit w:val="0"/>
              <w:tblHeader w:val="0"/>
              <w:del w:author="Nivesh" w:id="19" w:date="2026-09-25T10:03:37Z"/>
            </w:trPr>
            <w:tc>
              <w:tcPr/>
              <w:sdt>
                <w:sdtPr>
                  <w:id w:val="2104982223"/>
                  <w:tag w:val="goog_rdk_5172"/>
                </w:sdtPr>
                <w:sdtContent>
                  <w:p w:rsidR="00000000" w:rsidDel="00000000" w:rsidP="00000000" w:rsidRDefault="00000000" w:rsidRPr="00000000" w14:paraId="000004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71861498"/>
                        <w:tag w:val="goog_rdk_5170"/>
                      </w:sdtPr>
                      <w:sdtContent>
                        <w:del w:author="Nivesh" w:id="19" w:date="2026-09-25T10:03:37Z"/>
                        <w:sdt>
                          <w:sdtPr>
                            <w:id w:val="99759486"/>
                            <w:tag w:val="goog_rdk_517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static/style.css         # Styling</w:delText>
                              </w:r>
                            </w:del>
                          </w:sdtContent>
                        </w:sdt>
                        <w:del w:author="Nivesh" w:id="19" w:date="2026-09-25T10:03:37Z"/>
                      </w:sdtContent>
                    </w:sdt>
                  </w:p>
                </w:sdtContent>
              </w:sdt>
            </w:tc>
          </w:tr>
        </w:sdtContent>
      </w:sdt>
      <w:sdt>
        <w:sdtPr>
          <w:id w:val="100092251"/>
          <w:tag w:val="goog_rdk_5173"/>
        </w:sdtPr>
        <w:sdtContent>
          <w:tr>
            <w:trPr>
              <w:cantSplit w:val="0"/>
              <w:tblHeader w:val="0"/>
              <w:del w:author="Nivesh" w:id="19" w:date="2026-09-25T10:03:37Z"/>
              <w:trPrChange w:author="Anonymous" w:id="144" w:date="2026-09-22T05:16:26Z">
                <w:trPr>
                  <w:cantSplit w:val="0"/>
                  <w:tblHeader w:val="0"/>
                </w:trPr>
              </w:trPrChange>
            </w:trPr>
            <w:tc>
              <w:tcPr>
                <w:tcPrChange w:author="Anonymous" w:id="144" w:date="2026-09-22T05:16:26Z">
                  <w:tcPr/>
                </w:tcPrChange>
              </w:tcPr>
              <w:sdt>
                <w:sdtPr>
                  <w:id w:val="-1552897088"/>
                  <w:tag w:val="goog_rdk_5176"/>
                </w:sdtPr>
                <w:sdtContent>
                  <w:p w:rsidR="00000000" w:rsidDel="00000000" w:rsidP="00000000" w:rsidRDefault="00000000" w:rsidRPr="00000000" w14:paraId="000004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87006411"/>
                        <w:tag w:val="goog_rdk_5174"/>
                      </w:sdtPr>
                      <w:sdtContent>
                        <w:del w:author="Nivesh" w:id="19" w:date="2026-09-25T10:03:37Z"/>
                        <w:sdt>
                          <w:sdtPr>
                            <w:id w:val="1211458835"/>
                            <w:tag w:val="goog_rdk_517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requirements.txt         # Python dependencies</w:delText>
                              </w:r>
                            </w:del>
                          </w:sdtContent>
                        </w:sdt>
                        <w:del w:author="Nivesh" w:id="19" w:date="2026-09-25T10:03:37Z"/>
                      </w:sdtContent>
                    </w:sdt>
                  </w:p>
                </w:sdtContent>
              </w:sdt>
            </w:tc>
          </w:tr>
        </w:sdtContent>
      </w:sdt>
    </w:tbl>
    <w:sdt>
      <w:sdtPr>
        <w:id w:val="387558309"/>
        <w:tag w:val="goog_rdk_5179"/>
      </w:sdtPr>
      <w:sdtContent>
        <w:p w:rsidR="00000000" w:rsidDel="00000000" w:rsidP="00000000" w:rsidRDefault="00000000" w:rsidRPr="00000000" w14:paraId="00000492">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2081700928"/>
              <w:tag w:val="goog_rdk_5177"/>
            </w:sdtPr>
            <w:sdtContent>
              <w:del w:author="Nivesh" w:id="19" w:date="2026-09-25T10:03:37Z"/>
              <w:sdt>
                <w:sdtPr>
                  <w:id w:val="1973939876"/>
                  <w:tag w:val="goog_rdk_5178"/>
                </w:sdtPr>
                <w:sdtContent>
                  <w:del w:author="Nivesh" w:id="19" w:date="2026-09-25T10:03:37Z">
                    <w:r w:rsidDel="00000000" w:rsidR="00000000" w:rsidRPr="00000000">
                      <w:rPr>
                        <w:rtl w:val="0"/>
                      </w:rPr>
                    </w:r>
                  </w:del>
                </w:sdtContent>
              </w:sdt>
              <w:del w:author="Nivesh" w:id="19" w:date="2026-09-25T10:03:37Z"/>
            </w:sdtContent>
          </w:sdt>
        </w:p>
      </w:sdtContent>
    </w:sdt>
    <w:sdt>
      <w:sdtPr>
        <w:id w:val="579557591"/>
        <w:tag w:val="goog_rdk_5182"/>
      </w:sdtPr>
      <w:sdtContent>
        <w:p w:rsidR="00000000" w:rsidDel="00000000" w:rsidP="00000000" w:rsidRDefault="00000000" w:rsidRPr="00000000" w14:paraId="00000493">
          <w:pPr>
            <w:tabs>
              <w:tab w:val="left" w:leader="none" w:pos="3940"/>
            </w:tabs>
            <w:rPr>
              <w:del w:author="Nivesh" w:id="19" w:date="2026-09-25T10:03:37Z"/>
              <w:rPrChange w:author="Nivesh" w:id="42" w:date="2026-09-25T10:03:37Z">
                <w:rPr>
                  <w:rFonts w:ascii="Cambria" w:cs="Cambria" w:eastAsia="Cambria" w:hAnsi="Cambria"/>
                </w:rPr>
              </w:rPrChange>
            </w:rPr>
          </w:pPr>
          <w:sdt>
            <w:sdtPr>
              <w:id w:val="-277684035"/>
              <w:tag w:val="goog_rdk_5180"/>
            </w:sdtPr>
            <w:sdtContent>
              <w:del w:author="Nivesh" w:id="19" w:date="2026-09-25T10:03:37Z">
                <w:r w:rsidDel="00000000" w:rsidR="00000000" w:rsidRPr="00000000">
                  <w:rPr>
                    <w:rPrChange w:author="Nivesh" w:id="42" w:date="2026-09-25T10:03:37Z">
                      <w:rPr>
                        <w:rFonts w:ascii="Cambria" w:cs="Cambria" w:eastAsia="Cambria" w:hAnsi="Cambria"/>
                      </w:rPr>
                    </w:rPrChange>
                  </w:rPr>
                  <w:drawing>
                    <wp:inline distB="0" distT="0" distL="0" distR="0">
                      <wp:extent cx="2286000" cy="3816626"/>
                      <wp:effectExtent b="0" l="0" r="0" t="0"/>
                      <wp:docPr id="2126916949" name="image33.png"/>
                      <a:graphic>
                        <a:graphicData uri="http://schemas.openxmlformats.org/drawingml/2006/picture">
                          <pic:pic>
                            <pic:nvPicPr>
                              <pic:cNvPr id="0" name="image33.png"/>
                              <pic:cNvPicPr preferRelativeResize="0"/>
                            </pic:nvPicPr>
                            <pic:blipFill>
                              <a:blip r:embed="rId26"/>
                              <a:srcRect b="27410" l="0" r="0" t="0"/>
                              <a:stretch>
                                <a:fillRect/>
                              </a:stretch>
                            </pic:blipFill>
                            <pic:spPr>
                              <a:xfrm>
                                <a:off x="0" y="0"/>
                                <a:ext cx="2286000" cy="3816626"/>
                              </a:xfrm>
                              <a:prstGeom prst="rect"/>
                              <a:ln/>
                            </pic:spPr>
                          </pic:pic>
                        </a:graphicData>
                      </a:graphic>
                    </wp:inline>
                  </w:drawing>
                </w:r>
              </w:del>
              <w:sdt>
                <w:sdtPr>
                  <w:id w:val="-935127011"/>
                  <w:tag w:val="goog_rdk_5181"/>
                </w:sdtPr>
                <w:sdtContent>
                  <w:del w:author="Nivesh" w:id="19" w:date="2026-09-25T10:03:37Z">
                    <w:r w:rsidDel="00000000" w:rsidR="00000000" w:rsidRPr="00000000">
                      <w:rPr>
                        <w:rtl w:val="0"/>
                      </w:rPr>
                    </w:r>
                  </w:del>
                </w:sdtContent>
              </w:sdt>
              <w:del w:author="Nivesh" w:id="19" w:date="2026-09-25T10:03:37Z"/>
            </w:sdtContent>
          </w:sdt>
        </w:p>
      </w:sdtContent>
    </w:sdt>
    <w:sdt>
      <w:sdtPr>
        <w:id w:val="-215287138"/>
        <w:tag w:val="goog_rdk_5186"/>
      </w:sdtPr>
      <w:sdtContent>
        <w:p w:rsidR="00000000" w:rsidDel="00000000" w:rsidP="00000000" w:rsidRDefault="00000000" w:rsidRPr="00000000" w14:paraId="00000494">
          <w:pPr>
            <w:tabs>
              <w:tab w:val="left" w:leader="none" w:pos="3940"/>
            </w:tabs>
            <w:rPr>
              <w:del w:author="Nivesh" w:id="19" w:date="2026-09-25T10:03:37Z"/>
              <w:rPrChange w:author="Nivesh" w:id="42" w:date="2026-09-25T10:03:37Z">
                <w:rPr>
                  <w:rFonts w:ascii="Cambria" w:cs="Cambria" w:eastAsia="Cambria" w:hAnsi="Cambria"/>
                  <w:b w:val="1"/>
                  <w:bCs w:val="1"/>
                  <w:sz w:val="22"/>
                  <w:szCs w:val="22"/>
                </w:rPr>
              </w:rPrChange>
            </w:rPr>
          </w:pPr>
          <w:sdt>
            <w:sdtPr>
              <w:id w:val="-1807133682"/>
              <w:tag w:val="goog_rdk_5183"/>
            </w:sdtPr>
            <w:sdtContent>
              <w:del w:author="Nivesh" w:id="19" w:date="2026-09-25T10:03:37Z"/>
              <w:sdt>
                <w:sdtPr>
                  <w:id w:val="1675390033"/>
                  <w:tag w:val="goog_rdk_5184"/>
                </w:sdtPr>
                <w:sdtContent>
                  <w:del w:author="Nivesh" w:id="19" w:date="2026-09-25T10:03:37Z">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FIG. Showing the Folder Architectur</w:delText>
                    </w:r>
                  </w:del>
                </w:sdtContent>
              </w:sdt>
              <w:del w:author="Nivesh" w:id="19" w:date="2026-09-25T10:03:37Z">
                <w:sdt>
                  <w:sdtPr>
                    <w:id w:val="389161255"/>
                    <w:tag w:val="goog_rdk_5185"/>
                  </w:sdtPr>
                  <w:sdtContent>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e</w:delText>
                    </w:r>
                  </w:sdtContent>
                </w:sdt>
              </w:del>
            </w:sdtContent>
          </w:sdt>
        </w:p>
      </w:sdtContent>
    </w:sdt>
    <w:sdt>
      <w:sdtPr>
        <w:id w:val="-203282528"/>
        <w:tag w:val="goog_rdk_5189"/>
      </w:sdtPr>
      <w:sdtContent>
        <w:p w:rsidR="00000000" w:rsidDel="00000000" w:rsidP="00000000" w:rsidRDefault="00000000" w:rsidRPr="00000000" w14:paraId="00000495">
          <w:pPr>
            <w:rPr>
              <w:del w:author="Nivesh" w:id="19" w:date="2026-09-25T10:03:37Z"/>
              <w:rPrChange w:author="Nivesh" w:id="42" w:date="2026-09-25T10:03:37Z">
                <w:rPr>
                  <w:rFonts w:ascii="Cambria" w:cs="Cambria" w:eastAsia="Cambria" w:hAnsi="Cambria"/>
                  <w:b w:val="1"/>
                  <w:bCs w:val="1"/>
                  <w:color w:val="000000"/>
                </w:rPr>
              </w:rPrChange>
            </w:rPr>
            <w:pPrChange w:author="GAYATHRI V" w:id="0" w:date="2026-09-27T14:23:35Z">
              <w:pPr>
                <w:spacing w:after="280" w:before="280" w:line="240" w:lineRule="auto"/>
                <w:jc w:val="both"/>
              </w:pPr>
            </w:pPrChange>
          </w:pPr>
          <w:sdt>
            <w:sdtPr>
              <w:id w:val="-1293390742"/>
              <w:tag w:val="goog_rdk_5187"/>
            </w:sdtPr>
            <w:sdtContent>
              <w:del w:author="Nivesh" w:id="19" w:date="2026-09-25T10:03:37Z"/>
              <w:sdt>
                <w:sdtPr>
                  <w:id w:val="709962837"/>
                  <w:tag w:val="goog_rdk_518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2: Core Functionalities Development</w:delText>
                    </w:r>
                  </w:del>
                </w:sdtContent>
              </w:sdt>
              <w:del w:author="Nivesh" w:id="19" w:date="2026-09-25T10:03:37Z"/>
            </w:sdtContent>
          </w:sdt>
        </w:p>
      </w:sdtContent>
    </w:sdt>
    <w:sdt>
      <w:sdtPr>
        <w:id w:val="2001402888"/>
        <w:tag w:val="goog_rdk_5194"/>
      </w:sdtPr>
      <w:sdtContent>
        <w:p w:rsidR="00000000" w:rsidDel="00000000" w:rsidP="00000000" w:rsidRDefault="00000000" w:rsidRPr="00000000" w14:paraId="00000496">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
          <w:sdt>
            <w:sdtPr>
              <w:id w:val="977249411"/>
              <w:tag w:val="goog_rdk_5190"/>
            </w:sdtPr>
            <w:sdtContent>
              <w:del w:author="Nivesh" w:id="19" w:date="2026-09-25T10:03:37Z"/>
              <w:sdt>
                <w:sdtPr>
                  <w:id w:val="-1536745578"/>
                  <w:tag w:val="goog_rdk_519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2.1. : </w:delText>
                    </w:r>
                  </w:del>
                </w:sdtContent>
              </w:sdt>
              <w:del w:author="Nivesh" w:id="19" w:date="2026-09-25T10:03:37Z">
                <w:sdt>
                  <w:sdtPr>
                    <w:id w:val="-19002442"/>
                    <w:tag w:val="goog_rdk_5192"/>
                  </w:sdtPr>
                  <w:sdtContent>
                    <w:r w:rsidDel="00000000" w:rsidR="00000000" w:rsidRPr="00000000">
                      <w:rPr>
                        <w:rtl w:val="0"/>
                        <w:rPrChange w:author="Nivesh" w:id="42" w:date="2026-09-25T10:03:37Z">
                          <w:rPr>
                            <w:rFonts w:ascii="Cambria" w:cs="Cambria" w:eastAsia="Cambria" w:hAnsi="Cambria"/>
                            <w:color w:val="000000"/>
                          </w:rPr>
                        </w:rPrChange>
                      </w:rPr>
                      <w:delText xml:space="preserve">Module Implementation</w:delText>
                    </w:r>
                  </w:sdtContent>
                </w:sdt>
                <w:sdt>
                  <w:sdtPr>
                    <w:id w:val="1870593139"/>
                    <w:tag w:val="goog_rdk_5193"/>
                  </w:sdtPr>
                  <w:sdtContent>
                    <w:r w:rsidDel="00000000" w:rsidR="00000000" w:rsidRPr="00000000">
                      <w:rPr>
                        <w:rtl w:val="0"/>
                      </w:rPr>
                    </w:r>
                  </w:sdtContent>
                </w:sdt>
              </w:del>
            </w:sdtContent>
          </w:sdt>
        </w:p>
      </w:sdtContent>
    </w:sdt>
    <w:sdt>
      <w:sdtPr>
        <w:id w:val="-285182993"/>
        <w:tag w:val="goog_rdk_5197"/>
      </w:sdtPr>
      <w:sdtContent>
        <w:p w:rsidR="00000000" w:rsidDel="00000000" w:rsidP="00000000" w:rsidRDefault="00000000" w:rsidRPr="00000000" w14:paraId="00000497">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572300646"/>
              <w:tag w:val="goog_rdk_5195"/>
            </w:sdtPr>
            <w:sdtContent>
              <w:del w:author="Nivesh" w:id="19" w:date="2026-09-25T10:03:37Z"/>
              <w:sdt>
                <w:sdtPr>
                  <w:id w:val="-386689437"/>
                  <w:tag w:val="goog_rdk_51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Explanation Module</w:delText>
                    </w:r>
                  </w:del>
                </w:sdtContent>
              </w:sdt>
              <w:del w:author="Nivesh" w:id="19" w:date="2026-09-25T10:03:37Z"/>
            </w:sdtContent>
          </w:sdt>
        </w:p>
      </w:sdtContent>
    </w:sdt>
    <w:sdt>
      <w:sdtPr>
        <w:id w:val="426037839"/>
        <w:tag w:val="goog_rdk_5200"/>
      </w:sdtPr>
      <w:sdtContent>
        <w:p w:rsidR="00000000" w:rsidDel="00000000" w:rsidP="00000000" w:rsidRDefault="00000000" w:rsidRPr="00000000" w14:paraId="00000498">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136423822"/>
              <w:tag w:val="goog_rdk_5198"/>
            </w:sdtPr>
            <w:sdtContent>
              <w:del w:author="Nivesh" w:id="19" w:date="2026-09-25T10:03:37Z"/>
              <w:sdt>
                <w:sdtPr>
                  <w:id w:val="-1835561188"/>
                  <w:tag w:val="goog_rdk_51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delText>
                    </w:r>
                  </w:del>
                </w:sdtContent>
              </w:sdt>
              <w:del w:author="Nivesh" w:id="19" w:date="2026-09-25T10:03:37Z"/>
            </w:sdtContent>
          </w:sdt>
        </w:p>
      </w:sdtContent>
    </w:sdt>
    <w:sdt>
      <w:sdtPr>
        <w:id w:val="1461858669"/>
        <w:tag w:val="goog_rdk_5203"/>
      </w:sdtPr>
      <w:sdtContent>
        <w:p w:rsidR="00000000" w:rsidDel="00000000" w:rsidP="00000000" w:rsidRDefault="00000000" w:rsidRPr="00000000" w14:paraId="00000499">
          <w:pPr>
            <w:spacing w:after="280" w:before="280" w:line="240" w:lineRule="auto"/>
            <w:jc w:val="center"/>
            <w:rPr>
              <w:del w:author="Nivesh" w:id="19" w:date="2026-09-25T10:03:37Z"/>
              <w:rPrChange w:author="Nivesh" w:id="42" w:date="2026-09-25T10:03:37Z">
                <w:rPr>
                  <w:rFonts w:ascii="Cambria" w:cs="Cambria" w:eastAsia="Cambria" w:hAnsi="Cambria"/>
                  <w:color w:val="000000"/>
                  <w:sz w:val="22"/>
                  <w:szCs w:val="22"/>
                </w:rPr>
              </w:rPrChange>
            </w:rPr>
          </w:pPr>
          <w:sdt>
            <w:sdtPr>
              <w:id w:val="1452002236"/>
              <w:tag w:val="goog_rdk_5201"/>
            </w:sdtPr>
            <w:sdtContent>
              <w:del w:author="Nivesh" w:id="19" w:date="2026-09-25T10:03:37Z">
                <w:r w:rsidDel="00000000" w:rsidR="00000000" w:rsidRPr="00000000">
                  <w:rPr>
                    <w:rPrChange w:author="Nivesh" w:id="42" w:date="2026-09-25T10:03:37Z">
                      <w:rPr/>
                    </w:rPrChange>
                  </w:rPr>
                  <w:drawing>
                    <wp:inline distB="0" distT="0" distL="0" distR="0">
                      <wp:extent cx="5731510" cy="2904490"/>
                      <wp:effectExtent b="0" l="0" r="0" t="0"/>
                      <wp:docPr id="2126916948"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510" cy="2904490"/>
                              </a:xfrm>
                              <a:prstGeom prst="rect"/>
                              <a:ln/>
                            </pic:spPr>
                          </pic:pic>
                        </a:graphicData>
                      </a:graphic>
                    </wp:inline>
                  </w:drawing>
                </w:r>
              </w:del>
              <w:sdt>
                <w:sdtPr>
                  <w:id w:val="2016200924"/>
                  <w:tag w:val="goog_rdk_5202"/>
                </w:sdtPr>
                <w:sdtContent>
                  <w:del w:author="Nivesh" w:id="19" w:date="2026-09-25T10:03:37Z">
                    <w:r w:rsidDel="00000000" w:rsidR="00000000" w:rsidRPr="00000000">
                      <w:rPr>
                        <w:rtl w:val="0"/>
                      </w:rPr>
                    </w:r>
                  </w:del>
                </w:sdtContent>
              </w:sdt>
              <w:del w:author="Nivesh" w:id="19" w:date="2026-09-25T10:03:37Z"/>
            </w:sdtContent>
          </w:sdt>
        </w:p>
      </w:sdtContent>
    </w:sdt>
    <w:sdt>
      <w:sdtPr>
        <w:id w:val="2053308303"/>
        <w:tag w:val="goog_rdk_5206"/>
      </w:sdtPr>
      <w:sdtContent>
        <w:p w:rsidR="00000000" w:rsidDel="00000000" w:rsidP="00000000" w:rsidRDefault="00000000" w:rsidRPr="00000000" w14:paraId="0000049A">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8972932"/>
              <w:tag w:val="goog_rdk_5204"/>
            </w:sdtPr>
            <w:sdtContent>
              <w:del w:author="Nivesh" w:id="19" w:date="2026-09-25T10:03:37Z"/>
              <w:sdt>
                <w:sdtPr>
                  <w:id w:val="1044352564"/>
                  <w:tag w:val="goog_rdk_520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Explanation module logic</w:delText>
                    </w:r>
                  </w:del>
                </w:sdtContent>
              </w:sdt>
              <w:del w:author="Nivesh" w:id="19" w:date="2026-09-25T10:03:37Z"/>
            </w:sdtContent>
          </w:sdt>
        </w:p>
      </w:sdtContent>
    </w:sdt>
    <w:sdt>
      <w:sdtPr>
        <w:id w:val="754964577"/>
        <w:tag w:val="goog_rdk_5209"/>
      </w:sdtPr>
      <w:sdtContent>
        <w:p w:rsidR="00000000" w:rsidDel="00000000" w:rsidP="00000000" w:rsidRDefault="00000000" w:rsidRPr="00000000" w14:paraId="0000049B">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1479127710"/>
              <w:tag w:val="goog_rdk_5207"/>
            </w:sdtPr>
            <w:sdtContent>
              <w:del w:author="Nivesh" w:id="19" w:date="2026-09-25T10:03:37Z"/>
              <w:sdt>
                <w:sdtPr>
                  <w:id w:val="1761345708"/>
                  <w:tag w:val="goog_rdk_520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QnA Module</w:delText>
                    </w:r>
                  </w:del>
                </w:sdtContent>
              </w:sdt>
              <w:del w:author="Nivesh" w:id="19" w:date="2026-09-25T10:03:37Z"/>
            </w:sdtContent>
          </w:sdt>
        </w:p>
      </w:sdtContent>
    </w:sdt>
    <w:sdt>
      <w:sdtPr>
        <w:id w:val="354527395"/>
        <w:tag w:val="goog_rdk_5212"/>
      </w:sdtPr>
      <w:sdtContent>
        <w:p w:rsidR="00000000" w:rsidDel="00000000" w:rsidP="00000000" w:rsidRDefault="00000000" w:rsidRPr="00000000" w14:paraId="0000049C">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29244901"/>
              <w:tag w:val="goog_rdk_5210"/>
            </w:sdtPr>
            <w:sdtContent>
              <w:del w:author="Nivesh" w:id="19" w:date="2026-09-25T10:03:37Z"/>
              <w:sdt>
                <w:sdtPr>
                  <w:id w:val="-2049780185"/>
                  <w:tag w:val="goog_rdk_521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delText>
                    </w:r>
                  </w:del>
                </w:sdtContent>
              </w:sdt>
              <w:del w:author="Nivesh" w:id="19" w:date="2026-09-25T10:03:37Z"/>
            </w:sdtContent>
          </w:sdt>
        </w:p>
      </w:sdtContent>
    </w:sdt>
    <w:sdt>
      <w:sdtPr>
        <w:id w:val="1418864283"/>
        <w:tag w:val="goog_rdk_5215"/>
      </w:sdtPr>
      <w:sdtContent>
        <w:p w:rsidR="00000000" w:rsidDel="00000000" w:rsidP="00000000" w:rsidRDefault="00000000" w:rsidRPr="00000000" w14:paraId="0000049D">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684138249"/>
              <w:tag w:val="goog_rdk_5213"/>
            </w:sdtPr>
            <w:sdtContent>
              <w:del w:author="Nivesh" w:id="19" w:date="2026-09-25T10:03:37Z">
                <w:r w:rsidDel="00000000" w:rsidR="00000000" w:rsidRPr="00000000">
                  <w:rPr>
                    <w:rPrChange w:author="Nivesh" w:id="42" w:date="2026-09-25T10:03:37Z">
                      <w:rPr>
                        <w:b w:val="1"/>
                        <w:bCs w:val="1"/>
                      </w:rPr>
                    </w:rPrChange>
                  </w:rPr>
                  <w:drawing>
                    <wp:inline distB="0" distT="0" distL="0" distR="0">
                      <wp:extent cx="5731510" cy="1038860"/>
                      <wp:effectExtent b="0" l="0" r="0" t="0"/>
                      <wp:docPr id="212691695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31510" cy="1038860"/>
                              </a:xfrm>
                              <a:prstGeom prst="rect"/>
                              <a:ln/>
                            </pic:spPr>
                          </pic:pic>
                        </a:graphicData>
                      </a:graphic>
                    </wp:inline>
                  </w:drawing>
                </w:r>
              </w:del>
              <w:sdt>
                <w:sdtPr>
                  <w:id w:val="-460887927"/>
                  <w:tag w:val="goog_rdk_5214"/>
                </w:sdtPr>
                <w:sdtContent>
                  <w:del w:author="Nivesh" w:id="19" w:date="2026-09-25T10:03:37Z">
                    <w:r w:rsidDel="00000000" w:rsidR="00000000" w:rsidRPr="00000000">
                      <w:rPr>
                        <w:rtl w:val="0"/>
                      </w:rPr>
                    </w:r>
                  </w:del>
                </w:sdtContent>
              </w:sdt>
              <w:del w:author="Nivesh" w:id="19" w:date="2026-09-25T10:03:37Z"/>
            </w:sdtContent>
          </w:sdt>
        </w:p>
      </w:sdtContent>
    </w:sdt>
    <w:sdt>
      <w:sdtPr>
        <w:id w:val="-1942710315"/>
        <w:tag w:val="goog_rdk_5218"/>
      </w:sdtPr>
      <w:sdtContent>
        <w:p w:rsidR="00000000" w:rsidDel="00000000" w:rsidP="00000000" w:rsidRDefault="00000000" w:rsidRPr="00000000" w14:paraId="0000049E">
          <w:pPr>
            <w:numPr>
              <w:ilvl w:val="0"/>
              <w:numId w:val="23"/>
            </w:numPr>
            <w:spacing w:after="280" w:before="280" w:line="240" w:lineRule="auto"/>
            <w:ind w:left="720" w:hanging="360"/>
            <w:jc w:val="center"/>
            <w:rPr>
              <w:del w:author="Nivesh" w:id="19" w:date="2026-09-25T10:03:37Z"/>
              <w:rFonts w:ascii="Cambria" w:cs="Cambria" w:eastAsia="Cambria" w:hAnsi="Cambria"/>
              <w:b w:val="1"/>
              <w:bCs w:val="1"/>
              <w:color w:val="000000"/>
              <w:sz w:val="22"/>
              <w:szCs w:val="22"/>
              <w:u w:val="none"/>
              <w:rPrChange w:author="Srimathi" w:id="146" w:date="2026-09-24T14:09:39Z">
                <w:rPr>
                  <w:rFonts w:ascii="Cambria" w:cs="Cambria" w:eastAsia="Cambria" w:hAnsi="Cambria"/>
                  <w:b w:val="1"/>
                  <w:bCs w:val="1"/>
                  <w:color w:val="000000"/>
                  <w:sz w:val="22"/>
                  <w:szCs w:val="22"/>
                </w:rPr>
              </w:rPrChange>
            </w:rPr>
            <w:pPrChange w:author="Srimathi" w:id="0" w:date="2026-09-24T14:09:39Z">
              <w:pPr>
                <w:spacing w:after="280" w:before="280" w:line="240" w:lineRule="auto"/>
                <w:jc w:val="center"/>
              </w:pPr>
            </w:pPrChange>
          </w:pPr>
          <w:sdt>
            <w:sdtPr>
              <w:id w:val="1611941702"/>
              <w:tag w:val="goog_rdk_5216"/>
            </w:sdtPr>
            <w:sdtContent>
              <w:del w:author="Nivesh" w:id="19" w:date="2026-09-25T10:03:37Z"/>
              <w:sdt>
                <w:sdtPr>
                  <w:id w:val="-981396478"/>
                  <w:tag w:val="goog_rdk_521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Q/A Module</w:delText>
                    </w:r>
                  </w:del>
                </w:sdtContent>
              </w:sdt>
              <w:del w:author="Nivesh" w:id="19" w:date="2026-09-25T10:03:37Z"/>
            </w:sdtContent>
          </w:sdt>
        </w:p>
      </w:sdtContent>
    </w:sdt>
    <w:sdt>
      <w:sdtPr>
        <w:id w:val="-1434467606"/>
        <w:tag w:val="goog_rdk_5222"/>
      </w:sdtPr>
      <w:sdtContent>
        <w:p w:rsidR="00000000" w:rsidDel="00000000" w:rsidP="00000000" w:rsidRDefault="00000000" w:rsidRPr="00000000" w14:paraId="0000049F">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1919621224"/>
              <w:tag w:val="goog_rdk_5219"/>
            </w:sdtPr>
            <w:sdtContent>
              <w:del w:author="Nivesh" w:id="19" w:date="2026-09-25T10:03:37Z"/>
              <w:sdt>
                <w:sdtPr>
                  <w:id w:val="75097440"/>
                  <w:tag w:val="goog_rdk_522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Q</w:delText>
                    </w:r>
                  </w:del>
                </w:sdtContent>
              </w:sdt>
              <w:del w:author="Nivesh" w:id="19" w:date="2026-09-25T10:03:37Z">
                <w:sdt>
                  <w:sdtPr>
                    <w:id w:val="-926852608"/>
                    <w:tag w:val="goog_rdk_522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uiz Module</w:delText>
                    </w:r>
                  </w:sdtContent>
                </w:sdt>
              </w:del>
            </w:sdtContent>
          </w:sdt>
        </w:p>
      </w:sdtContent>
    </w:sdt>
    <w:sdt>
      <w:sdtPr>
        <w:id w:val="-1658016711"/>
        <w:tag w:val="goog_rdk_5241"/>
      </w:sdtPr>
      <w:sdtContent>
        <w:p w:rsidR="00000000" w:rsidDel="00000000" w:rsidP="00000000" w:rsidRDefault="00000000" w:rsidRPr="00000000" w14:paraId="000004A0">
          <w:pPr>
            <w:pStyle w:val="Title"/>
            <w:numPr>
              <w:ilvl w:val="0"/>
              <w:numId w:val="3"/>
            </w:numPr>
            <w:spacing w:after="0" w:afterAutospacing="0"/>
            <w:rPr>
              <w:ins w:author="Dhanush Kodi" w:id="149" w:date="2026-09-26T15:02:55Z"/>
              <w:del w:author="Nivesh" w:id="19" w:date="2026-09-25T10:03:37Z"/>
              <w:u w:val="none"/>
              <w:rPrChange w:author="poovarasan D" w:id="150" w:date="2026-09-25T05:47:26Z">
                <w:rPr>
                  <w:u w:val="none"/>
                </w:rPr>
              </w:rPrChange>
            </w:rPr>
            <w:sectPr>
              <w:headerReference r:id="rId29" w:type="default"/>
              <w:headerReference r:id="rId30" w:type="first"/>
              <w:footerReference r:id="rId31" w:type="default"/>
              <w:footerReference r:id="rId32" w:type="first"/>
              <w:pgSz w:h="16838" w:w="11906" w:orient="portrait"/>
              <w:pgMar w:bottom="1440.0000000000002" w:top="1440.0000000000002" w:left="0" w:right="2413.9370078740158" w:header="708" w:footer="708"/>
              <w:pgNumType w:start="1"/>
              <w:titlePg w:val="1"/>
              <w:sectPrChange w:author="Dharshinipriya" w:id="0" w:date="2026-09-26T06:59:32Z">
                <w:sectPr w:rsidR="000000" w:rsidDel="000000" w:rsidRPr="000000" w:rsidSect="000000">
                  <w:pgMar w:bottom="1440" w:top="1440" w:left="1440" w:right="1440" w:header="708" w:footer="708"/>
                  <w:pgNumType w:start="1"/>
                  <w:pgSz w:h="16838" w:w="11906" w:orient="portrait"/>
                  <w:titlePg w:val="0"/>
                </w:sectPr>
              </w:sectPrChange>
            </w:sectPr>
            <w:pPrChange w:author="poovarasan D" w:id="0" w:date="2026-09-25T05:47:26Z">
              <w:pPr>
                <w:pStyle w:val="Title"/>
                <w:numPr>
                  <w:ilvl w:val="0"/>
                  <w:numId w:val="22"/>
                </w:numPr>
              </w:pPr>
            </w:pPrChange>
          </w:pPr>
          <w:sdt>
            <w:sdtPr>
              <w:id w:val="-400880309"/>
              <w:tag w:val="goog_rdk_5225"/>
            </w:sdtPr>
            <w:sdtContent>
              <w:ins w:author="Dharani" w:id="147" w:date="2026-09-26T14:32:10Z">
                <w:sdt>
                  <w:sdtPr>
                    <w:id w:val="486353138"/>
                    <w:tag w:val="goog_rdk_5226"/>
                  </w:sdtPr>
                  <w:sdtContent>
                    <w:del w:author="Nivesh" w:id="19" w:date="2026-09-25T10:03:37Z"/>
                  </w:sdtContent>
                </w:sdt>
              </w:ins>
              <w:sdt>
                <w:sdtPr>
                  <w:id w:val="-291249118"/>
                  <w:tag w:val="goog_rdk_5227"/>
                </w:sdtPr>
                <w:sdtContent>
                  <w:ins w:author="Dharani" w:id="147" w:date="2026-09-26T14:32:1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Dharani" w:id="147" w:date="2026-09-26T14:32:10Z">
                <w:del w:author="Nivesh" w:id="19" w:date="2026-09-25T10:03:37Z"/>
              </w:ins>
            </w:sdtContent>
          </w:sdt>
          <w:sdt>
            <w:sdtPr>
              <w:id w:val="-1638087468"/>
              <w:tag w:val="goog_rdk_5228"/>
            </w:sdtPr>
            <w:sdtContent>
              <w:del w:author="Nivesh" w:id="19" w:date="2026-09-25T10:03:37Z"/>
            </w:sdtContent>
          </w:sdt>
          <w:sdt>
            <w:sdtPr>
              <w:id w:val="2120270682"/>
              <w:tag w:val="goog_rdk_5229"/>
            </w:sdtPr>
            <w:sdtContent>
              <w:ins w:author="Sangeetha27" w:id="148" w:date="2026-09-25T04:37:25Z">
                <w:sdt>
                  <w:sdtPr>
                    <w:id w:val="-1178428780"/>
                    <w:tag w:val="goog_rdk_5230"/>
                  </w:sdtPr>
                  <w:sdtContent>
                    <w:del w:author="Nivesh" w:id="19" w:date="2026-09-25T10:03:37Z"/>
                  </w:sdtContent>
                </w:sdt>
              </w:ins>
              <w:sdt>
                <w:sdtPr>
                  <w:id w:val="-286449540"/>
                  <w:tag w:val="goog_rdk_5231"/>
                </w:sdtPr>
                <w:sdtContent>
                  <w:ins w:author="Sangeetha27" w:id="148" w:date="2026-09-25T04:37:2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Sangeetha27" w:id="148" w:date="2026-09-25T04:37:25Z">
                <w:del w:author="Nivesh" w:id="19" w:date="2026-09-25T10:03:37Z"/>
              </w:ins>
            </w:sdtContent>
          </w:sdt>
          <w:sdt>
            <w:sdtPr>
              <w:id w:val="-2009178459"/>
              <w:tag w:val="goog_rdk_5232"/>
            </w:sdtPr>
            <w:sdtContent>
              <w:del w:author="Nivesh" w:id="19" w:date="2026-09-25T10:03:37Z"/>
              <w:sdt>
                <w:sdtPr>
                  <w:id w:val="168267165"/>
                  <w:tag w:val="goog_rdk_523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generates three multiple-choice questions (MCQs) from a given passage, each containing four carefully crafted optio</w:delText>
                    </w:r>
                  </w:del>
                </w:sdtContent>
              </w:sdt>
              <w:del w:author="Nivesh" w:id="19" w:date="2026-09-25T10:03:37Z">
                <w:sdt>
                  <w:sdtPr>
                    <w:id w:val="-429624225"/>
                    <w:tag w:val="goog_rdk_523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ns. </w:delText>
                    </w:r>
                  </w:sdtContent>
                </w:sdt>
                <w:sdt>
                  <w:sdtPr>
                    <w:id w:val="1517300692"/>
                    <w:tag w:val="goog_rdk_523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w:delText>
                    </w:r>
                  </w:sdtContent>
                </w:sdt>
                <w:sdt>
                  <w:sdtPr>
                    <w:id w:val="-982522704"/>
                    <w:tag w:val="goog_rdk_5236"/>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 utilizes the Gemini model to comprehend the context and meaning of the passage, ensuring</w:delText>
                    </w:r>
                  </w:sdtContent>
                </w:sdt>
                <w:sdt>
                  <w:sdtPr>
                    <w:id w:val="434442080"/>
                    <w:tag w:val="goog_rdk_5237"/>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that the qu</w:delText>
                    </w:r>
                  </w:sdtContent>
                </w:sdt>
              </w:del>
            </w:sdtContent>
          </w:sdt>
          <w:sdt>
            <w:sdtPr>
              <w:id w:val="-482187307"/>
              <w:tag w:val="goog_rdk_5238"/>
            </w:sdtPr>
            <w:sdtContent>
              <w:ins w:author="Dhanush Kodi" w:id="149" w:date="2026-09-26T15:02:55Z">
                <w:sdt>
                  <w:sdtPr>
                    <w:id w:val="-1256280163"/>
                    <w:tag w:val="goog_rdk_5239"/>
                  </w:sdtPr>
                  <w:sdtContent>
                    <w:del w:author="Nivesh" w:id="19" w:date="2026-09-25T10:03:37Z"/>
                  </w:sdtContent>
                </w:sdt>
              </w:ins>
              <w:sdt>
                <w:sdtPr>
                  <w:id w:val="-2134589745"/>
                  <w:tag w:val="goog_rdk_5240"/>
                </w:sdtPr>
                <w:sdtContent>
                  <w:ins w:author="Dhanush Kodi" w:id="149" w:date="2026-09-26T15:02:55Z">
                    <w:del w:author="Nivesh" w:id="19" w:date="2026-09-25T10:03:37Z">
                      <w:r w:rsidDel="00000000" w:rsidR="00000000" w:rsidRPr="00000000">
                        <w:rPr>
                          <w:rtl w:val="0"/>
                        </w:rPr>
                      </w:r>
                    </w:del>
                  </w:ins>
                </w:sdtContent>
              </w:sdt>
              <w:ins w:author="Dhanush Kodi" w:id="149" w:date="2026-09-26T15:02:55Z">
                <w:del w:author="Nivesh" w:id="19" w:date="2026-09-25T10:03:37Z">
                  <w:bookmarkStart w:colFirst="0" w:colLast="0" w:name="_heading=h.ovalmyit45qt" w:id="4"/>
                  <w:bookmarkEnd w:id="4"/>
                </w:del>
              </w:ins>
            </w:sdtContent>
          </w:sdt>
        </w:p>
      </w:sdtContent>
    </w:sdt>
    <w:sdt>
      <w:sdtPr>
        <w:id w:val="-187133744"/>
        <w:tag w:val="goog_rdk_5249"/>
      </w:sdtPr>
      <w:sdtContent>
        <w:p w:rsidR="00000000" w:rsidDel="00000000" w:rsidP="00000000" w:rsidRDefault="00000000" w:rsidRPr="00000000" w14:paraId="000004A1">
          <w:pPr>
            <w:pStyle w:val="Title"/>
            <w:numPr>
              <w:ilvl w:val="0"/>
              <w:numId w:val="3"/>
            </w:numPr>
            <w:rPr>
              <w:ins w:author="Dhanush Kodi" w:id="149" w:date="2026-09-26T15:02:55Z"/>
              <w:del w:author="Nivesh" w:id="19" w:date="2026-09-25T10:03:37Z"/>
              <w:u w:val="none"/>
              <w:rPrChange w:author="poovarasan D" w:id="150" w:date="2026-09-25T05:47:26Z">
                <w:rPr>
                  <w:u w:val="none"/>
                </w:rPr>
              </w:rPrChange>
            </w:rPr>
            <w:sectPr>
              <w:type w:val="nextPage"/>
              <w:pgSz w:h="16838" w:w="11906" w:orient="portrait"/>
              <w:pgMar w:bottom="1440" w:top="1440" w:left="1440" w:right="1440" w:header="708" w:footer="708"/>
            </w:sectPr>
            <w:pPrChange w:author="poovarasan D" w:id="0" w:date="2026-09-25T05:47:26Z">
              <w:pPr>
                <w:pStyle w:val="Title"/>
                <w:numPr>
                  <w:ilvl w:val="0"/>
                  <w:numId w:val="22"/>
                </w:numPr>
              </w:pPr>
            </w:pPrChange>
          </w:pPr>
          <w:sdt>
            <w:sdtPr>
              <w:id w:val="-979001710"/>
              <w:tag w:val="goog_rdk_5243"/>
            </w:sdtPr>
            <w:sdtContent>
              <w:del w:author="Nivesh" w:id="19" w:date="2026-09-25T10:03:37Z"/>
              <w:sdt>
                <w:sdtPr>
                  <w:id w:val="-1048534417"/>
                  <w:tag w:val="goog_rdk_524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estions are</w:delText>
                    </w:r>
                  </w:del>
                </w:sdtContent>
              </w:sdt>
              <w:del w:author="Nivesh" w:id="19" w:date="2026-09-25T10:03:37Z">
                <w:sdt>
                  <w:sdtPr>
                    <w:id w:val="-601597866"/>
                    <w:tag w:val="goog_rdk_524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relevant and the d</w:delText>
                    </w:r>
                  </w:sdtContent>
                </w:sdt>
              </w:del>
            </w:sdtContent>
          </w:sdt>
          <w:sdt>
            <w:sdtPr>
              <w:id w:val="-1448749481"/>
              <w:tag w:val="goog_rdk_5246"/>
            </w:sdtPr>
            <w:sdtContent>
              <w:ins w:author="Dhanush Kodi" w:id="149" w:date="2026-09-26T15:02:55Z">
                <w:sdt>
                  <w:sdtPr>
                    <w:id w:val="687340733"/>
                    <w:tag w:val="goog_rdk_5247"/>
                  </w:sdtPr>
                  <w:sdtContent>
                    <w:del w:author="Nivesh" w:id="19" w:date="2026-09-25T10:03:37Z"/>
                  </w:sdtContent>
                </w:sdt>
              </w:ins>
              <w:sdt>
                <w:sdtPr>
                  <w:id w:val="1525197300"/>
                  <w:tag w:val="goog_rdk_5248"/>
                </w:sdtPr>
                <w:sdtContent>
                  <w:ins w:author="Dhanush Kodi" w:id="149" w:date="2026-09-26T15:02:55Z">
                    <w:del w:author="Nivesh" w:id="19" w:date="2026-09-25T10:03:37Z">
                      <w:r w:rsidDel="00000000" w:rsidR="00000000" w:rsidRPr="00000000">
                        <w:rPr>
                          <w:rtl w:val="0"/>
                        </w:rPr>
                      </w:r>
                    </w:del>
                  </w:ins>
                </w:sdtContent>
              </w:sdt>
              <w:ins w:author="Dhanush Kodi" w:id="149" w:date="2026-09-26T15:02:55Z">
                <w:del w:author="Nivesh" w:id="19" w:date="2026-09-25T10:03:37Z">
                  <w:bookmarkStart w:colFirst="0" w:colLast="0" w:name="_heading=h.iaflbm685lt9" w:id="5"/>
                  <w:bookmarkEnd w:id="5"/>
                </w:del>
              </w:ins>
            </w:sdtContent>
          </w:sdt>
        </w:p>
      </w:sdtContent>
    </w:sdt>
    <w:sdt>
      <w:sdtPr>
        <w:id w:val="-1141794127"/>
        <w:tag w:val="goog_rdk_5263"/>
      </w:sdtPr>
      <w:sdtContent>
        <w:p w:rsidR="00000000" w:rsidDel="00000000" w:rsidP="00000000" w:rsidRDefault="00000000" w:rsidRPr="00000000" w14:paraId="000004A2">
          <w:pPr>
            <w:numPr>
              <w:ilvl w:val="0"/>
              <w:numId w:val="22"/>
            </w:numPr>
            <w:spacing w:after="280" w:before="280" w:line="240" w:lineRule="auto"/>
            <w:jc w:val="both"/>
            <w:rPr>
              <w:del w:author="Nivesh" w:id="19" w:date="2026-09-25T10:03:37Z"/>
              <w:u w:val="none"/>
              <w:rPrChange w:author="Srimathi" w:id="153" w:date="2026-09-24T14:08:58Z">
                <w:rPr>
                  <w:rFonts w:ascii="Cambria" w:cs="Cambria" w:eastAsia="Cambria" w:hAnsi="Cambria"/>
                  <w:color w:val="000000"/>
                  <w:sz w:val="22"/>
                  <w:szCs w:val="22"/>
                </w:rPr>
              </w:rPrChange>
            </w:rPr>
            <w:pPrChange w:author="Srimathi" w:id="0" w:date="2026-09-24T14:08:58Z">
              <w:pPr>
                <w:spacing w:after="280" w:before="280" w:line="240" w:lineRule="auto"/>
                <w:jc w:val="both"/>
              </w:pPr>
            </w:pPrChange>
          </w:pPr>
          <w:sdt>
            <w:sdtPr>
              <w:id w:val="-1380512214"/>
              <w:tag w:val="goog_rdk_5251"/>
            </w:sdtPr>
            <w:sdtContent>
              <w:del w:author="Nivesh" w:id="19" w:date="2026-09-25T10:03:37Z"/>
              <w:sdt>
                <w:sdtPr>
                  <w:id w:val="1344556247"/>
                  <w:tag w:val="goog_rdk_525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is</w:delText>
                    </w:r>
                  </w:del>
                </w:sdtContent>
              </w:sdt>
              <w:del w:author="Nivesh" w:id="19" w:date="2026-09-25T10:03:37Z"/>
            </w:sdtContent>
          </w:sdt>
          <w:sdt>
            <w:sdtPr>
              <w:id w:val="-788553800"/>
              <w:tag w:val="goog_rdk_5253"/>
            </w:sdtPr>
            <w:sdtContent>
              <w:ins w:author="Dharani" w:id="151" w:date="2026-09-26T14:32:14Z">
                <w:sdt>
                  <w:sdtPr>
                    <w:id w:val="559118044"/>
                    <w:tag w:val="goog_rdk_5254"/>
                  </w:sdtPr>
                  <w:sdtContent>
                    <w:del w:author="Nivesh" w:id="19" w:date="2026-09-25T10:03:37Z"/>
                  </w:sdtContent>
                </w:sdt>
              </w:ins>
              <w:sdt>
                <w:sdtPr>
                  <w:id w:val="866043388"/>
                  <w:tag w:val="goog_rdk_5255"/>
                </w:sdtPr>
                <w:sdtContent>
                  <w:ins w:author="Dharani" w:id="151" w:date="2026-09-26T14:32:14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Dharani" w:id="151" w:date="2026-09-26T14:32:14Z">
                <w:del w:author="Nivesh" w:id="19" w:date="2026-09-25T10:03:37Z"/>
              </w:ins>
            </w:sdtContent>
          </w:sdt>
          <w:sdt>
            <w:sdtPr>
              <w:id w:val="-1691967592"/>
              <w:tag w:val="goog_rdk_5256"/>
            </w:sdtPr>
            <w:sdtContent>
              <w:del w:author="Nivesh" w:id="19" w:date="2026-09-25T10:03:37Z"/>
              <w:sdt>
                <w:sdtPr>
                  <w:id w:val="-1168104512"/>
                  <w:tag w:val="goog_rdk_525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tractors a</w:delText>
                    </w:r>
                  </w:del>
                </w:sdtContent>
              </w:sdt>
              <w:del w:author="Nivesh" w:id="19" w:date="2026-09-25T10:03:37Z"/>
            </w:sdtContent>
          </w:sdt>
          <w:sdt>
            <w:sdtPr>
              <w:id w:val="-398230481"/>
              <w:tag w:val="goog_rdk_5258"/>
            </w:sdtPr>
            <w:sdtContent>
              <w:ins w:author="Anonymous" w:id="152" w:date="2026-09-26T06:15:40Z">
                <w:sdt>
                  <w:sdtPr>
                    <w:id w:val="-1277659586"/>
                    <w:tag w:val="goog_rdk_5259"/>
                  </w:sdtPr>
                  <w:sdtContent>
                    <w:del w:author="Nivesh" w:id="19" w:date="2026-09-25T10:03:37Z"/>
                  </w:sdtContent>
                </w:sdt>
              </w:ins>
              <w:sdt>
                <w:sdtPr>
                  <w:id w:val="1849687294"/>
                  <w:tag w:val="goog_rdk_5260"/>
                </w:sdtPr>
                <w:sdtContent>
                  <w:ins w:author="Anonymous" w:id="152" w:date="2026-09-26T06:15:4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nonymous" w:id="152" w:date="2026-09-26T06:15:40Z">
                <w:del w:author="Nivesh" w:id="19" w:date="2026-09-25T10:03:37Z"/>
              </w:ins>
            </w:sdtContent>
          </w:sdt>
          <w:sdt>
            <w:sdtPr>
              <w:id w:val="984634847"/>
              <w:tag w:val="goog_rdk_5261"/>
            </w:sdtPr>
            <w:sdtContent>
              <w:del w:author="Nivesh" w:id="19" w:date="2026-09-25T10:03:37Z"/>
              <w:sdt>
                <w:sdtPr>
                  <w:id w:val="1500361522"/>
                  <w:tag w:val="goog_rdk_526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 plausible. The final output is structured in JSON format for easy integration.</w:delText>
                    </w:r>
                  </w:del>
                </w:sdtContent>
              </w:sdt>
              <w:del w:author="Nivesh" w:id="19" w:date="2026-09-25T10:03:37Z"/>
            </w:sdtContent>
          </w:sdt>
        </w:p>
      </w:sdtContent>
    </w:sdt>
    <w:sdt>
      <w:sdtPr>
        <w:id w:val="-1922480989"/>
        <w:tag w:val="goog_rdk_5266"/>
      </w:sdtPr>
      <w:sdtContent>
        <w:p w:rsidR="00000000" w:rsidDel="00000000" w:rsidP="00000000" w:rsidRDefault="00000000" w:rsidRPr="00000000" w14:paraId="000004A3">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292665240"/>
              <w:tag w:val="goog_rdk_5264"/>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4703445"/>
                      <wp:effectExtent b="0" l="0" r="0" t="0"/>
                      <wp:docPr id="212691695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510" cy="4703445"/>
                              </a:xfrm>
                              <a:prstGeom prst="rect"/>
                              <a:ln/>
                            </pic:spPr>
                          </pic:pic>
                        </a:graphicData>
                      </a:graphic>
                    </wp:inline>
                  </w:drawing>
                </w:r>
              </w:del>
              <w:sdt>
                <w:sdtPr>
                  <w:id w:val="-1664927806"/>
                  <w:tag w:val="goog_rdk_5265"/>
                </w:sdtPr>
                <w:sdtContent>
                  <w:del w:author="Nivesh" w:id="19" w:date="2026-09-25T10:03:37Z">
                    <w:r w:rsidDel="00000000" w:rsidR="00000000" w:rsidRPr="00000000">
                      <w:rPr>
                        <w:rtl w:val="0"/>
                      </w:rPr>
                    </w:r>
                  </w:del>
                </w:sdtContent>
              </w:sdt>
              <w:del w:author="Nivesh" w:id="19" w:date="2026-09-25T10:03:37Z"/>
            </w:sdtContent>
          </w:sdt>
        </w:p>
      </w:sdtContent>
    </w:sdt>
    <w:sdt>
      <w:sdtPr>
        <w:id w:val="-448573767"/>
        <w:tag w:val="goog_rdk_5269"/>
      </w:sdtPr>
      <w:sdtContent>
        <w:p w:rsidR="00000000" w:rsidDel="00000000" w:rsidP="00000000" w:rsidRDefault="00000000" w:rsidRPr="00000000" w14:paraId="000004A4">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2058235394"/>
              <w:tag w:val="goog_rdk_5267"/>
            </w:sdtPr>
            <w:sdtContent>
              <w:del w:author="Nivesh" w:id="19" w:date="2026-09-25T10:03:37Z"/>
              <w:sdt>
                <w:sdtPr>
                  <w:id w:val="939088440"/>
                  <w:tag w:val="goog_rdk_526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Quiz Module Logic</w:delText>
                    </w:r>
                  </w:del>
                </w:sdtContent>
              </w:sdt>
              <w:del w:author="Nivesh" w:id="19" w:date="2026-09-25T10:03:37Z"/>
            </w:sdtContent>
          </w:sdt>
        </w:p>
      </w:sdtContent>
    </w:sdt>
    <w:sdt>
      <w:sdtPr>
        <w:id w:val="-56076854"/>
        <w:tag w:val="goog_rdk_5272"/>
      </w:sdtPr>
      <w:sdtContent>
        <w:p w:rsidR="00000000" w:rsidDel="00000000" w:rsidP="00000000" w:rsidRDefault="00000000" w:rsidRPr="00000000" w14:paraId="000004A5">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609667137"/>
              <w:tag w:val="goog_rdk_5270"/>
            </w:sdtPr>
            <w:sdtContent>
              <w:del w:author="Nivesh" w:id="19" w:date="2026-09-25T10:03:37Z"/>
              <w:sdt>
                <w:sdtPr>
                  <w:id w:val="1147681177"/>
                  <w:tag w:val="goog_rdk_527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delText>
                    </w:r>
                  </w:del>
                </w:sdtContent>
              </w:sdt>
              <w:del w:author="Nivesh" w:id="19" w:date="2026-09-25T10:03:37Z"/>
            </w:sdtContent>
          </w:sdt>
        </w:p>
      </w:sdtContent>
    </w:sdt>
    <w:sdt>
      <w:sdtPr>
        <w:id w:val="1014027424"/>
        <w:tag w:val="goog_rdk_5275"/>
      </w:sdtPr>
      <w:sdtContent>
        <w:p w:rsidR="00000000" w:rsidDel="00000000" w:rsidP="00000000" w:rsidRDefault="00000000" w:rsidRPr="00000000" w14:paraId="000004A6">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685548214"/>
              <w:tag w:val="goog_rdk_5273"/>
            </w:sdtPr>
            <w:sdtContent>
              <w:del w:author="Nivesh" w:id="19" w:date="2026-09-25T10:03:37Z"/>
              <w:sdt>
                <w:sdtPr>
                  <w:id w:val="1999777417"/>
                  <w:tag w:val="goog_rdk_527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Summary Module</w:delText>
                    </w:r>
                  </w:del>
                </w:sdtContent>
              </w:sdt>
              <w:del w:author="Nivesh" w:id="19" w:date="2026-09-25T10:03:37Z"/>
            </w:sdtContent>
          </w:sdt>
        </w:p>
      </w:sdtContent>
    </w:sdt>
    <w:sdt>
      <w:sdtPr>
        <w:id w:val="523797728"/>
        <w:tag w:val="goog_rdk_5278"/>
      </w:sdtPr>
      <w:sdtContent>
        <w:p w:rsidR="00000000" w:rsidDel="00000000" w:rsidP="00000000" w:rsidRDefault="00000000" w:rsidRPr="00000000" w14:paraId="000004A7">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2077281031"/>
              <w:tag w:val="goog_rdk_5276"/>
            </w:sdtPr>
            <w:sdtContent>
              <w:del w:author="Nivesh" w:id="19" w:date="2026-09-25T10:03:37Z"/>
              <w:sdt>
                <w:sdtPr>
                  <w:id w:val="-1912732105"/>
                  <w:tag w:val="goog_rdk_527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delText>
                    </w:r>
                  </w:del>
                </w:sdtContent>
              </w:sdt>
              <w:del w:author="Nivesh" w:id="19" w:date="2026-09-25T10:03:37Z"/>
            </w:sdtContent>
          </w:sdt>
        </w:p>
      </w:sdtContent>
    </w:sdt>
    <w:sdt>
      <w:sdtPr>
        <w:id w:val="478908691"/>
        <w:tag w:val="goog_rdk_5281"/>
      </w:sdtPr>
      <w:sdtContent>
        <w:p w:rsidR="00000000" w:rsidDel="00000000" w:rsidP="00000000" w:rsidRDefault="00000000" w:rsidRPr="00000000" w14:paraId="000004A8">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378801377"/>
              <w:tag w:val="goog_rdk_5279"/>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1793875"/>
                      <wp:effectExtent b="0" l="0" r="0" t="0"/>
                      <wp:docPr id="212691695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510" cy="1793875"/>
                              </a:xfrm>
                              <a:prstGeom prst="rect"/>
                              <a:ln/>
                            </pic:spPr>
                          </pic:pic>
                        </a:graphicData>
                      </a:graphic>
                    </wp:inline>
                  </w:drawing>
                </w:r>
              </w:del>
              <w:sdt>
                <w:sdtPr>
                  <w:id w:val="-238155104"/>
                  <w:tag w:val="goog_rdk_5280"/>
                </w:sdtPr>
                <w:sdtContent>
                  <w:del w:author="Nivesh" w:id="19" w:date="2026-09-25T10:03:37Z">
                    <w:r w:rsidDel="00000000" w:rsidR="00000000" w:rsidRPr="00000000">
                      <w:rPr>
                        <w:rtl w:val="0"/>
                      </w:rPr>
                    </w:r>
                  </w:del>
                </w:sdtContent>
              </w:sdt>
              <w:del w:author="Nivesh" w:id="19" w:date="2026-09-25T10:03:37Z"/>
            </w:sdtContent>
          </w:sdt>
        </w:p>
      </w:sdtContent>
    </w:sdt>
    <w:sdt>
      <w:sdtPr>
        <w:id w:val="-661153449"/>
        <w:tag w:val="goog_rdk_5284"/>
      </w:sdtPr>
      <w:sdtContent>
        <w:p w:rsidR="00000000" w:rsidDel="00000000" w:rsidP="00000000" w:rsidRDefault="00000000" w:rsidRPr="00000000" w14:paraId="000004A9">
          <w:pPr>
            <w:spacing w:after="280" w:before="280" w:line="240" w:lineRule="auto"/>
            <w:ind w:left="720" w:firstLine="0"/>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963183152"/>
              <w:tag w:val="goog_rdk_5282"/>
            </w:sdtPr>
            <w:sdtContent>
              <w:del w:author="Nivesh" w:id="19" w:date="2026-09-25T10:03:37Z"/>
              <w:sdt>
                <w:sdtPr>
                  <w:id w:val="1220403362"/>
                  <w:tag w:val="goog_rdk_5283"/>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Summary Module</w:delText>
                    </w:r>
                  </w:del>
                </w:sdtContent>
              </w:sdt>
              <w:del w:author="Nivesh" w:id="19" w:date="2026-09-25T10:03:37Z"/>
            </w:sdtContent>
          </w:sdt>
        </w:p>
      </w:sdtContent>
    </w:sdt>
    <w:sdt>
      <w:sdtPr>
        <w:id w:val="1527324422"/>
        <w:tag w:val="goog_rdk_5291"/>
      </w:sdtPr>
      <w:sdtContent>
        <w:p w:rsidR="00000000" w:rsidDel="00000000" w:rsidP="00000000" w:rsidRDefault="00000000" w:rsidRPr="00000000" w14:paraId="000004AA">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763466302"/>
              <w:tag w:val="goog_rdk_5287"/>
            </w:sdtPr>
            <w:sdtContent>
              <w:ins w:author="Santhosh Kumar" w:id="154" w:date="2026-09-23T13:30:39Z">
                <w:sdt>
                  <w:sdtPr>
                    <w:id w:val="386564992"/>
                    <w:tag w:val="goog_rdk_5288"/>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22"/>
                              <w:szCs w:val="22"/>
                            </w:rPr>
                          </w:rPrChange>
                        </w:rPr>
                        <w:drawing>
                          <wp:inline distB="0" distT="0" distL="0" distR="0">
                            <wp:extent cx="3957150" cy="749300"/>
                            <wp:effectExtent b="0" l="0" r="0" t="0"/>
                            <wp:docPr id="2126916929" name="image10.png"/>
                            <a:graphic>
                              <a:graphicData uri="http://schemas.openxmlformats.org/drawingml/2006/picture">
                                <pic:pic>
                                  <pic:nvPicPr>
                                    <pic:cNvPr id="0" name="image10.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r w:rsidDel="00000000" w:rsidR="00000000" w:rsidRPr="00000000">
                        <w:rPr>
                          <w:rPrChange w:author="Nivesh" w:id="42" w:date="2026-09-25T10:03:37Z">
                            <w:rPr>
                              <w:rFonts w:ascii="Cambria" w:cs="Cambria" w:eastAsia="Cambria" w:hAnsi="Cambria"/>
                              <w:b w:val="1"/>
                              <w:bCs w:val="1"/>
                              <w:color w:val="000000"/>
                              <w:sz w:val="22"/>
                              <w:szCs w:val="22"/>
                            </w:rPr>
                          </w:rPrChange>
                        </w:rPr>
                        <w:drawing>
                          <wp:inline distB="0" distT="0" distL="0" distR="0">
                            <wp:extent cx="3957150" cy="749300"/>
                            <wp:effectExtent b="0" l="0" r="0" t="0"/>
                            <wp:docPr id="2126916914" name="image10.png"/>
                            <a:graphic>
                              <a:graphicData uri="http://schemas.openxmlformats.org/drawingml/2006/picture">
                                <pic:pic>
                                  <pic:nvPicPr>
                                    <pic:cNvPr id="0" name="image10.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del>
                  </w:sdtContent>
                </w:sdt>
              </w:ins>
            </w:sdtContent>
          </w:sdt>
          <w:sdt>
            <w:sdtPr>
              <w:id w:val="-437376351"/>
              <w:tag w:val="goog_rdk_5289"/>
            </w:sdtPr>
            <w:sdtContent>
              <w:del w:author="Nivesh" w:id="19" w:date="2026-09-25T10:03:37Z"/>
              <w:sdt>
                <w:sdtPr>
                  <w:id w:val="71113718"/>
                  <w:tag w:val="goog_rdk_5290"/>
                </w:sdtPr>
                <w:sdtContent>
                  <w:del w:author="Nivesh" w:id="19" w:date="2026-09-25T10:03:37Z">
                    <w:r w:rsidDel="00000000" w:rsidR="00000000" w:rsidRPr="00000000">
                      <w:rPr>
                        <w:rtl w:val="0"/>
                      </w:rPr>
                    </w:r>
                  </w:del>
                </w:sdtContent>
              </w:sdt>
              <w:del w:author="Nivesh" w:id="19" w:date="2026-09-25T10:03:37Z"/>
            </w:sdtContent>
          </w:sdt>
        </w:p>
      </w:sdtContent>
    </w:sdt>
    <w:sdt>
      <w:sdtPr>
        <w:id w:val="-1318611247"/>
        <w:tag w:val="goog_rdk_5294"/>
      </w:sdtPr>
      <w:sdtContent>
        <w:p w:rsidR="00000000" w:rsidDel="00000000" w:rsidP="00000000" w:rsidRDefault="00000000" w:rsidRPr="00000000" w14:paraId="000004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211973065"/>
              <w:tag w:val="goog_rdk_5292"/>
            </w:sdtPr>
            <w:sdtContent>
              <w:del w:author="Nivesh" w:id="19" w:date="2026-09-25T10:03:37Z"/>
              <w:sdt>
                <w:sdtPr>
                  <w:id w:val="-497642303"/>
                  <w:tag w:val="goog_rdk_529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Learning Path Module</w:delText>
                    </w:r>
                  </w:del>
                </w:sdtContent>
              </w:sdt>
              <w:del w:author="Nivesh" w:id="19" w:date="2026-09-25T10:03:37Z"/>
            </w:sdtContent>
          </w:sdt>
        </w:p>
      </w:sdtContent>
    </w:sdt>
    <w:sdt>
      <w:sdtPr>
        <w:id w:val="-577915879"/>
        <w:tag w:val="goog_rdk_5297"/>
      </w:sdtPr>
      <w:sdtContent>
        <w:p w:rsidR="00000000" w:rsidDel="00000000" w:rsidP="00000000" w:rsidRDefault="00000000" w:rsidRPr="00000000" w14:paraId="000004AC">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370979440"/>
              <w:tag w:val="goog_rdk_5295"/>
            </w:sdtPr>
            <w:sdtContent>
              <w:del w:author="Nivesh" w:id="19" w:date="2026-09-25T10:03:37Z"/>
              <w:sdt>
                <w:sdtPr>
                  <w:id w:val="-930125228"/>
                  <w:tag w:val="goog_rdk_52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delText>
                    </w:r>
                  </w:del>
                </w:sdtContent>
              </w:sdt>
              <w:del w:author="Nivesh" w:id="19" w:date="2026-09-25T10:03:37Z"/>
            </w:sdtContent>
          </w:sdt>
        </w:p>
      </w:sdtContent>
    </w:sdt>
    <w:sdt>
      <w:sdtPr>
        <w:id w:val="78704883"/>
        <w:tag w:val="goog_rdk_5300"/>
      </w:sdtPr>
      <w:sdtContent>
        <w:p w:rsidR="00000000" w:rsidDel="00000000" w:rsidP="00000000" w:rsidRDefault="00000000" w:rsidRPr="00000000" w14:paraId="000004AD">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396036318"/>
              <w:tag w:val="goog_rdk_5298"/>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2826385"/>
                      <wp:effectExtent b="0" l="0" r="0" t="0"/>
                      <wp:docPr id="212691695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31510" cy="2826385"/>
                              </a:xfrm>
                              <a:prstGeom prst="rect"/>
                              <a:ln/>
                            </pic:spPr>
                          </pic:pic>
                        </a:graphicData>
                      </a:graphic>
                    </wp:inline>
                  </w:drawing>
                </w:r>
              </w:del>
              <w:sdt>
                <w:sdtPr>
                  <w:id w:val="-353617113"/>
                  <w:tag w:val="goog_rdk_5299"/>
                </w:sdtPr>
                <w:sdtContent>
                  <w:del w:author="Nivesh" w:id="19" w:date="2026-09-25T10:03:37Z">
                    <w:r w:rsidDel="00000000" w:rsidR="00000000" w:rsidRPr="00000000">
                      <w:rPr>
                        <w:rtl w:val="0"/>
                      </w:rPr>
                    </w:r>
                  </w:del>
                </w:sdtContent>
              </w:sdt>
              <w:del w:author="Nivesh" w:id="19" w:date="2026-09-25T10:03:37Z"/>
            </w:sdtContent>
          </w:sdt>
        </w:p>
      </w:sdtContent>
    </w:sdt>
    <w:sdt>
      <w:sdtPr>
        <w:id w:val="-28419525"/>
        <w:tag w:val="goog_rdk_5303"/>
      </w:sdtPr>
      <w:sdtContent>
        <w:p w:rsidR="00000000" w:rsidDel="00000000" w:rsidP="00000000" w:rsidRDefault="00000000" w:rsidRPr="00000000" w14:paraId="000004AE">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822437707"/>
              <w:tag w:val="goog_rdk_5301"/>
            </w:sdtPr>
            <w:sdtContent>
              <w:del w:author="Nivesh" w:id="19" w:date="2026-09-25T10:03:37Z"/>
              <w:sdt>
                <w:sdtPr>
                  <w:id w:val="1537027415"/>
                  <w:tag w:val="goog_rdk_530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Learning Path Module</w:delText>
                    </w:r>
                  </w:del>
                </w:sdtContent>
              </w:sdt>
              <w:del w:author="Nivesh" w:id="19" w:date="2026-09-25T10:03:37Z"/>
            </w:sdtContent>
          </w:sdt>
        </w:p>
      </w:sdtContent>
    </w:sdt>
    <w:sdt>
      <w:sdtPr>
        <w:id w:val="-1542569328"/>
        <w:tag w:val="goog_rdk_5306"/>
      </w:sdtPr>
      <w:sdtContent>
        <w:p w:rsidR="00000000" w:rsidDel="00000000" w:rsidP="00000000" w:rsidRDefault="00000000" w:rsidRPr="00000000" w14:paraId="000004AF">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280370726"/>
              <w:tag w:val="goog_rdk_5304"/>
            </w:sdtPr>
            <w:sdtContent>
              <w:del w:author="Nivesh" w:id="19" w:date="2026-09-25T10:03:37Z"/>
              <w:sdt>
                <w:sdtPr>
                  <w:id w:val="203651429"/>
                  <w:tag w:val="goog_rdk_5305"/>
                </w:sdtPr>
                <w:sdtContent>
                  <w:del w:author="Nivesh" w:id="19" w:date="2026-09-25T10:03:37Z">
                    <w:r w:rsidDel="00000000" w:rsidR="00000000" w:rsidRPr="00000000">
                      <w:rPr>
                        <w:rtl w:val="0"/>
                      </w:rPr>
                    </w:r>
                  </w:del>
                </w:sdtContent>
              </w:sdt>
              <w:del w:author="Nivesh" w:id="19" w:date="2026-09-25T10:03:37Z"/>
            </w:sdtContent>
          </w:sdt>
        </w:p>
      </w:sdtContent>
    </w:sdt>
    <w:sdt>
      <w:sdtPr>
        <w:id w:val="1926701568"/>
        <w:tag w:val="goog_rdk_5310"/>
      </w:sdtPr>
      <w:sdtContent>
        <w:p w:rsidR="00000000" w:rsidDel="00000000" w:rsidP="00000000" w:rsidRDefault="00000000" w:rsidRPr="00000000" w14:paraId="000004B0">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413037287"/>
              <w:tag w:val="goog_rdk_5307"/>
            </w:sdtPr>
            <w:sdtContent>
              <w:del w:author="Nivesh" w:id="19" w:date="2026-09-25T10:03:37Z"/>
              <w:sdt>
                <w:sdtPr>
                  <w:id w:val="-928135921"/>
                  <w:tag w:val="goog_rdk_530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2.2</w:delText>
                    </w:r>
                  </w:del>
                </w:sdtContent>
              </w:sdt>
              <w:del w:author="Nivesh" w:id="19" w:date="2026-09-25T10:03:37Z">
                <w:sdt>
                  <w:sdtPr>
                    <w:id w:val="-1267586593"/>
                    <w:tag w:val="goog_rdk_5309"/>
                  </w:sdtPr>
                  <w:sdtContent>
                    <w:r w:rsidDel="00000000" w:rsidR="00000000" w:rsidRPr="00000000">
                      <w:rPr>
                        <w:rtl w:val="0"/>
                        <w:rPrChange w:author="Nivesh" w:id="42" w:date="2026-09-25T10:03:37Z">
                          <w:rPr>
                            <w:rFonts w:ascii="Cambria" w:cs="Cambria" w:eastAsia="Cambria" w:hAnsi="Cambria"/>
                            <w:color w:val="000000"/>
                          </w:rPr>
                        </w:rPrChange>
                      </w:rPr>
                      <w:delText xml:space="preserve"> : Backend API with FastAPI</w:delText>
                    </w:r>
                  </w:sdtContent>
                </w:sdt>
              </w:del>
            </w:sdtContent>
          </w:sdt>
        </w:p>
      </w:sdtContent>
    </w:sdt>
    <w:sdt>
      <w:sdtPr>
        <w:id w:val="-477149935"/>
        <w:tag w:val="goog_rdk_5313"/>
      </w:sdtPr>
      <w:sdtContent>
        <w:p w:rsidR="00000000" w:rsidDel="00000000" w:rsidP="00000000" w:rsidRDefault="00000000" w:rsidRPr="00000000" w14:paraId="000004B1">
          <w:pPr>
            <w:numPr>
              <w:ilvl w:val="0"/>
              <w:numId w:val="19"/>
            </w:numPr>
            <w:spacing w:after="280" w:before="280" w:line="240" w:lineRule="auto"/>
            <w:ind w:left="720" w:hanging="360"/>
            <w:rPr>
              <w:del w:author="Nivesh" w:id="19" w:date="2026-09-25T10:03:37Z"/>
              <w:rFonts w:ascii="Cambria" w:cs="Cambria" w:eastAsia="Cambria" w:hAnsi="Cambria"/>
              <w:color w:val="000000"/>
              <w:sz w:val="22"/>
              <w:szCs w:val="22"/>
            </w:rPr>
          </w:pPr>
          <w:sdt>
            <w:sdtPr>
              <w:id w:val="-1883943559"/>
              <w:tag w:val="goog_rdk_5311"/>
            </w:sdtPr>
            <w:sdtContent>
              <w:del w:author="Nivesh" w:id="19" w:date="2026-09-25T10:03:37Z"/>
              <w:sdt>
                <w:sdtPr>
                  <w:id w:val="-649908398"/>
                  <w:tag w:val="goog_rdk_531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Defined RESTful endpoints for each module:</w:delText>
                    </w:r>
                  </w:del>
                </w:sdtContent>
              </w:sdt>
              <w:del w:author="Nivesh" w:id="19" w:date="2026-09-25T10:03:37Z"/>
            </w:sdtContent>
          </w:sdt>
        </w:p>
      </w:sdtContent>
    </w:sdt>
    <w:sdt>
      <w:sdtPr>
        <w:id w:val="2023900476"/>
        <w:tag w:val="goog_rdk_5316"/>
      </w:sdtPr>
      <w:sdtContent>
        <w:p w:rsidR="00000000" w:rsidDel="00000000" w:rsidP="00000000" w:rsidRDefault="00000000" w:rsidRPr="00000000" w14:paraId="000004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522576301"/>
              <w:tag w:val="goog_rdk_5314"/>
            </w:sdtPr>
            <w:sdtContent>
              <w:del w:author="Nivesh" w:id="19" w:date="2026-09-25T10:03:37Z"/>
              <w:sdt>
                <w:sdtPr>
                  <w:id w:val="1824541319"/>
                  <w:tag w:val="goog_rdk_531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/qa</w:delText>
                    </w:r>
                  </w:del>
                </w:sdtContent>
              </w:sdt>
              <w:del w:author="Nivesh" w:id="19" w:date="2026-09-25T10:03:37Z"/>
            </w:sdtContent>
          </w:sdt>
        </w:p>
      </w:sdtContent>
    </w:sdt>
    <w:sdt>
      <w:sdtPr>
        <w:id w:val="121985888"/>
        <w:tag w:val="goog_rdk_5319"/>
      </w:sdtPr>
      <w:sdtContent>
        <w:p w:rsidR="00000000" w:rsidDel="00000000" w:rsidP="00000000" w:rsidRDefault="00000000" w:rsidRPr="00000000" w14:paraId="000004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348817693"/>
              <w:tag w:val="goog_rdk_5317"/>
            </w:sdtPr>
            <w:sdtContent>
              <w:del w:author="Nivesh" w:id="19" w:date="2026-09-25T10:03:37Z"/>
              <w:sdt>
                <w:sdtPr>
                  <w:id w:val="-1518522395"/>
                  <w:tag w:val="goog_rdk_531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/explain</w:delText>
                    </w:r>
                  </w:del>
                </w:sdtContent>
              </w:sdt>
              <w:del w:author="Nivesh" w:id="19" w:date="2026-09-25T10:03:37Z"/>
            </w:sdtContent>
          </w:sdt>
        </w:p>
      </w:sdtContent>
    </w:sdt>
    <w:sdt>
      <w:sdtPr>
        <w:id w:val="1942298460"/>
        <w:tag w:val="goog_rdk_5322"/>
      </w:sdtPr>
      <w:sdtContent>
        <w:p w:rsidR="00000000" w:rsidDel="00000000" w:rsidP="00000000" w:rsidRDefault="00000000" w:rsidRPr="00000000" w14:paraId="000004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652960767"/>
              <w:tag w:val="goog_rdk_5320"/>
            </w:sdtPr>
            <w:sdtContent>
              <w:del w:author="Nivesh" w:id="19" w:date="2026-09-25T10:03:37Z"/>
              <w:sdt>
                <w:sdtPr>
                  <w:id w:val="-2123209304"/>
                  <w:tag w:val="goog_rdk_532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w:delText>
                    </w:r>
                  </w:del>
                </w:sdtContent>
              </w:sdt>
              <w:del w:author="Nivesh" w:id="19" w:date="2026-09-25T10:03:37Z"/>
            </w:sdtContent>
          </w:sdt>
        </w:p>
      </w:sdtContent>
    </w:sdt>
    <w:sdt>
      <w:sdtPr>
        <w:id w:val="197828331"/>
        <w:tag w:val="goog_rdk_5325"/>
      </w:sdtPr>
      <w:sdtContent>
        <w:p w:rsidR="00000000" w:rsidDel="00000000" w:rsidP="00000000" w:rsidRDefault="00000000" w:rsidRPr="00000000" w14:paraId="000004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88059267"/>
              <w:tag w:val="goog_rdk_5323"/>
            </w:sdtPr>
            <w:sdtContent>
              <w:del w:author="Nivesh" w:id="19" w:date="2026-09-25T10:03:37Z"/>
              <w:sdt>
                <w:sdtPr>
                  <w:id w:val="435548851"/>
                  <w:tag w:val="goog_rdk_532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/summarize</w:delText>
                    </w:r>
                  </w:del>
                </w:sdtContent>
              </w:sdt>
              <w:del w:author="Nivesh" w:id="19" w:date="2026-09-25T10:03:37Z"/>
            </w:sdtContent>
          </w:sdt>
        </w:p>
      </w:sdtContent>
    </w:sdt>
    <w:sdt>
      <w:sdtPr>
        <w:id w:val="-759380922"/>
        <w:tag w:val="goog_rdk_5328"/>
      </w:sdtPr>
      <w:sdtContent>
        <w:p w:rsidR="00000000" w:rsidDel="00000000" w:rsidP="00000000" w:rsidRDefault="00000000" w:rsidRPr="00000000" w14:paraId="000004B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118579580"/>
              <w:tag w:val="goog_rdk_5326"/>
            </w:sdtPr>
            <w:sdtContent>
              <w:del w:author="Nivesh" w:id="19" w:date="2026-09-25T10:03:37Z"/>
              <w:sdt>
                <w:sdtPr>
                  <w:id w:val="-1549050528"/>
                  <w:tag w:val="goog_rdk_532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/learn/recommendations</w:delText>
                    </w:r>
                  </w:del>
                </w:sdtContent>
              </w:sdt>
              <w:del w:author="Nivesh" w:id="19" w:date="2026-09-25T10:03:37Z"/>
            </w:sdtContent>
          </w:sdt>
        </w:p>
      </w:sdtContent>
    </w:sdt>
    <w:sdt>
      <w:sdtPr>
        <w:id w:val="695733252"/>
        <w:tag w:val="goog_rdk_5331"/>
      </w:sdtPr>
      <w:sdtContent>
        <w:p w:rsidR="00000000" w:rsidDel="00000000" w:rsidP="00000000" w:rsidRDefault="00000000" w:rsidRPr="00000000" w14:paraId="000004B7">
          <w:pPr>
            <w:numPr>
              <w:ilvl w:val="0"/>
              <w:numId w:val="19"/>
            </w:numPr>
            <w:spacing w:after="280" w:before="280" w:line="240" w:lineRule="auto"/>
            <w:ind w:left="720" w:hanging="360"/>
            <w:rPr>
              <w:del w:author="Nivesh" w:id="19" w:date="2026-09-25T10:03:37Z"/>
              <w:rFonts w:ascii="Cambria" w:cs="Cambria" w:eastAsia="Cambria" w:hAnsi="Cambria"/>
              <w:color w:val="000000"/>
              <w:sz w:val="22"/>
              <w:szCs w:val="22"/>
            </w:rPr>
          </w:pPr>
          <w:sdt>
            <w:sdtPr>
              <w:id w:val="1187092595"/>
              <w:tag w:val="goog_rdk_5329"/>
            </w:sdtPr>
            <w:sdtContent>
              <w:del w:author="Nivesh" w:id="19" w:date="2026-09-25T10:03:37Z"/>
              <w:sdt>
                <w:sdtPr>
                  <w:id w:val="-1006306969"/>
                  <w:tag w:val="goog_rdk_533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Connected each endpoint to a respective module logic</w:delText>
                    </w:r>
                  </w:del>
                </w:sdtContent>
              </w:sdt>
              <w:del w:author="Nivesh" w:id="19" w:date="2026-09-25T10:03:37Z"/>
            </w:sdtContent>
          </w:sdt>
        </w:p>
      </w:sdtContent>
    </w:sdt>
    <w:sdt>
      <w:sdtPr>
        <w:id w:val="1742114007"/>
        <w:tag w:val="goog_rdk_5334"/>
      </w:sdtPr>
      <w:sdtContent>
        <w:p w:rsidR="00000000" w:rsidDel="00000000" w:rsidP="00000000" w:rsidRDefault="00000000" w:rsidRPr="00000000" w14:paraId="000004B8">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705796319"/>
              <w:tag w:val="goog_rdk_5332"/>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3628390"/>
                      <wp:effectExtent b="0" l="0" r="0" t="0"/>
                      <wp:docPr id="2126916955"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31510" cy="3628390"/>
                              </a:xfrm>
                              <a:prstGeom prst="rect"/>
                              <a:ln/>
                            </pic:spPr>
                          </pic:pic>
                        </a:graphicData>
                      </a:graphic>
                    </wp:inline>
                  </w:drawing>
                </w:r>
              </w:del>
              <w:sdt>
                <w:sdtPr>
                  <w:id w:val="-1087338936"/>
                  <w:tag w:val="goog_rdk_5333"/>
                </w:sdtPr>
                <w:sdtContent>
                  <w:del w:author="Nivesh" w:id="19" w:date="2026-09-25T10:03:37Z">
                    <w:r w:rsidDel="00000000" w:rsidR="00000000" w:rsidRPr="00000000">
                      <w:rPr>
                        <w:rtl w:val="0"/>
                      </w:rPr>
                    </w:r>
                  </w:del>
                </w:sdtContent>
              </w:sdt>
              <w:del w:author="Nivesh" w:id="19" w:date="2026-09-25T10:03:37Z"/>
            </w:sdtContent>
          </w:sdt>
        </w:p>
      </w:sdtContent>
    </w:sdt>
    <w:sdt>
      <w:sdtPr>
        <w:id w:val="-1815982912"/>
        <w:tag w:val="goog_rdk_5337"/>
      </w:sdtPr>
      <w:sdtContent>
        <w:p w:rsidR="00000000" w:rsidDel="00000000" w:rsidP="00000000" w:rsidRDefault="00000000" w:rsidRPr="00000000" w14:paraId="000004B9">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990360392"/>
              <w:tag w:val="goog_rdk_5335"/>
            </w:sdtPr>
            <w:sdtContent>
              <w:del w:author="Nivesh" w:id="19" w:date="2026-09-25T10:03:37Z"/>
              <w:sdt>
                <w:sdtPr>
                  <w:id w:val="-1031201034"/>
                  <w:tag w:val="goog_rdk_533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Endpoints of API</w:delText>
                    </w:r>
                  </w:del>
                </w:sdtContent>
              </w:sdt>
              <w:del w:author="Nivesh" w:id="19" w:date="2026-09-25T10:03:37Z"/>
            </w:sdtContent>
          </w:sdt>
        </w:p>
      </w:sdtContent>
    </w:sdt>
    <w:sdt>
      <w:sdtPr>
        <w:id w:val="1590421321"/>
        <w:tag w:val="goog_rdk_5340"/>
      </w:sdtPr>
      <w:sdtContent>
        <w:p w:rsidR="00000000" w:rsidDel="00000000" w:rsidP="00000000" w:rsidRDefault="00000000" w:rsidRPr="00000000" w14:paraId="000004BA">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235391987"/>
              <w:tag w:val="goog_rdk_5338"/>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2338070"/>
                      <wp:effectExtent b="0" l="0" r="0" t="0"/>
                      <wp:docPr id="212691695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510" cy="2338070"/>
                              </a:xfrm>
                              <a:prstGeom prst="rect"/>
                              <a:ln/>
                            </pic:spPr>
                          </pic:pic>
                        </a:graphicData>
                      </a:graphic>
                    </wp:inline>
                  </w:drawing>
                </w:r>
              </w:del>
              <w:sdt>
                <w:sdtPr>
                  <w:id w:val="954758654"/>
                  <w:tag w:val="goog_rdk_5339"/>
                </w:sdtPr>
                <w:sdtContent>
                  <w:del w:author="Nivesh" w:id="19" w:date="2026-09-25T10:03:37Z">
                    <w:r w:rsidDel="00000000" w:rsidR="00000000" w:rsidRPr="00000000">
                      <w:rPr>
                        <w:rtl w:val="0"/>
                      </w:rPr>
                    </w:r>
                  </w:del>
                </w:sdtContent>
              </w:sdt>
              <w:del w:author="Nivesh" w:id="19" w:date="2026-09-25T10:03:37Z"/>
            </w:sdtContent>
          </w:sdt>
        </w:p>
      </w:sdtContent>
    </w:sdt>
    <w:sdt>
      <w:sdtPr>
        <w:id w:val="-125860135"/>
        <w:tag w:val="goog_rdk_5343"/>
      </w:sdtPr>
      <w:sdtContent>
        <w:p w:rsidR="00000000" w:rsidDel="00000000" w:rsidP="00000000" w:rsidRDefault="00000000" w:rsidRPr="00000000" w14:paraId="000004BB">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772216861"/>
              <w:tag w:val="goog_rdk_5341"/>
            </w:sdtPr>
            <w:sdtContent>
              <w:del w:author="Nivesh" w:id="19" w:date="2026-09-25T10:03:37Z"/>
              <w:sdt>
                <w:sdtPr>
                  <w:id w:val="-1485740321"/>
                  <w:tag w:val="goog_rdk_534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Endpoints of API</w:delText>
                    </w:r>
                  </w:del>
                </w:sdtContent>
              </w:sdt>
              <w:del w:author="Nivesh" w:id="19" w:date="2026-09-25T10:03:37Z"/>
            </w:sdtContent>
          </w:sdt>
        </w:p>
      </w:sdtContent>
    </w:sdt>
    <w:sdt>
      <w:sdtPr>
        <w:id w:val="284305249"/>
        <w:tag w:val="goog_rdk_5346"/>
      </w:sdtPr>
      <w:sdtContent>
        <w:p w:rsidR="00000000" w:rsidDel="00000000" w:rsidP="00000000" w:rsidRDefault="00000000" w:rsidRPr="00000000" w14:paraId="000004B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940540843"/>
              <w:tag w:val="goog_rdk_5344"/>
            </w:sdtPr>
            <w:sdtContent>
              <w:del w:author="Nivesh" w:id="19" w:date="2026-09-25T10:03:37Z"/>
              <w:sdt>
                <w:sdtPr>
                  <w:id w:val="179163816"/>
                  <w:tag w:val="goog_rdk_534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3: Frontend Development</w:delText>
                    </w:r>
                  </w:del>
                </w:sdtContent>
              </w:sdt>
              <w:del w:author="Nivesh" w:id="19" w:date="2026-09-25T10:03:37Z"/>
            </w:sdtContent>
          </w:sdt>
        </w:p>
      </w:sdtContent>
    </w:sdt>
    <w:sdt>
      <w:sdtPr>
        <w:id w:val="-1183439859"/>
        <w:tag w:val="goog_rdk_5351"/>
      </w:sdtPr>
      <w:sdtContent>
        <w:p w:rsidR="00000000" w:rsidDel="00000000" w:rsidP="00000000" w:rsidRDefault="00000000" w:rsidRPr="00000000" w14:paraId="000004BD">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98648128"/>
              <w:tag w:val="goog_rdk_5347"/>
            </w:sdtPr>
            <w:sdtContent>
              <w:del w:author="Nivesh" w:id="19" w:date="2026-09-25T10:03:37Z"/>
              <w:sdt>
                <w:sdtPr>
                  <w:id w:val="219795150"/>
                  <w:tag w:val="goog_rdk_534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3.1: </w:delText>
                    </w:r>
                  </w:del>
                </w:sdtContent>
              </w:sdt>
              <w:del w:author="Nivesh" w:id="19" w:date="2026-09-25T10:03:37Z">
                <w:sdt>
                  <w:sdtPr>
                    <w:id w:val="-1525979945"/>
                    <w:tag w:val="goog_rdk_5349"/>
                  </w:sdtPr>
                  <w:sdtContent>
                    <w:r w:rsidDel="00000000" w:rsidR="00000000" w:rsidRPr="00000000">
                      <w:rPr>
                        <w:rtl w:val="0"/>
                        <w:rPrChange w:author="Nivesh" w:id="42" w:date="2026-09-25T10:03:37Z">
                          <w:rPr>
                            <w:rFonts w:ascii="Cambria" w:cs="Cambria" w:eastAsia="Cambria" w:hAnsi="Cambria"/>
                            <w:color w:val="000000"/>
                          </w:rPr>
                        </w:rPrChange>
                      </w:rPr>
                      <w:delText xml:space="preserve">Build Web Interface</w:delText>
                    </w:r>
                  </w:sdtContent>
                </w:sdt>
                <w:sdt>
                  <w:sdtPr>
                    <w:id w:val="-1673449703"/>
                    <w:tag w:val="goog_rdk_5350"/>
                  </w:sdtPr>
                  <w:sdtContent>
                    <w:r w:rsidDel="00000000" w:rsidR="00000000" w:rsidRPr="00000000">
                      <w:rPr>
                        <w:rtl w:val="0"/>
                      </w:rPr>
                    </w:r>
                  </w:sdtContent>
                </w:sdt>
              </w:del>
            </w:sdtContent>
          </w:sdt>
        </w:p>
      </w:sdtContent>
    </w:sdt>
    <w:sdt>
      <w:sdtPr>
        <w:id w:val="2088508685"/>
        <w:tag w:val="goog_rdk_5354"/>
      </w:sdtPr>
      <w:sdtContent>
        <w:p w:rsidR="00000000" w:rsidDel="00000000" w:rsidP="00000000" w:rsidRDefault="00000000" w:rsidRPr="00000000" w14:paraId="000004BE">
          <w:pPr>
            <w:numPr>
              <w:ilvl w:val="0"/>
              <w:numId w:val="20"/>
            </w:numPr>
            <w:spacing w:after="280" w:before="280" w:line="240" w:lineRule="auto"/>
            <w:ind w:left="720" w:hanging="360"/>
            <w:rPr>
              <w:del w:author="Nivesh" w:id="19" w:date="2026-09-25T10:03:37Z"/>
              <w:rFonts w:ascii="Cambria" w:cs="Cambria" w:eastAsia="Cambria" w:hAnsi="Cambria"/>
              <w:color w:val="000000"/>
              <w:sz w:val="22"/>
              <w:szCs w:val="22"/>
            </w:rPr>
          </w:pPr>
          <w:sdt>
            <w:sdtPr>
              <w:id w:val="-1617026720"/>
              <w:tag w:val="goog_rdk_5352"/>
            </w:sdtPr>
            <w:sdtContent>
              <w:del w:author="Nivesh" w:id="19" w:date="2026-09-25T10:03:37Z"/>
              <w:sdt>
                <w:sdtPr>
                  <w:id w:val="-2063706877"/>
                  <w:tag w:val="goog_rdk_535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HTML Form (index.html):</w:delText>
                    </w:r>
                  </w:del>
                </w:sdtContent>
              </w:sdt>
              <w:del w:author="Nivesh" w:id="19" w:date="2026-09-25T10:03:37Z"/>
            </w:sdtContent>
          </w:sdt>
        </w:p>
      </w:sdtContent>
    </w:sdt>
    <w:sdt>
      <w:sdtPr>
        <w:id w:val="1657578439"/>
        <w:tag w:val="goog_rdk_5357"/>
      </w:sdtPr>
      <w:sdtContent>
        <w:p w:rsidR="00000000" w:rsidDel="00000000" w:rsidP="00000000" w:rsidRDefault="00000000" w:rsidRPr="00000000" w14:paraId="000004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095748202"/>
              <w:tag w:val="goog_rdk_5355"/>
            </w:sdtPr>
            <w:sdtContent>
              <w:del w:author="Nivesh" w:id="19" w:date="2026-09-25T10:03:37Z"/>
              <w:sdt>
                <w:sdtPr>
                  <w:id w:val="-2134780219"/>
                  <w:tag w:val="goog_rdk_5356"/>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Task dropdown (Explain, QnA, Quiz, Summary, Recommend Path)</w:delText>
                    </w:r>
                  </w:del>
                </w:sdtContent>
              </w:sdt>
              <w:del w:author="Nivesh" w:id="19" w:date="2026-09-25T10:03:37Z"/>
            </w:sdtContent>
          </w:sdt>
        </w:p>
      </w:sdtContent>
    </w:sdt>
    <w:sdt>
      <w:sdtPr>
        <w:id w:val="-2127253149"/>
        <w:tag w:val="goog_rdk_5360"/>
      </w:sdtPr>
      <w:sdtContent>
        <w:p w:rsidR="00000000" w:rsidDel="00000000" w:rsidP="00000000" w:rsidRDefault="00000000" w:rsidRPr="00000000" w14:paraId="000004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973136879"/>
              <w:tag w:val="goog_rdk_5358"/>
            </w:sdtPr>
            <w:sdtContent>
              <w:del w:author="Nivesh" w:id="19" w:date="2026-09-25T10:03:37Z"/>
              <w:sdt>
                <w:sdtPr>
                  <w:id w:val="-1487077680"/>
                  <w:tag w:val="goog_rdk_535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Text area for user input</w:delText>
                    </w:r>
                  </w:del>
                </w:sdtContent>
              </w:sdt>
              <w:del w:author="Nivesh" w:id="19" w:date="2026-09-25T10:03:37Z"/>
            </w:sdtContent>
          </w:sdt>
        </w:p>
      </w:sdtContent>
    </w:sdt>
    <w:sdt>
      <w:sdtPr>
        <w:id w:val="1587612651"/>
        <w:tag w:val="goog_rdk_5363"/>
      </w:sdtPr>
      <w:sdtContent>
        <w:p w:rsidR="00000000" w:rsidDel="00000000" w:rsidP="00000000" w:rsidRDefault="00000000" w:rsidRPr="00000000" w14:paraId="000004C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356740539"/>
              <w:tag w:val="goog_rdk_5361"/>
            </w:sdtPr>
            <w:sdtContent>
              <w:del w:author="Nivesh" w:id="19" w:date="2026-09-25T10:03:37Z"/>
              <w:sdt>
                <w:sdtPr>
                  <w:id w:val="1114045449"/>
                  <w:tag w:val="goog_rdk_536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Submit button</w:delText>
                    </w:r>
                  </w:del>
                </w:sdtContent>
              </w:sdt>
              <w:del w:author="Nivesh" w:id="19" w:date="2026-09-25T10:03:37Z"/>
            </w:sdtContent>
          </w:sdt>
        </w:p>
      </w:sdtContent>
    </w:sdt>
    <w:sdt>
      <w:sdtPr>
        <w:id w:val="-1505675880"/>
        <w:tag w:val="goog_rdk_5371"/>
      </w:sdtPr>
      <w:sdtContent>
        <w:p w:rsidR="00000000" w:rsidDel="00000000" w:rsidP="00000000" w:rsidRDefault="00000000" w:rsidRPr="00000000" w14:paraId="000004C2">
          <w:pPr>
            <w:numPr>
              <w:ilvl w:val="0"/>
              <w:numId w:val="20"/>
            </w:numPr>
            <w:spacing w:after="280" w:before="280" w:line="240" w:lineRule="auto"/>
            <w:ind w:left="720" w:hanging="360"/>
            <w:rPr>
              <w:del w:author="Nivesh" w:id="19" w:date="2026-09-25T10:03:37Z"/>
              <w:rFonts w:ascii="Cambria" w:cs="Cambria" w:eastAsia="Cambria" w:hAnsi="Cambria"/>
              <w:color w:val="000000"/>
              <w:sz w:val="22"/>
              <w:szCs w:val="22"/>
            </w:rPr>
          </w:pPr>
          <w:sdt>
            <w:sdtPr>
              <w:id w:val="-2132625647"/>
              <w:tag w:val="goog_rdk_5364"/>
            </w:sdtPr>
            <w:sdtContent>
              <w:del w:author="Nivesh" w:id="19" w:date="2026-09-25T10:03:37Z"/>
              <w:sdt>
                <w:sdtPr>
                  <w:id w:val="-2011297812"/>
                  <w:tag w:val="goog_rdk_536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CSS Styling (style.css):</w:delText>
                    </w:r>
                  </w:del>
                </w:sdtContent>
              </w:sdt>
              <w:del w:author="Nivesh" w:id="19" w:date="2026-09-25T10:03:37Z"/>
            </w:sdtContent>
          </w:sdt>
          <w:sdt>
            <w:sdtPr>
              <w:id w:val="2054458197"/>
              <w:tag w:val="goog_rdk_5366"/>
            </w:sdtPr>
            <w:sdtContent>
              <w:ins w:author="Sripriya" w:id="155" w:date="2026-09-24T05:13:10Z">
                <w:sdt>
                  <w:sdtPr>
                    <w:id w:val="140203211"/>
                    <w:tag w:val="goog_rdk_5367"/>
                  </w:sdtPr>
                  <w:sdtContent>
                    <w:del w:author="Nivesh" w:id="19" w:date="2026-09-25T10:03:37Z"/>
                  </w:sdtContent>
                </w:sdt>
              </w:ins>
              <w:sdt>
                <w:sdtPr>
                  <w:id w:val="-1872650134"/>
                  <w:tag w:val="goog_rdk_5368"/>
                </w:sdtPr>
                <w:sdtContent>
                  <w:ins w:author="Sripriya" w:id="155" w:date="2026-09-24T05:13:1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Sripriya" w:id="155" w:date="2026-09-24T05:13:10Z">
                <w:del w:author="Nivesh" w:id="19" w:date="2026-09-25T10:03:37Z"/>
              </w:ins>
            </w:sdtContent>
          </w:sdt>
          <w:sdt>
            <w:sdtPr>
              <w:id w:val="-1713972381"/>
              <w:tag w:val="goog_rdk_5369"/>
            </w:sdtPr>
            <w:sdtContent>
              <w:del w:author="Nivesh" w:id="19" w:date="2026-09-25T10:03:37Z"/>
              <w:sdt>
                <w:sdtPr>
                  <w:id w:val="-1914504534"/>
                  <w:tag w:val="goog_rdk_5370"/>
                </w:sdtPr>
                <w:sdtContent>
                  <w:del w:author="Nivesh" w:id="19" w:date="2026-09-25T10:03:37Z">
                    <w:r w:rsidDel="00000000" w:rsidR="00000000" w:rsidRPr="00000000">
                      <w:rPr>
                        <w:rtl w:val="0"/>
                      </w:rPr>
                    </w:r>
                  </w:del>
                </w:sdtContent>
              </w:sdt>
              <w:del w:author="Nivesh" w:id="19" w:date="2026-09-25T10:03:37Z"/>
            </w:sdtContent>
          </w:sdt>
        </w:p>
      </w:sdtContent>
    </w:sdt>
    <w:sdt>
      <w:sdtPr>
        <w:id w:val="-454971572"/>
        <w:tag w:val="goog_rdk_5374"/>
      </w:sdtPr>
      <w:sdtContent>
        <w:p w:rsidR="00000000" w:rsidDel="00000000" w:rsidP="00000000" w:rsidRDefault="00000000" w:rsidRPr="00000000" w14:paraId="000004C3">
          <w:pPr>
            <w:numPr>
              <w:ilvl w:val="1"/>
              <w:numId w:val="8"/>
            </w:numPr>
            <w:spacing w:after="0" w:before="280" w:line="240" w:lineRule="auto"/>
            <w:ind w:left="1440" w:hanging="360"/>
            <w:rPr>
              <w:del w:author="Nivesh" w:id="19" w:date="2026-09-25T10:03:37Z"/>
              <w:rFonts w:ascii="Cambria" w:cs="Cambria" w:eastAsia="Cambria" w:hAnsi="Cambria"/>
              <w:color w:val="000000"/>
              <w:sz w:val="22"/>
              <w:szCs w:val="22"/>
            </w:rPr>
          </w:pPr>
          <w:sdt>
            <w:sdtPr>
              <w:id w:val="729053202"/>
              <w:tag w:val="goog_rdk_5372"/>
            </w:sdtPr>
            <w:sdtContent>
              <w:del w:author="Nivesh" w:id="19" w:date="2026-09-25T10:03:37Z"/>
              <w:sdt>
                <w:sdtPr>
                  <w:id w:val="-1793719435"/>
                  <w:tag w:val="goog_rdk_537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Responsive design</w:delText>
                    </w:r>
                  </w:del>
                </w:sdtContent>
              </w:sdt>
              <w:del w:author="Nivesh" w:id="19" w:date="2026-09-25T10:03:37Z"/>
            </w:sdtContent>
          </w:sdt>
        </w:p>
      </w:sdtContent>
    </w:sdt>
    <w:sdt>
      <w:sdtPr>
        <w:id w:val="154129922"/>
        <w:tag w:val="goog_rdk_5377"/>
      </w:sdtPr>
      <w:sdtContent>
        <w:p w:rsidR="00000000" w:rsidDel="00000000" w:rsidP="00000000" w:rsidRDefault="00000000" w:rsidRPr="00000000" w14:paraId="000004C4">
          <w:pPr>
            <w:numPr>
              <w:ilvl w:val="1"/>
              <w:numId w:val="8"/>
            </w:numPr>
            <w:spacing w:after="280" w:before="0" w:line="240" w:lineRule="auto"/>
            <w:ind w:left="1440" w:hanging="360"/>
            <w:rPr>
              <w:del w:author="Nivesh" w:id="19" w:date="2026-09-25T10:03:37Z"/>
              <w:rFonts w:ascii="Cambria" w:cs="Cambria" w:eastAsia="Cambria" w:hAnsi="Cambria"/>
              <w:color w:val="000000"/>
              <w:sz w:val="22"/>
              <w:szCs w:val="22"/>
            </w:rPr>
          </w:pPr>
          <w:sdt>
            <w:sdtPr>
              <w:id w:val="-1365099217"/>
              <w:tag w:val="goog_rdk_5375"/>
            </w:sdtPr>
            <w:sdtContent>
              <w:del w:author="Nivesh" w:id="19" w:date="2026-09-25T10:03:37Z"/>
              <w:sdt>
                <w:sdtPr>
                  <w:id w:val="1030330551"/>
                  <w:tag w:val="goog_rdk_537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Styled buttons, input areas, and result container</w:delText>
                    </w:r>
                  </w:del>
                </w:sdtContent>
              </w:sdt>
              <w:del w:author="Nivesh" w:id="19" w:date="2026-09-25T10:03:37Z"/>
            </w:sdtContent>
          </w:sdt>
        </w:p>
      </w:sdtContent>
    </w:sdt>
    <w:sdt>
      <w:sdtPr>
        <w:id w:val="128725823"/>
        <w:tag w:val="goog_rdk_5380"/>
      </w:sdtPr>
      <w:sdtContent>
        <w:p w:rsidR="00000000" w:rsidDel="00000000" w:rsidP="00000000" w:rsidRDefault="00000000" w:rsidRPr="00000000" w14:paraId="000004C5">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177924133"/>
              <w:tag w:val="goog_rdk_5378"/>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4605020"/>
                      <wp:effectExtent b="0" l="0" r="0" t="0"/>
                      <wp:docPr id="2126916964"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510" cy="4605020"/>
                              </a:xfrm>
                              <a:prstGeom prst="rect"/>
                              <a:ln/>
                            </pic:spPr>
                          </pic:pic>
                        </a:graphicData>
                      </a:graphic>
                    </wp:inline>
                  </w:drawing>
                </w:r>
              </w:del>
              <w:sdt>
                <w:sdtPr>
                  <w:id w:val="1772321824"/>
                  <w:tag w:val="goog_rdk_5379"/>
                </w:sdtPr>
                <w:sdtContent>
                  <w:del w:author="Nivesh" w:id="19" w:date="2026-09-25T10:03:37Z">
                    <w:r w:rsidDel="00000000" w:rsidR="00000000" w:rsidRPr="00000000">
                      <w:rPr>
                        <w:rtl w:val="0"/>
                      </w:rPr>
                    </w:r>
                  </w:del>
                </w:sdtContent>
              </w:sdt>
              <w:del w:author="Nivesh" w:id="19" w:date="2026-09-25T10:03:37Z"/>
            </w:sdtContent>
          </w:sdt>
        </w:p>
      </w:sdtContent>
    </w:sdt>
    <w:sdt>
      <w:sdtPr>
        <w:id w:val="1993883597"/>
        <w:tag w:val="goog_rdk_5389"/>
      </w:sdtPr>
      <w:sdtContent>
        <w:p w:rsidR="00000000" w:rsidDel="00000000" w:rsidP="00000000" w:rsidRDefault="00000000" w:rsidRPr="00000000" w14:paraId="000004C6">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476245448"/>
              <w:tag w:val="goog_rdk_5381"/>
            </w:sdtPr>
            <w:sdtContent>
              <w:del w:author="Nivesh" w:id="19" w:date="2026-09-25T10:03:37Z"/>
              <w:sdt>
                <w:sdtPr>
                  <w:id w:val="2032867337"/>
                  <w:tag w:val="goog_rdk_538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Showing Frontend </w:delText>
                    </w:r>
                  </w:del>
                </w:sdtContent>
              </w:sdt>
              <w:del w:author="Nivesh" w:id="19" w:date="2026-09-25T10:03:37Z"/>
            </w:sdtContent>
          </w:sdt>
          <w:sdt>
            <w:sdtPr>
              <w:id w:val="1870242071"/>
              <w:tag w:val="goog_rdk_5383"/>
            </w:sdtPr>
            <w:sdtContent>
              <w:ins w:author="Srimathi" w:id="156" w:date="2026-09-24T13:58:08Z">
                <w:sdt>
                  <w:sdtPr>
                    <w:id w:val="-1892281116"/>
                    <w:tag w:val="goog_rdk_5384"/>
                  </w:sdtPr>
                  <w:sdtContent>
                    <w:del w:author="Nivesh" w:id="19" w:date="2026-09-25T10:03:37Z"/>
                  </w:sdtContent>
                </w:sdt>
              </w:ins>
              <w:sdt>
                <w:sdtPr>
                  <w:id w:val="476597115"/>
                  <w:tag w:val="goog_rdk_5385"/>
                </w:sdtPr>
                <w:sdtContent>
                  <w:ins w:author="Srimathi" w:id="156" w:date="2026-09-24T13:58:08Z">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Integration</w:delText>
                      </w:r>
                    </w:del>
                  </w:ins>
                </w:sdtContent>
              </w:sdt>
              <w:ins w:author="Srimathi" w:id="156" w:date="2026-09-24T13:58:08Z">
                <w:del w:author="Nivesh" w:id="19" w:date="2026-09-25T10:03:37Z"/>
              </w:ins>
            </w:sdtContent>
          </w:sdt>
          <w:sdt>
            <w:sdtPr>
              <w:id w:val="997337835"/>
              <w:tag w:val="goog_rdk_5386"/>
            </w:sdtPr>
            <w:sdtContent>
              <w:del w:author="Nivesh" w:id="19" w:date="2026-09-25T10:03:37Z"/>
              <w:sdt>
                <w:sdtPr>
                  <w:id w:val="-259674547"/>
                  <w:tag w:val="goog_rdk_538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Intergration</w:delText>
                    </w:r>
                  </w:del>
                </w:sdtContent>
              </w:sdt>
              <w:del w:author="Nivesh" w:id="19" w:date="2026-09-25T10:03:37Z">
                <w:sdt>
                  <w:sdtPr>
                    <w:id w:val="-666607808"/>
                    <w:tag w:val="goog_rdk_5388"/>
                  </w:sdtPr>
                  <w:sdtContent>
                    <w:r w:rsidDel="00000000" w:rsidR="00000000" w:rsidRPr="00000000">
                      <w:rPr>
                        <w:rtl w:val="0"/>
                      </w:rPr>
                    </w:r>
                  </w:sdtContent>
                </w:sdt>
              </w:del>
            </w:sdtContent>
          </w:sdt>
        </w:p>
      </w:sdtContent>
    </w:sdt>
    <w:sdt>
      <w:sdtPr>
        <w:id w:val="1436897954"/>
        <w:tag w:val="goog_rdk_5394"/>
      </w:sdtPr>
      <w:sdtContent>
        <w:p w:rsidR="00000000" w:rsidDel="00000000" w:rsidP="00000000" w:rsidRDefault="00000000" w:rsidRPr="00000000" w14:paraId="000004C7">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243839358"/>
              <w:tag w:val="goog_rdk_5390"/>
            </w:sdtPr>
            <w:sdtContent>
              <w:del w:author="Nivesh" w:id="19" w:date="2026-09-25T10:03:37Z"/>
              <w:sdt>
                <w:sdtPr>
                  <w:id w:val="-1837748010"/>
                  <w:tag w:val="goog_rdk_539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3.2: </w:delText>
                    </w:r>
                  </w:del>
                </w:sdtContent>
              </w:sdt>
              <w:del w:author="Nivesh" w:id="19" w:date="2026-09-25T10:03:37Z">
                <w:sdt>
                  <w:sdtPr>
                    <w:id w:val="1404160422"/>
                    <w:tag w:val="goog_rdk_5392"/>
                  </w:sdtPr>
                  <w:sdtContent>
                    <w:r w:rsidDel="00000000" w:rsidR="00000000" w:rsidRPr="00000000">
                      <w:rPr>
                        <w:rtl w:val="0"/>
                        <w:rPrChange w:author="Nivesh" w:id="42" w:date="2026-09-25T10:03:37Z">
                          <w:rPr>
                            <w:rFonts w:ascii="Cambria" w:cs="Cambria" w:eastAsia="Cambria" w:hAnsi="Cambria"/>
                            <w:color w:val="000000"/>
                          </w:rPr>
                        </w:rPrChange>
                      </w:rPr>
                      <w:delText xml:space="preserve">Live Integration</w:delText>
                    </w:r>
                  </w:sdtContent>
                </w:sdt>
                <w:sdt>
                  <w:sdtPr>
                    <w:id w:val="-913114156"/>
                    <w:tag w:val="goog_rdk_5393"/>
                  </w:sdtPr>
                  <w:sdtContent>
                    <w:r w:rsidDel="00000000" w:rsidR="00000000" w:rsidRPr="00000000">
                      <w:rPr>
                        <w:rtl w:val="0"/>
                      </w:rPr>
                    </w:r>
                  </w:sdtContent>
                </w:sdt>
              </w:del>
            </w:sdtContent>
          </w:sdt>
        </w:p>
      </w:sdtContent>
    </w:sdt>
    <w:sdt>
      <w:sdtPr>
        <w:id w:val="-1226539951"/>
        <w:tag w:val="goog_rdk_5397"/>
      </w:sdtPr>
      <w:sdtContent>
        <w:p w:rsidR="00000000" w:rsidDel="00000000" w:rsidP="00000000" w:rsidRDefault="00000000" w:rsidRPr="00000000" w14:paraId="000004C8">
          <w:pPr>
            <w:numPr>
              <w:ilvl w:val="0"/>
              <w:numId w:val="21"/>
            </w:numPr>
            <w:spacing w:after="0" w:before="280" w:line="240" w:lineRule="auto"/>
            <w:ind w:left="720" w:hanging="360"/>
            <w:rPr>
              <w:del w:author="Nivesh" w:id="19" w:date="2026-09-25T10:03:37Z"/>
              <w:rFonts w:ascii="Cambria" w:cs="Cambria" w:eastAsia="Cambria" w:hAnsi="Cambria"/>
              <w:color w:val="000000"/>
              <w:sz w:val="22"/>
              <w:szCs w:val="22"/>
            </w:rPr>
          </w:pPr>
          <w:sdt>
            <w:sdtPr>
              <w:id w:val="-1565678576"/>
              <w:tag w:val="goog_rdk_5395"/>
            </w:sdtPr>
            <w:sdtContent>
              <w:del w:author="Nivesh" w:id="19" w:date="2026-09-25T10:03:37Z"/>
              <w:sdt>
                <w:sdtPr>
                  <w:id w:val="845493823"/>
                  <w:tag w:val="goog_rdk_53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Form submission sends POST request to FastAPI backend</w:delText>
                    </w:r>
                  </w:del>
                </w:sdtContent>
              </w:sdt>
              <w:del w:author="Nivesh" w:id="19" w:date="2026-09-25T10:03:37Z"/>
            </w:sdtContent>
          </w:sdt>
        </w:p>
      </w:sdtContent>
    </w:sdt>
    <w:sdt>
      <w:sdtPr>
        <w:id w:val="85157511"/>
        <w:tag w:val="goog_rdk_5400"/>
      </w:sdtPr>
      <w:sdtContent>
        <w:p w:rsidR="00000000" w:rsidDel="00000000" w:rsidP="00000000" w:rsidRDefault="00000000" w:rsidRPr="00000000" w14:paraId="000004C9">
          <w:pPr>
            <w:numPr>
              <w:ilvl w:val="0"/>
              <w:numId w:val="21"/>
            </w:numPr>
            <w:spacing w:after="280" w:before="0" w:line="240" w:lineRule="auto"/>
            <w:ind w:left="720" w:hanging="360"/>
            <w:rPr>
              <w:del w:author="Nivesh" w:id="19" w:date="2026-09-25T10:03:37Z"/>
              <w:rFonts w:ascii="Cambria" w:cs="Cambria" w:eastAsia="Cambria" w:hAnsi="Cambria"/>
              <w:color w:val="000000"/>
              <w:sz w:val="22"/>
              <w:szCs w:val="22"/>
            </w:rPr>
          </w:pPr>
          <w:sdt>
            <w:sdtPr>
              <w:id w:val="334792011"/>
              <w:tag w:val="goog_rdk_5398"/>
            </w:sdtPr>
            <w:sdtContent>
              <w:del w:author="Nivesh" w:id="19" w:date="2026-09-25T10:03:37Z"/>
              <w:sdt>
                <w:sdtPr>
                  <w:id w:val="-1104223471"/>
                  <w:tag w:val="goog_rdk_53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Result appears below input box in real-time</w:delText>
                    </w:r>
                  </w:del>
                </w:sdtContent>
              </w:sdt>
              <w:del w:author="Nivesh" w:id="19" w:date="2026-09-25T10:03:37Z"/>
            </w:sdtContent>
          </w:sdt>
        </w:p>
      </w:sdtContent>
    </w:sdt>
    <w:sdt>
      <w:sdtPr>
        <w:id w:val="-1141723871"/>
        <w:tag w:val="goog_rdk_5403"/>
      </w:sdtPr>
      <w:sdtContent>
        <w:p w:rsidR="00000000" w:rsidDel="00000000" w:rsidP="00000000" w:rsidRDefault="00000000" w:rsidRPr="00000000" w14:paraId="000004CA">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334221733"/>
              <w:tag w:val="goog_rdk_5401"/>
            </w:sdtPr>
            <w:sdtContent>
              <w:del w:author="Nivesh" w:id="19" w:date="2026-09-25T10:03:37Z"/>
              <w:sdt>
                <w:sdtPr>
                  <w:id w:val="-1365258241"/>
                  <w:tag w:val="goog_rdk_5402"/>
                </w:sdtPr>
                <w:sdtContent>
                  <w:del w:author="Nivesh" w:id="19" w:date="2026-09-25T10:03:37Z">
                    <w:r w:rsidDel="00000000" w:rsidR="00000000" w:rsidRPr="00000000">
                      <w:rPr>
                        <w:rtl w:val="0"/>
                      </w:rPr>
                    </w:r>
                  </w:del>
                </w:sdtContent>
              </w:sdt>
              <w:del w:author="Nivesh" w:id="19" w:date="2026-09-25T10:03:37Z"/>
            </w:sdtContent>
          </w:sdt>
        </w:p>
      </w:sdtContent>
    </w:sdt>
    <w:sdt>
      <w:sdtPr>
        <w:id w:val="-270434025"/>
        <w:tag w:val="goog_rdk_5406"/>
      </w:sdtPr>
      <w:sdtContent>
        <w:p w:rsidR="00000000" w:rsidDel="00000000" w:rsidP="00000000" w:rsidRDefault="00000000" w:rsidRPr="00000000" w14:paraId="000004CB">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976332607"/>
              <w:tag w:val="goog_rdk_5404"/>
            </w:sdtPr>
            <w:sdtContent>
              <w:del w:author="Nivesh" w:id="19" w:date="2026-09-25T10:03:37Z"/>
              <w:sdt>
                <w:sdtPr>
                  <w:id w:val="-308860060"/>
                  <w:tag w:val="goog_rdk_540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4: Deployment</w:delText>
                    </w:r>
                  </w:del>
                </w:sdtContent>
              </w:sdt>
              <w:del w:author="Nivesh" w:id="19" w:date="2026-09-25T10:03:37Z"/>
            </w:sdtContent>
          </w:sdt>
        </w:p>
      </w:sdtContent>
    </w:sdt>
    <w:sdt>
      <w:sdtPr>
        <w:id w:val="-1173764358"/>
        <w:tag w:val="goog_rdk_5411"/>
      </w:sdtPr>
      <w:sdtContent>
        <w:p w:rsidR="00000000" w:rsidDel="00000000" w:rsidP="00000000" w:rsidRDefault="00000000" w:rsidRPr="00000000" w14:paraId="000004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Nivesh" w:id="19" w:date="2026-09-25T10:03:37Z"/>
              <w:rFonts w:ascii="Cambria" w:cs="Cambria" w:eastAsia="Cambria" w:hAnsi="Cambria"/>
              <w:b w:val="1"/>
              <w:bCs w:val="1"/>
              <w:i w:val="0"/>
              <w:iCs w:val="0"/>
              <w:smallCaps w:val="0"/>
              <w:strike w:val="0"/>
              <w:color w:val="000000"/>
              <w:sz w:val="24"/>
              <w:szCs w:val="24"/>
              <w:u w:val="none"/>
              <w:shd w:fill="auto" w:val="clear"/>
              <w:vertAlign w:val="baseline"/>
            </w:rPr>
          </w:pPr>
          <w:sdt>
            <w:sdtPr>
              <w:id w:val="-538817783"/>
              <w:tag w:val="goog_rdk_5407"/>
            </w:sdtPr>
            <w:sdtContent>
              <w:del w:author="Nivesh" w:id="19" w:date="2026-09-25T10:03:37Z"/>
              <w:sdt>
                <w:sdtPr>
                  <w:id w:val="-939925024"/>
                  <w:tag w:val="goog_rdk_5408"/>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4.1: </w:delText>
                    </w:r>
                  </w:del>
                </w:sdtContent>
              </w:sdt>
              <w:del w:author="Nivesh" w:id="19" w:date="2026-09-25T10:03:37Z">
                <w:sdt>
                  <w:sdtPr>
                    <w:id w:val="247193011"/>
                    <w:tag w:val="goog_rdk_5409"/>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Run Locally</w:delText>
                    </w:r>
                  </w:sdtContent>
                </w:sdt>
                <w:sdt>
                  <w:sdtPr>
                    <w:id w:val="1336880156"/>
                    <w:tag w:val="goog_rdk_5410"/>
                  </w:sdtPr>
                  <w:sdtContent>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w:delText>
                    </w:r>
                  </w:sdtContent>
                </w:sdt>
              </w:del>
            </w:sdtContent>
          </w:sdt>
        </w:p>
      </w:sdtContent>
    </w:sdt>
    <w:sdt>
      <w:sdtPr>
        <w:id w:val="1546755430"/>
        <w:tag w:val="goog_rdk_5422"/>
      </w:sdtPr>
      <w:sdtContent>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pPr>
          <w:sdt>
            <w:sdtPr>
              <w:id w:val="636820728"/>
              <w:tag w:val="goog_rdk_5412"/>
            </w:sdtPr>
            <w:sdtContent>
              <w:del w:author="Nivesh" w:id="19" w:date="2026-09-25T10:03:37Z"/>
              <w:sdt>
                <w:sdtPr>
                  <w:id w:val="-584424839"/>
                  <w:tag w:val="goog_rdk_541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locally with</w:delText>
                    </w:r>
                  </w:del>
                </w:sdtContent>
              </w:sdt>
              <w:del w:author="Nivesh" w:id="19" w:date="2026-09-25T10:03:37Z">
                <w:sdt>
                  <w:sdtPr>
                    <w:id w:val="-1673100968"/>
                    <w:tag w:val="goog_rdk_5414"/>
                  </w:sdtPr>
                  <w:sdtContent>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 </w:delText>
                    </w:r>
                  </w:sdtContent>
                </w:sdt>
              </w:del>
            </w:sdtContent>
          </w:sdt>
          <w:sdt>
            <w:sdtPr>
              <w:id w:val="-1903718386"/>
              <w:tag w:val="goog_rdk_5415"/>
            </w:sdtPr>
            <w:sdtContent>
              <w:ins w:author="Srimathi" w:id="157" w:date="2026-09-24T13:58:08Z">
                <w:sdt>
                  <w:sdtPr>
                    <w:id w:val="-1211468761"/>
                    <w:tag w:val="goog_rdk_5416"/>
                  </w:sdtPr>
                  <w:sdtContent>
                    <w:del w:author="Nivesh" w:id="19" w:date="2026-09-25T10:03:37Z"/>
                  </w:sdtContent>
                </w:sdt>
              </w:ins>
              <w:sdt>
                <w:sdtPr>
                  <w:id w:val="676881762"/>
                  <w:tag w:val="goog_rdk_5417"/>
                </w:sdtPr>
                <w:sdtContent>
                  <w:ins w:author="Srimathi" w:id="157" w:date="2026-09-24T13:58:08Z">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unicorn</w:delText>
                      </w:r>
                    </w:del>
                  </w:ins>
                </w:sdtContent>
              </w:sdt>
              <w:ins w:author="Srimathi" w:id="157" w:date="2026-09-24T13:58:08Z">
                <w:del w:author="Nivesh" w:id="19" w:date="2026-09-25T10:03:37Z"/>
              </w:ins>
            </w:sdtContent>
          </w:sdt>
          <w:sdt>
            <w:sdtPr>
              <w:id w:val="-912945196"/>
              <w:tag w:val="goog_rdk_5418"/>
            </w:sdtPr>
            <w:sdtContent>
              <w:del w:author="Nivesh" w:id="19" w:date="2026-09-25T10:03:37Z"/>
              <w:sdt>
                <w:sdtPr>
                  <w:id w:val="824811274"/>
                  <w:tag w:val="goog_rdk_541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uvicorn</w:delText>
                    </w:r>
                  </w:del>
                </w:sdtContent>
              </w:sdt>
              <w:del w:author="Nivesh" w:id="19" w:date="2026-09-25T10:03:37Z">
                <w:sdt>
                  <w:sdtPr>
                    <w:id w:val="-249957723"/>
                    <w:tag w:val="goog_rdk_5420"/>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main:app --reload</w:delText>
                    </w:r>
                  </w:sdtContent>
                </w:sdt>
                <w:sdt>
                  <w:sdtPr>
                    <w:id w:val="-1401031079"/>
                    <w:tag w:val="goog_rdk_5421"/>
                  </w:sdtPr>
                  <w:sdtContent>
                    <w:r w:rsidDel="00000000" w:rsidR="00000000" w:rsidRPr="00000000">
                      <w:rPr>
                        <w:rtl w:val="0"/>
                      </w:rPr>
                    </w:r>
                  </w:sdtContent>
                </w:sdt>
              </w:del>
            </w:sdtContent>
          </w:sdt>
        </w:p>
      </w:sdtContent>
    </w:sdt>
    <w:sdt>
      <w:sdtPr>
        <w:id w:val="-159210517"/>
        <w:tag w:val="goog_rdk_5427"/>
      </w:sdtPr>
      <w:sdtContent>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378306240"/>
              <w:tag w:val="goog_rdk_5423"/>
            </w:sdtPr>
            <w:sdtContent>
              <w:del w:author="Nivesh" w:id="19" w:date="2026-09-25T10:03:37Z"/>
              <w:sdt>
                <w:sdtPr>
                  <w:id w:val="-379316146"/>
                  <w:tag w:val="goog_rdk_542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Navigate to: </w:delText>
                    </w:r>
                  </w:del>
                </w:sdtContent>
              </w:sdt>
              <w:del w:author="Nivesh" w:id="19" w:date="2026-09-25T10:03:37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337640976"/>
                    <w:tag w:val="goog_rdk_5425"/>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ff"/>
                            <w:sz w:val="22"/>
                            <w:szCs w:val="22"/>
                            <w:u w:val="single"/>
                            <w:shd w:fill="auto" w:val="clear"/>
                            <w:vertAlign w:val="baseline"/>
                          </w:rPr>
                        </w:rPrChange>
                      </w:rPr>
                      <w:delText xml:space="preserve">http://127.0.0.1:8000</w:delText>
                    </w:r>
                  </w:sdtContent>
                </w:sdt>
                <w:r w:rsidDel="00000000" w:rsidR="00000000" w:rsidRPr="00000000">
                  <w:fldChar w:fldCharType="end"/>
                </w:r>
                <w:sdt>
                  <w:sdtPr>
                    <w:id w:val="-1205148467"/>
                    <w:tag w:val="goog_rdk_5426"/>
                  </w:sdtPr>
                  <w:sdtContent>
                    <w:r w:rsidDel="00000000" w:rsidR="00000000" w:rsidRPr="00000000">
                      <w:rPr>
                        <w:rtl w:val="0"/>
                      </w:rPr>
                    </w:r>
                  </w:sdtContent>
                </w:sdt>
              </w:del>
            </w:sdtContent>
          </w:sdt>
        </w:p>
      </w:sdtContent>
    </w:sdt>
    <w:sdt>
      <w:sdtPr>
        <w:id w:val="2064124846"/>
        <w:tag w:val="goog_rdk_5435"/>
      </w:sdtPr>
      <w:sdtContent>
        <w:p w:rsidR="00000000" w:rsidDel="00000000" w:rsidP="00000000" w:rsidRDefault="00000000" w:rsidRPr="00000000" w14:paraId="000004CF">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481495061"/>
              <w:tag w:val="goog_rdk_5430"/>
            </w:sdtPr>
            <w:sdtContent>
              <w:ins w:author="Sripriya" w:id="158" w:date="2026-09-24T05:06:29Z">
                <w:sdt>
                  <w:sdtPr>
                    <w:id w:val="-1728403561"/>
                    <w:tag w:val="goog_rdk_5431"/>
                  </w:sdtPr>
                  <w:sdtContent>
                    <w:del w:author="Nivesh" w:id="19" w:date="2026-09-25T10:03:37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1246085987"/>
                          <w:tag w:val="goog_rdk_5432"/>
                        </w:sdtPr>
                        <w:sdtContent>
                          <w:r w:rsidDel="00000000" w:rsidR="00000000" w:rsidRPr="00000000">
                            <w:rPr>
                              <w:rtl w:val="0"/>
                              <w:rPrChange w:author="Nivesh" w:id="42" w:date="2026-09-25T10:03:37Z">
                                <w:rPr>
                                  <w:rFonts w:ascii="Cambria" w:cs="Cambria" w:eastAsia="Cambria" w:hAnsi="Cambria"/>
                                  <w:color w:val="1155cc"/>
                                  <w:u w:val="single"/>
                                </w:rPr>
                              </w:rPrChange>
                            </w:rPr>
                            <w:delText xml:space="preserve">http://127.0.0.1:8000</w:delText>
                          </w:r>
                        </w:sdtContent>
                      </w:sdt>
                      <w:r w:rsidDel="00000000" w:rsidR="00000000" w:rsidRPr="00000000">
                        <w:fldChar w:fldCharType="end"/>
                      </w:r>
                    </w:del>
                  </w:sdtContent>
                </w:sdt>
              </w:ins>
            </w:sdtContent>
          </w:sdt>
          <w:sdt>
            <w:sdtPr>
              <w:id w:val="1538482117"/>
              <w:tag w:val="goog_rdk_5433"/>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1433195"/>
                      <wp:effectExtent b="0" l="0" r="0" t="0"/>
                      <wp:docPr id="2126916956"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731510" cy="1433195"/>
                              </a:xfrm>
                              <a:prstGeom prst="rect"/>
                              <a:ln/>
                            </pic:spPr>
                          </pic:pic>
                        </a:graphicData>
                      </a:graphic>
                    </wp:inline>
                  </w:drawing>
                </w:r>
              </w:del>
              <w:sdt>
                <w:sdtPr>
                  <w:id w:val="2012300319"/>
                  <w:tag w:val="goog_rdk_5434"/>
                </w:sdtPr>
                <w:sdtContent>
                  <w:del w:author="Nivesh" w:id="19" w:date="2026-09-25T10:03:37Z">
                    <w:r w:rsidDel="00000000" w:rsidR="00000000" w:rsidRPr="00000000">
                      <w:rPr>
                        <w:rtl w:val="0"/>
                      </w:rPr>
                    </w:r>
                  </w:del>
                </w:sdtContent>
              </w:sdt>
              <w:del w:author="Nivesh" w:id="19" w:date="2026-09-25T10:03:37Z"/>
            </w:sdtContent>
          </w:sdt>
        </w:p>
      </w:sdtContent>
    </w:sdt>
    <w:sdt>
      <w:sdtPr>
        <w:id w:val="-2080439937"/>
        <w:tag w:val="goog_rdk_5438"/>
      </w:sdtPr>
      <w:sdtContent>
        <w:p w:rsidR="00000000" w:rsidDel="00000000" w:rsidP="00000000" w:rsidRDefault="00000000" w:rsidRPr="00000000" w14:paraId="000004D0">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2017385934"/>
              <w:tag w:val="goog_rdk_5436"/>
            </w:sdtPr>
            <w:sdtContent>
              <w:del w:author="Nivesh" w:id="19" w:date="2026-09-25T10:03:37Z"/>
              <w:sdt>
                <w:sdtPr>
                  <w:id w:val="-1767311181"/>
                  <w:tag w:val="goog_rdk_543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Showing the Application can be accessed</w:delText>
                    </w:r>
                  </w:del>
                </w:sdtContent>
              </w:sdt>
              <w:del w:author="Nivesh" w:id="19" w:date="2026-09-25T10:03:37Z"/>
            </w:sdtContent>
          </w:sdt>
        </w:p>
      </w:sdtContent>
    </w:sdt>
    <w:sdt>
      <w:sdtPr>
        <w:id w:val="-682498766"/>
        <w:tag w:val="goog_rdk_5443"/>
      </w:sdtPr>
      <w:sdtContent>
        <w:p w:rsidR="00000000" w:rsidDel="00000000" w:rsidP="00000000" w:rsidRDefault="00000000" w:rsidRPr="00000000" w14:paraId="000004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Nivesh" w:id="19" w:date="2026-09-25T10:03:37Z"/>
              <w:rFonts w:ascii="Cambria" w:cs="Cambria" w:eastAsia="Cambria" w:hAnsi="Cambria"/>
              <w:b w:val="1"/>
              <w:bCs w:val="1"/>
              <w:i w:val="0"/>
              <w:iCs w:val="0"/>
              <w:smallCaps w:val="0"/>
              <w:strike w:val="0"/>
              <w:color w:val="000000"/>
              <w:sz w:val="24"/>
              <w:szCs w:val="24"/>
              <w:u w:val="none"/>
              <w:shd w:fill="auto" w:val="clear"/>
              <w:vertAlign w:val="baseline"/>
            </w:rPr>
          </w:pPr>
          <w:sdt>
            <w:sdtPr>
              <w:id w:val="409911180"/>
              <w:tag w:val="goog_rdk_5439"/>
            </w:sdtPr>
            <w:sdtContent>
              <w:del w:author="Nivesh" w:id="19" w:date="2026-09-25T10:03:37Z"/>
              <w:sdt>
                <w:sdtPr>
                  <w:id w:val="1819624471"/>
                  <w:tag w:val="goog_rdk_5440"/>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4.2: </w:delText>
                    </w:r>
                  </w:del>
                </w:sdtContent>
              </w:sdt>
              <w:del w:author="Nivesh" w:id="19" w:date="2026-09-25T10:03:37Z">
                <w:sdt>
                  <w:sdtPr>
                    <w:id w:val="270348231"/>
                    <w:tag w:val="goog_rdk_5441"/>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Functional Testing</w:delText>
                    </w:r>
                  </w:sdtContent>
                </w:sdt>
                <w:sdt>
                  <w:sdtPr>
                    <w:id w:val="2126712076"/>
                    <w:tag w:val="goog_rdk_5442"/>
                  </w:sdtPr>
                  <w:sdtContent>
                    <w:r w:rsidDel="00000000" w:rsidR="00000000" w:rsidRPr="00000000">
                      <w:rPr>
                        <w:rtl w:val="0"/>
                      </w:rPr>
                    </w:r>
                  </w:sdtContent>
                </w:sdt>
              </w:del>
            </w:sdtContent>
          </w:sdt>
        </w:p>
      </w:sdtContent>
    </w:sdt>
    <w:sdt>
      <w:sdtPr>
        <w:id w:val="1556779247"/>
        <w:tag w:val="goog_rdk_5446"/>
      </w:sdtPr>
      <w:sdtContent>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436799992"/>
              <w:tag w:val="goog_rdk_5444"/>
            </w:sdtPr>
            <w:sdtContent>
              <w:del w:author="Nivesh" w:id="19" w:date="2026-09-25T10:03:37Z"/>
              <w:sdt>
                <w:sdtPr>
                  <w:id w:val="-1307771341"/>
                  <w:tag w:val="goog_rdk_544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 a question</w:delText>
                      <w:br w:type="textWrapping"/>
                      <w:delText xml:space="preserve">Get an explanation</w:delText>
                      <w:br w:type="textWrapping"/>
                      <w:delText xml:space="preserve">Generate a quiz</w:delText>
                      <w:br w:type="textWrapping"/>
                      <w:delText xml:space="preserve">Summarize content</w:delText>
                      <w:br w:type="textWrapping"/>
                      <w:delText xml:space="preserve">Get a personalized learning plan</w:delText>
                    </w:r>
                  </w:del>
                </w:sdtContent>
              </w:sdt>
              <w:del w:author="Nivesh" w:id="19" w:date="2026-09-25T10:03:37Z"/>
            </w:sdtContent>
          </w:sdt>
        </w:p>
      </w:sdtContent>
    </w:sdt>
    <w:sdt>
      <w:sdtPr>
        <w:id w:val="992137892"/>
        <w:tag w:val="goog_rdk_5449"/>
      </w:sdtPr>
      <w:sdtContent>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881584955"/>
              <w:tag w:val="goog_rdk_5447"/>
            </w:sdtPr>
            <w:sdtContent>
              <w:del w:author="Nivesh" w:id="19" w:date="2026-09-25T10:03:37Z"/>
              <w:sdt>
                <w:sdtPr>
                  <w:id w:val="1265958818"/>
                  <w:tag w:val="goog_rdk_5448"/>
                </w:sdtPr>
                <w:sdtContent>
                  <w:del w:author="Nivesh" w:id="19" w:date="2026-09-25T10:03:37Z">
                    <w:r w:rsidDel="00000000" w:rsidR="00000000" w:rsidRPr="00000000">
                      <w:rPr>
                        <w:rtl w:val="0"/>
                      </w:rPr>
                    </w:r>
                  </w:del>
                </w:sdtContent>
              </w:sdt>
              <w:del w:author="Nivesh" w:id="19" w:date="2026-09-25T10:03:37Z"/>
            </w:sdtContent>
          </w:sdt>
        </w:p>
      </w:sdtContent>
    </w:sdt>
    <w:sdt>
      <w:sdtPr>
        <w:id w:val="187382548"/>
        <w:tag w:val="goog_rdk_5452"/>
      </w:sdtPr>
      <w:sdtContent>
        <w:p w:rsidR="00000000" w:rsidDel="00000000" w:rsidP="00000000" w:rsidRDefault="00000000" w:rsidRPr="00000000" w14:paraId="000004D4">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462207764"/>
              <w:tag w:val="goog_rdk_5450"/>
            </w:sdtPr>
            <w:sdtContent>
              <w:del w:author="Nivesh" w:id="19" w:date="2026-09-25T10:03:37Z"/>
              <w:sdt>
                <w:sdtPr>
                  <w:id w:val="212459715"/>
                  <w:tag w:val="goog_rdk_5451"/>
                </w:sdtPr>
                <w:sdtContent>
                  <w:del w:author="Nivesh" w:id="19" w:date="2026-09-25T10:03:37Z">
                    <w:r w:rsidDel="00000000" w:rsidR="00000000" w:rsidRPr="00000000">
                      <w:rPr>
                        <w:rtl w:val="0"/>
                      </w:rPr>
                    </w:r>
                  </w:del>
                </w:sdtContent>
              </w:sdt>
              <w:del w:author="Nivesh" w:id="19" w:date="2026-09-25T10:03:37Z"/>
            </w:sdtContent>
          </w:sdt>
        </w:p>
      </w:sdtContent>
    </w:sdt>
    <w:sdt>
      <w:sdtPr>
        <w:id w:val="-333701769"/>
        <w:tag w:val="goog_rdk_5459"/>
      </w:sdtPr>
      <w:sdtContent>
        <w:p w:rsidR="00000000" w:rsidDel="00000000" w:rsidP="00000000" w:rsidRDefault="00000000" w:rsidRPr="00000000" w14:paraId="000004D5">
          <w:pPr>
            <w:spacing w:before="280" w:lineRule="auto"/>
            <w:rPr>
              <w:del w:author="Nivesh" w:id="19" w:date="2026-09-25T10:03:37Z"/>
              <w:rPrChange w:author="Nivesh" w:id="42" w:date="2026-09-25T10:03:37Z">
                <w:rPr>
                  <w:rFonts w:ascii="Cambria" w:cs="Cambria" w:eastAsia="Cambria" w:hAnsi="Cambria"/>
                  <w:b w:val="1"/>
                  <w:bCs w:val="1"/>
                  <w:color w:val="000000"/>
                  <w:sz w:val="27"/>
                  <w:szCs w:val="27"/>
                </w:rPr>
              </w:rPrChange>
            </w:rPr>
            <w:pPrChange w:author="Janani Cat" w:id="0" w:date="2026-09-24T09:52:44Z">
              <w:pPr>
                <w:spacing w:after="280" w:before="280" w:line="240" w:lineRule="auto"/>
              </w:pPr>
            </w:pPrChange>
          </w:pPr>
          <w:sdt>
            <w:sdtPr>
              <w:id w:val="-1483797886"/>
              <w:tag w:val="goog_rdk_5455"/>
            </w:sdtPr>
            <w:sdtContent>
              <w:ins w:author="Janani Cat" w:id="159" w:date="2026-09-24T09:52:44Z">
                <w:sdt>
                  <w:sdtPr>
                    <w:id w:val="1025367344"/>
                    <w:tag w:val="goog_rdk_5456"/>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4770000" cy="2489200"/>
                            <wp:effectExtent b="0" l="0" r="0" t="0"/>
                            <wp:docPr id="2126916915" name="image31.png"/>
                            <a:graphic>
                              <a:graphicData uri="http://schemas.openxmlformats.org/drawingml/2006/picture">
                                <pic:pic>
                                  <pic:nvPicPr>
                                    <pic:cNvPr id="0" name="image31.png"/>
                                    <pic:cNvPicPr preferRelativeResize="0"/>
                                  </pic:nvPicPr>
                                  <pic:blipFill>
                                    <a:blip r:embed="rId40"/>
                                    <a:srcRect b="-1592" l="47176" r="-47176" t="1592"/>
                                    <a:stretch>
                                      <a:fillRect/>
                                    </a:stretch>
                                  </pic:blipFill>
                                  <pic:spPr>
                                    <a:xfrm>
                                      <a:off x="0" y="0"/>
                                      <a:ext cx="4770000" cy="2489200"/>
                                    </a:xfrm>
                                    <a:prstGeom prst="rect"/>
                                    <a:ln/>
                                  </pic:spPr>
                                </pic:pic>
                              </a:graphicData>
                            </a:graphic>
                          </wp:inline>
                        </w:drawing>
                      </w:r>
                    </w:del>
                  </w:sdtContent>
                </w:sdt>
              </w:ins>
            </w:sdtContent>
          </w:sdt>
          <w:sdt>
            <w:sdtPr>
              <w:id w:val="1398736662"/>
              <w:tag w:val="goog_rdk_5457"/>
            </w:sdtPr>
            <w:sdtContent>
              <w:del w:author="Nivesh" w:id="19" w:date="2026-09-25T10:03:37Z">
                <w:r w:rsidDel="00000000" w:rsidR="00000000" w:rsidRPr="00000000">
                  <w:rPr>
                    <w:rPrChange w:author="Nivesh" w:id="42" w:date="2026-09-25T10:03:37Z">
                      <w:rPr/>
                    </w:rPrChange>
                  </w:rPr>
                  <w:drawing>
                    <wp:inline distB="0" distT="0" distL="0" distR="0">
                      <wp:extent cx="5731510" cy="2917825"/>
                      <wp:effectExtent b="0" l="0" r="0" t="0"/>
                      <wp:docPr id="212691696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510" cy="2917825"/>
                              </a:xfrm>
                              <a:prstGeom prst="rect"/>
                              <a:ln/>
                            </pic:spPr>
                          </pic:pic>
                        </a:graphicData>
                      </a:graphic>
                    </wp:inline>
                  </w:drawing>
                </w:r>
              </w:del>
              <w:sdt>
                <w:sdtPr>
                  <w:id w:val="206341780"/>
                  <w:tag w:val="goog_rdk_5458"/>
                </w:sdtPr>
                <w:sdtContent>
                  <w:del w:author="Nivesh" w:id="19" w:date="2026-09-25T10:03:37Z">
                    <w:r w:rsidDel="00000000" w:rsidR="00000000" w:rsidRPr="00000000">
                      <w:rPr>
                        <w:rtl w:val="0"/>
                      </w:rPr>
                    </w:r>
                  </w:del>
                </w:sdtContent>
              </w:sdt>
              <w:del w:author="Nivesh" w:id="19" w:date="2026-09-25T10:03:37Z"/>
            </w:sdtContent>
          </w:sdt>
        </w:p>
      </w:sdtContent>
    </w:sdt>
    <w:sdt>
      <w:sdtPr>
        <w:id w:val="-1658334856"/>
        <w:tag w:val="goog_rdk_5462"/>
      </w:sdtPr>
      <w:sdtContent>
        <w:p w:rsidR="00000000" w:rsidDel="00000000" w:rsidP="00000000" w:rsidRDefault="00000000" w:rsidRPr="00000000" w14:paraId="000004D6">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43806333"/>
              <w:tag w:val="goog_rdk_5460"/>
            </w:sdtPr>
            <w:sdtContent>
              <w:del w:author="Nivesh" w:id="19" w:date="2026-09-25T10:03:37Z"/>
              <w:sdt>
                <w:sdtPr>
                  <w:id w:val="1029108848"/>
                  <w:tag w:val="goog_rdk_546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EDUGENIE</w:delText>
                    </w:r>
                  </w:del>
                </w:sdtContent>
              </w:sdt>
              <w:del w:author="Nivesh" w:id="19" w:date="2026-09-25T10:03:37Z"/>
            </w:sdtContent>
          </w:sdt>
        </w:p>
      </w:sdtContent>
    </w:sdt>
    <w:sdt>
      <w:sdtPr>
        <w:id w:val="2142350325"/>
        <w:tag w:val="goog_rdk_5465"/>
      </w:sdtPr>
      <w:sdtContent>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649732707"/>
              <w:tag w:val="goog_rdk_5463"/>
            </w:sdtPr>
            <w:sdtContent>
              <w:del w:author="Nivesh" w:id="19" w:date="2026-09-25T10:03:37Z"/>
              <w:sdt>
                <w:sdtPr>
                  <w:id w:val="322982204"/>
                  <w:tag w:val="goog_rdk_5464"/>
                </w:sdtPr>
                <w:sdtContent>
                  <w:del w:author="Nivesh" w:id="19" w:date="2026-09-25T10:03:37Z">
                    <w:r w:rsidDel="00000000" w:rsidR="00000000" w:rsidRPr="00000000">
                      <w:rPr>
                        <w:rtl w:val="0"/>
                      </w:rPr>
                    </w:r>
                  </w:del>
                </w:sdtContent>
              </w:sdt>
              <w:del w:author="Nivesh" w:id="19" w:date="2026-09-25T10:03:37Z"/>
            </w:sdtContent>
          </w:sdt>
        </w:p>
      </w:sdtContent>
    </w:sdt>
    <w:sdt>
      <w:sdtPr>
        <w:id w:val="-1357447744"/>
        <w:tag w:val="goog_rdk_5468"/>
      </w:sdtPr>
      <w:sdtContent>
        <w:p w:rsidR="00000000" w:rsidDel="00000000" w:rsidP="00000000" w:rsidRDefault="00000000" w:rsidRPr="00000000" w14:paraId="000004D8">
          <w:pPr>
            <w:spacing w:after="280" w:before="280" w:line="240" w:lineRule="auto"/>
            <w:rPr>
              <w:del w:author="Nivesh" w:id="19" w:date="2026-09-25T10:03:37Z"/>
              <w:rPrChange w:author="Nivesh" w:id="42" w:date="2026-09-25T10:03:37Z">
                <w:rPr>
                  <w:rFonts w:ascii="Cambria" w:cs="Cambria" w:eastAsia="Cambria" w:hAnsi="Cambria"/>
                  <w:b w:val="1"/>
                  <w:bCs w:val="1"/>
                  <w:color w:val="000000"/>
                  <w:sz w:val="27"/>
                  <w:szCs w:val="27"/>
                </w:rPr>
              </w:rPrChange>
            </w:rPr>
          </w:pPr>
          <w:sdt>
            <w:sdtPr>
              <w:id w:val="-708853488"/>
              <w:tag w:val="goog_rdk_5466"/>
            </w:sdtPr>
            <w:sdtContent>
              <w:del w:author="Nivesh" w:id="19" w:date="2026-09-25T10:03:37Z">
                <w:r w:rsidDel="00000000" w:rsidR="00000000" w:rsidRPr="00000000">
                  <w:rPr>
                    <w:rPrChange w:author="Nivesh" w:id="42" w:date="2026-09-25T10:03:37Z">
                      <w:rPr/>
                    </w:rPrChange>
                  </w:rPr>
                  <w:drawing>
                    <wp:inline distB="0" distT="0" distL="0" distR="0">
                      <wp:extent cx="5731510" cy="2917825"/>
                      <wp:effectExtent b="0" l="0" r="0" t="0"/>
                      <wp:docPr id="2126916965"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731510" cy="2917825"/>
                              </a:xfrm>
                              <a:prstGeom prst="rect"/>
                              <a:ln/>
                            </pic:spPr>
                          </pic:pic>
                        </a:graphicData>
                      </a:graphic>
                    </wp:inline>
                  </w:drawing>
                </w:r>
              </w:del>
              <w:sdt>
                <w:sdtPr>
                  <w:id w:val="-323703227"/>
                  <w:tag w:val="goog_rdk_5467"/>
                </w:sdtPr>
                <w:sdtContent>
                  <w:del w:author="Nivesh" w:id="19" w:date="2026-09-25T10:03:37Z">
                    <w:r w:rsidDel="00000000" w:rsidR="00000000" w:rsidRPr="00000000">
                      <w:rPr>
                        <w:rtl w:val="0"/>
                      </w:rPr>
                    </w:r>
                  </w:del>
                </w:sdtContent>
              </w:sdt>
              <w:del w:author="Nivesh" w:id="19" w:date="2026-09-25T10:03:37Z"/>
            </w:sdtContent>
          </w:sdt>
        </w:p>
      </w:sdtContent>
    </w:sdt>
    <w:sdt>
      <w:sdtPr>
        <w:id w:val="-978795775"/>
        <w:tag w:val="goog_rdk_5471"/>
      </w:sdtPr>
      <w:sdtContent>
        <w:p w:rsidR="00000000" w:rsidDel="00000000" w:rsidP="00000000" w:rsidRDefault="00000000" w:rsidRPr="00000000" w14:paraId="000004D9">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016937344"/>
              <w:tag w:val="goog_rdk_5469"/>
            </w:sdtPr>
            <w:sdtContent>
              <w:del w:author="Nivesh" w:id="19" w:date="2026-09-25T10:03:37Z"/>
              <w:sdt>
                <w:sdtPr>
                  <w:id w:val="-321849508"/>
                  <w:tag w:val="goog_rdk_5470"/>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EDUGENIE</w:delText>
                    </w:r>
                  </w:del>
                </w:sdtContent>
              </w:sdt>
              <w:del w:author="Nivesh" w:id="19" w:date="2026-09-25T10:03:37Z"/>
            </w:sdtContent>
          </w:sdt>
        </w:p>
      </w:sdtContent>
    </w:sdt>
    <w:sdt>
      <w:sdtPr>
        <w:id w:val="-887750126"/>
        <w:tag w:val="goog_rdk_5474"/>
      </w:sdtPr>
      <w:sdtContent>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1994094495"/>
              <w:tag w:val="goog_rdk_5472"/>
            </w:sdtPr>
            <w:sdtContent>
              <w:del w:author="Nivesh" w:id="19" w:date="2026-09-25T10:03:37Z"/>
              <w:sdt>
                <w:sdtPr>
                  <w:id w:val="1526491386"/>
                  <w:tag w:val="goog_rdk_5473"/>
                </w:sdtPr>
                <w:sdtContent>
                  <w:del w:author="Nivesh" w:id="19" w:date="2026-09-25T10:03:37Z">
                    <w:r w:rsidDel="00000000" w:rsidR="00000000" w:rsidRPr="00000000">
                      <w:rPr>
                        <w:rtl w:val="0"/>
                      </w:rPr>
                    </w:r>
                  </w:del>
                </w:sdtContent>
              </w:sdt>
              <w:del w:author="Nivesh" w:id="19" w:date="2026-09-25T10:03:37Z"/>
            </w:sdtContent>
          </w:sdt>
        </w:p>
      </w:sdtContent>
    </w:sdt>
    <w:sdt>
      <w:sdtPr>
        <w:id w:val="693336395"/>
        <w:tag w:val="goog_rdk_5477"/>
      </w:sdtPr>
      <w:sdtContent>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09047815"/>
              <w:tag w:val="goog_rdk_5475"/>
            </w:sdtPr>
            <w:sdtContent>
              <w:del w:author="Nivesh" w:id="19" w:date="2026-09-25T10:03:37Z"/>
              <w:sdt>
                <w:sdtPr>
                  <w:id w:val="-1358277085"/>
                  <w:tag w:val="goog_rdk_5476"/>
                </w:sdtPr>
                <w:sdtContent>
                  <w:del w:author="Nivesh" w:id="19" w:date="2026-09-25T10:03:37Z">
                    <w:r w:rsidDel="00000000" w:rsidR="00000000" w:rsidRPr="00000000">
                      <w:rPr>
                        <w:rtl w:val="0"/>
                      </w:rPr>
                    </w:r>
                  </w:del>
                </w:sdtContent>
              </w:sdt>
              <w:del w:author="Nivesh" w:id="19" w:date="2026-09-25T10:03:37Z"/>
            </w:sdtContent>
          </w:sdt>
        </w:p>
      </w:sdtContent>
    </w:sdt>
    <w:sdt>
      <w:sdtPr>
        <w:id w:val="-598040793"/>
        <w:tag w:val="goog_rdk_5480"/>
      </w:sdtPr>
      <w:sdtContent>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328174237"/>
              <w:tag w:val="goog_rdk_5478"/>
            </w:sdtPr>
            <w:sdtContent>
              <w:del w:author="Nivesh" w:id="19" w:date="2026-09-25T10:03:37Z"/>
              <w:sdt>
                <w:sdtPr>
                  <w:id w:val="1281245384"/>
                  <w:tag w:val="goog_rdk_5479"/>
                </w:sdtPr>
                <w:sdtContent>
                  <w:del w:author="Nivesh" w:id="19" w:date="2026-09-25T10:03:37Z">
                    <w:r w:rsidDel="00000000" w:rsidR="00000000" w:rsidRPr="00000000">
                      <w:rPr>
                        <w:rtl w:val="0"/>
                      </w:rPr>
                    </w:r>
                  </w:del>
                </w:sdtContent>
              </w:sdt>
              <w:del w:author="Nivesh" w:id="19" w:date="2026-09-25T10:03:37Z"/>
            </w:sdtContent>
          </w:sdt>
        </w:p>
      </w:sdtContent>
    </w:sdt>
    <w:sdt>
      <w:sdtPr>
        <w:id w:val="-2108035477"/>
        <w:tag w:val="goog_rdk_5483"/>
      </w:sdtPr>
      <w:sdtContent>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165642942"/>
              <w:tag w:val="goog_rdk_5481"/>
            </w:sdtPr>
            <w:sdtContent>
              <w:del w:author="Nivesh" w:id="19" w:date="2026-09-25T10:03:37Z"/>
              <w:sdt>
                <w:sdtPr>
                  <w:id w:val="-871612688"/>
                  <w:tag w:val="goog_rdk_5482"/>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Exploring EduGenie: </w:delText>
                    </w:r>
                  </w:del>
                </w:sdtContent>
              </w:sdt>
              <w:del w:author="Nivesh" w:id="19" w:date="2026-09-25T10:03:37Z"/>
            </w:sdtContent>
          </w:sdt>
        </w:p>
      </w:sdtContent>
    </w:sdt>
    <w:sdt>
      <w:sdtPr>
        <w:id w:val="1261471470"/>
        <w:tag w:val="goog_rdk_5486"/>
      </w:sdtPr>
      <w:sdtContent>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381428981"/>
              <w:tag w:val="goog_rdk_5484"/>
            </w:sdtPr>
            <w:sdtContent>
              <w:del w:author="Nivesh" w:id="19" w:date="2026-09-25T10:03:37Z"/>
              <w:sdt>
                <w:sdtPr>
                  <w:id w:val="-80760649"/>
                  <w:tag w:val="goog_rdk_5485"/>
                </w:sdtPr>
                <w:sdtContent>
                  <w:del w:author="Nivesh" w:id="19" w:date="2026-09-25T10:03:37Z">
                    <w:r w:rsidDel="00000000" w:rsidR="00000000" w:rsidRPr="00000000">
                      <w:rPr>
                        <w:rtl w:val="0"/>
                      </w:rPr>
                    </w:r>
                  </w:del>
                </w:sdtContent>
              </w:sdt>
              <w:del w:author="Nivesh" w:id="19" w:date="2026-09-25T10:03:37Z"/>
            </w:sdtContent>
          </w:sdt>
        </w:p>
      </w:sdtContent>
    </w:sdt>
    <w:sdt>
      <w:sdtPr>
        <w:id w:val="122624762"/>
        <w:tag w:val="goog_rdk_5489"/>
      </w:sdtPr>
      <w:sdtContent>
        <w:p w:rsidR="00000000" w:rsidDel="00000000" w:rsidP="00000000" w:rsidRDefault="00000000" w:rsidRPr="00000000" w14:paraId="000004D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98506792"/>
              <w:tag w:val="goog_rdk_5487"/>
            </w:sdtPr>
            <w:sdtContent>
              <w:del w:author="Nivesh" w:id="19" w:date="2026-09-25T10:03:37Z"/>
              <w:sdt>
                <w:sdtPr>
                  <w:id w:val="1609713758"/>
                  <w:tag w:val="goog_rdk_548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Asking questions: </w:delText>
                    </w:r>
                  </w:del>
                </w:sdtContent>
              </w:sdt>
              <w:del w:author="Nivesh" w:id="19" w:date="2026-09-25T10:03:37Z"/>
            </w:sdtContent>
          </w:sdt>
        </w:p>
      </w:sdtContent>
    </w:sdt>
    <w:sdt>
      <w:sdtPr>
        <w:id w:val="-1084740351"/>
        <w:tag w:val="goog_rdk_5492"/>
      </w:sdtPr>
      <w:sdtContent>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410013630"/>
              <w:tag w:val="goog_rdk_5490"/>
            </w:sdtPr>
            <w:sdtContent>
              <w:del w:author="Nivesh" w:id="19" w:date="2026-09-25T10:03:37Z"/>
              <w:sdt>
                <w:sdtPr>
                  <w:id w:val="754802643"/>
                  <w:tag w:val="goog_rdk_5491"/>
                </w:sdtPr>
                <w:sdtContent>
                  <w:del w:author="Nivesh" w:id="19" w:date="2026-09-25T10:03:37Z">
                    <w:r w:rsidDel="00000000" w:rsidR="00000000" w:rsidRPr="00000000">
                      <w:rPr>
                        <w:rtl w:val="0"/>
                      </w:rPr>
                    </w:r>
                  </w:del>
                </w:sdtContent>
              </w:sdt>
              <w:del w:author="Nivesh" w:id="19" w:date="2026-09-25T10:03:37Z"/>
            </w:sdtContent>
          </w:sdt>
        </w:p>
      </w:sdtContent>
    </w:sdt>
    <w:sdt>
      <w:sdtPr>
        <w:id w:val="1327079561"/>
        <w:tag w:val="goog_rdk_5495"/>
      </w:sdtPr>
      <w:sdtContent>
        <w:p w:rsidR="00000000" w:rsidDel="00000000" w:rsidP="00000000" w:rsidRDefault="00000000" w:rsidRPr="00000000" w14:paraId="000004E1">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2104495793"/>
              <w:tag w:val="goog_rdk_5493"/>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902460"/>
                      <wp:effectExtent b="0" l="0" r="0" t="0"/>
                      <wp:docPr id="2126916966"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731510" cy="1902460"/>
                              </a:xfrm>
                              <a:prstGeom prst="rect"/>
                              <a:ln/>
                            </pic:spPr>
                          </pic:pic>
                        </a:graphicData>
                      </a:graphic>
                    </wp:inline>
                  </w:drawing>
                </w:r>
              </w:del>
              <w:sdt>
                <w:sdtPr>
                  <w:id w:val="139435828"/>
                  <w:tag w:val="goog_rdk_5494"/>
                </w:sdtPr>
                <w:sdtContent>
                  <w:del w:author="Nivesh" w:id="19" w:date="2026-09-25T10:03:37Z">
                    <w:r w:rsidDel="00000000" w:rsidR="00000000" w:rsidRPr="00000000">
                      <w:rPr>
                        <w:rtl w:val="0"/>
                      </w:rPr>
                    </w:r>
                  </w:del>
                </w:sdtContent>
              </w:sdt>
              <w:del w:author="Nivesh" w:id="19" w:date="2026-09-25T10:03:37Z"/>
            </w:sdtContent>
          </w:sdt>
        </w:p>
      </w:sdtContent>
    </w:sdt>
    <w:sdt>
      <w:sdtPr>
        <w:id w:val="2008651202"/>
        <w:tag w:val="goog_rdk_5498"/>
      </w:sdtPr>
      <w:sdtContent>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69170031"/>
              <w:tag w:val="goog_rdk_5496"/>
            </w:sdtPr>
            <w:sdtContent>
              <w:del w:author="Nivesh" w:id="19" w:date="2026-09-25T10:03:37Z"/>
              <w:sdt>
                <w:sdtPr>
                  <w:id w:val="-273616063"/>
                  <w:tag w:val="goog_rdk_5497"/>
                </w:sdtPr>
                <w:sdtContent>
                  <w:del w:author="Nivesh" w:id="19" w:date="2026-09-25T10:03:37Z">
                    <w:r w:rsidDel="00000000" w:rsidR="00000000" w:rsidRPr="00000000">
                      <w:rPr>
                        <w:rtl w:val="0"/>
                      </w:rPr>
                    </w:r>
                  </w:del>
                </w:sdtContent>
              </w:sdt>
              <w:del w:author="Nivesh" w:id="19" w:date="2026-09-25T10:03:37Z"/>
            </w:sdtContent>
          </w:sdt>
        </w:p>
      </w:sdtContent>
    </w:sdt>
    <w:sdt>
      <w:sdtPr>
        <w:id w:val="-1104110900"/>
        <w:tag w:val="goog_rdk_5501"/>
      </w:sdtPr>
      <w:sdtContent>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811834693"/>
              <w:tag w:val="goog_rdk_5499"/>
            </w:sdtPr>
            <w:sdtContent>
              <w:del w:author="Nivesh" w:id="19" w:date="2026-09-25T10:03:37Z"/>
              <w:sdt>
                <w:sdtPr>
                  <w:id w:val="-767634317"/>
                  <w:tag w:val="goog_rdk_5500"/>
                </w:sdtPr>
                <w:sdtContent>
                  <w:del w:author="Nivesh" w:id="19" w:date="2026-09-25T10:03:37Z">
                    <w:r w:rsidDel="00000000" w:rsidR="00000000" w:rsidRPr="00000000">
                      <w:rPr>
                        <w:rtl w:val="0"/>
                      </w:rPr>
                    </w:r>
                  </w:del>
                </w:sdtContent>
              </w:sdt>
              <w:del w:author="Nivesh" w:id="19" w:date="2026-09-25T10:03:37Z"/>
            </w:sdtContent>
          </w:sdt>
        </w:p>
      </w:sdtContent>
    </w:sdt>
    <w:sdt>
      <w:sdtPr>
        <w:id w:val="879437716"/>
        <w:tag w:val="goog_rdk_5504"/>
      </w:sdtPr>
      <w:sdtContent>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84347905"/>
              <w:tag w:val="goog_rdk_5502"/>
            </w:sdtPr>
            <w:sdtContent>
              <w:del w:author="Nivesh" w:id="19" w:date="2026-09-25T10:03:37Z"/>
              <w:sdt>
                <w:sdtPr>
                  <w:id w:val="734715122"/>
                  <w:tag w:val="goog_rdk_5503"/>
                </w:sdtPr>
                <w:sdtContent>
                  <w:del w:author="Nivesh" w:id="19" w:date="2026-09-25T10:03:37Z">
                    <w:r w:rsidDel="00000000" w:rsidR="00000000" w:rsidRPr="00000000">
                      <w:rPr>
                        <w:rtl w:val="0"/>
                      </w:rPr>
                    </w:r>
                  </w:del>
                </w:sdtContent>
              </w:sdt>
              <w:del w:author="Nivesh" w:id="19" w:date="2026-09-25T10:03:37Z"/>
            </w:sdtContent>
          </w:sdt>
        </w:p>
      </w:sdtContent>
    </w:sdt>
    <w:sdt>
      <w:sdtPr>
        <w:id w:val="-55808479"/>
        <w:tag w:val="goog_rdk_5507"/>
      </w:sdtPr>
      <w:sdtContent>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2044053194"/>
              <w:tag w:val="goog_rdk_5505"/>
            </w:sdtPr>
            <w:sdtContent>
              <w:del w:author="Nivesh" w:id="19" w:date="2026-09-25T10:03:37Z"/>
              <w:sdt>
                <w:sdtPr>
                  <w:id w:val="201699044"/>
                  <w:tag w:val="goog_rdk_5506"/>
                </w:sdtPr>
                <w:sdtContent>
                  <w:del w:author="Nivesh" w:id="19" w:date="2026-09-25T10:03:37Z">
                    <w:r w:rsidDel="00000000" w:rsidR="00000000" w:rsidRPr="00000000">
                      <w:rPr>
                        <w:rtl w:val="0"/>
                      </w:rPr>
                    </w:r>
                  </w:del>
                </w:sdtContent>
              </w:sdt>
              <w:del w:author="Nivesh" w:id="19" w:date="2026-09-25T10:03:37Z"/>
            </w:sdtContent>
          </w:sdt>
        </w:p>
      </w:sdtContent>
    </w:sdt>
    <w:sdt>
      <w:sdtPr>
        <w:id w:val="-267618087"/>
        <w:tag w:val="goog_rdk_5510"/>
      </w:sdtPr>
      <w:sdtContent>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307405567"/>
              <w:tag w:val="goog_rdk_5508"/>
            </w:sdtPr>
            <w:sdtContent>
              <w:del w:author="Nivesh" w:id="19" w:date="2026-09-25T10:03:37Z"/>
              <w:sdt>
                <w:sdtPr>
                  <w:id w:val="2024811569"/>
                  <w:tag w:val="goog_rdk_5509"/>
                </w:sdtPr>
                <w:sdtContent>
                  <w:del w:author="Nivesh" w:id="19" w:date="2026-09-25T10:03:37Z">
                    <w:r w:rsidDel="00000000" w:rsidR="00000000" w:rsidRPr="00000000">
                      <w:rPr>
                        <w:rtl w:val="0"/>
                      </w:rPr>
                    </w:r>
                  </w:del>
                </w:sdtContent>
              </w:sdt>
              <w:del w:author="Nivesh" w:id="19" w:date="2026-09-25T10:03:37Z"/>
            </w:sdtContent>
          </w:sdt>
        </w:p>
      </w:sdtContent>
    </w:sdt>
    <w:sdt>
      <w:sdtPr>
        <w:id w:val="1378588788"/>
        <w:tag w:val="goog_rdk_5513"/>
      </w:sdtPr>
      <w:sdtContent>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866854505"/>
              <w:tag w:val="goog_rdk_5511"/>
            </w:sdtPr>
            <w:sdtContent>
              <w:del w:author="Nivesh" w:id="19" w:date="2026-09-25T10:03:37Z"/>
              <w:sdt>
                <w:sdtPr>
                  <w:id w:val="122485384"/>
                  <w:tag w:val="goog_rdk_5512"/>
                </w:sdtPr>
                <w:sdtContent>
                  <w:del w:author="Nivesh" w:id="19" w:date="2026-09-25T10:03:37Z">
                    <w:r w:rsidDel="00000000" w:rsidR="00000000" w:rsidRPr="00000000">
                      <w:rPr>
                        <w:rtl w:val="0"/>
                      </w:rPr>
                    </w:r>
                  </w:del>
                </w:sdtContent>
              </w:sdt>
              <w:del w:author="Nivesh" w:id="19" w:date="2026-09-25T10:03:37Z"/>
            </w:sdtContent>
          </w:sdt>
        </w:p>
      </w:sdtContent>
    </w:sdt>
    <w:sdt>
      <w:sdtPr>
        <w:id w:val="-445308345"/>
        <w:tag w:val="goog_rdk_5516"/>
      </w:sdtPr>
      <w:sdtContent>
        <w:p w:rsidR="00000000" w:rsidDel="00000000" w:rsidP="00000000" w:rsidRDefault="00000000" w:rsidRPr="00000000" w14:paraId="000004E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786227673"/>
              <w:tag w:val="goog_rdk_5514"/>
            </w:sdtPr>
            <w:sdtContent>
              <w:del w:author="Nivesh" w:id="19" w:date="2026-09-25T10:03:37Z"/>
              <w:sdt>
                <w:sdtPr>
                  <w:id w:val="-536060654"/>
                  <w:tag w:val="goog_rdk_551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 of any topic:</w:delText>
                    </w:r>
                  </w:del>
                </w:sdtContent>
              </w:sdt>
              <w:del w:author="Nivesh" w:id="19" w:date="2026-09-25T10:03:37Z"/>
            </w:sdtContent>
          </w:sdt>
        </w:p>
      </w:sdtContent>
    </w:sdt>
    <w:sdt>
      <w:sdtPr>
        <w:id w:val="76251209"/>
        <w:tag w:val="goog_rdk_5519"/>
      </w:sdtPr>
      <w:sdtContent>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687543339"/>
              <w:tag w:val="goog_rdk_5517"/>
            </w:sdtPr>
            <w:sdtContent>
              <w:del w:author="Nivesh" w:id="19" w:date="2026-09-25T10:03:37Z"/>
              <w:sdt>
                <w:sdtPr>
                  <w:id w:val="418142394"/>
                  <w:tag w:val="goog_rdk_5518"/>
                </w:sdtPr>
                <w:sdtContent>
                  <w:del w:author="Nivesh" w:id="19" w:date="2026-09-25T10:03:37Z">
                    <w:r w:rsidDel="00000000" w:rsidR="00000000" w:rsidRPr="00000000">
                      <w:rPr>
                        <w:rtl w:val="0"/>
                      </w:rPr>
                    </w:r>
                  </w:del>
                </w:sdtContent>
              </w:sdt>
              <w:del w:author="Nivesh" w:id="19" w:date="2026-09-25T10:03:37Z"/>
            </w:sdtContent>
          </w:sdt>
        </w:p>
      </w:sdtContent>
    </w:sdt>
    <w:sdt>
      <w:sdtPr>
        <w:id w:val="-1632137772"/>
        <w:tag w:val="goog_rdk_5522"/>
      </w:sdtPr>
      <w:sdtContent>
        <w:p w:rsidR="00000000" w:rsidDel="00000000" w:rsidP="00000000" w:rsidRDefault="00000000" w:rsidRPr="00000000" w14:paraId="000004EA">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195020763"/>
              <w:tag w:val="goog_rdk_5520"/>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681480"/>
                      <wp:effectExtent b="0" l="0" r="0" t="0"/>
                      <wp:docPr id="2126916967"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510" cy="1681480"/>
                              </a:xfrm>
                              <a:prstGeom prst="rect"/>
                              <a:ln/>
                            </pic:spPr>
                          </pic:pic>
                        </a:graphicData>
                      </a:graphic>
                    </wp:inline>
                  </w:drawing>
                </w:r>
              </w:del>
              <w:sdt>
                <w:sdtPr>
                  <w:id w:val="2101815881"/>
                  <w:tag w:val="goog_rdk_5521"/>
                </w:sdtPr>
                <w:sdtContent>
                  <w:del w:author="Nivesh" w:id="19" w:date="2026-09-25T10:03:37Z">
                    <w:r w:rsidDel="00000000" w:rsidR="00000000" w:rsidRPr="00000000">
                      <w:rPr>
                        <w:rtl w:val="0"/>
                      </w:rPr>
                    </w:r>
                  </w:del>
                </w:sdtContent>
              </w:sdt>
              <w:del w:author="Nivesh" w:id="19" w:date="2026-09-25T10:03:37Z"/>
            </w:sdtContent>
          </w:sdt>
        </w:p>
      </w:sdtContent>
    </w:sdt>
    <w:sdt>
      <w:sdtPr>
        <w:id w:val="376784523"/>
        <w:tag w:val="goog_rdk_5525"/>
      </w:sdtPr>
      <w:sdtContent>
        <w:p w:rsidR="00000000" w:rsidDel="00000000" w:rsidP="00000000" w:rsidRDefault="00000000" w:rsidRPr="00000000" w14:paraId="000004EB">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096321493"/>
              <w:tag w:val="goog_rdk_5523"/>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1619250"/>
                      <wp:effectExtent b="0" l="0" r="0" t="0"/>
                      <wp:docPr id="2126916968"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731510" cy="1619250"/>
                              </a:xfrm>
                              <a:prstGeom prst="rect"/>
                              <a:ln/>
                            </pic:spPr>
                          </pic:pic>
                        </a:graphicData>
                      </a:graphic>
                    </wp:inline>
                  </w:drawing>
                </w:r>
              </w:del>
              <w:sdt>
                <w:sdtPr>
                  <w:id w:val="1665798010"/>
                  <w:tag w:val="goog_rdk_5524"/>
                </w:sdtPr>
                <w:sdtContent>
                  <w:del w:author="Nivesh" w:id="19" w:date="2026-09-25T10:03:37Z">
                    <w:r w:rsidDel="00000000" w:rsidR="00000000" w:rsidRPr="00000000">
                      <w:rPr>
                        <w:rtl w:val="0"/>
                      </w:rPr>
                    </w:r>
                  </w:del>
                </w:sdtContent>
              </w:sdt>
              <w:del w:author="Nivesh" w:id="19" w:date="2026-09-25T10:03:37Z"/>
            </w:sdtContent>
          </w:sdt>
        </w:p>
      </w:sdtContent>
    </w:sdt>
    <w:sdt>
      <w:sdtPr>
        <w:id w:val="175621544"/>
        <w:tag w:val="goog_rdk_5528"/>
      </w:sdtPr>
      <w:sdtContent>
        <w:p w:rsidR="00000000" w:rsidDel="00000000" w:rsidP="00000000" w:rsidRDefault="00000000" w:rsidRPr="00000000" w14:paraId="000004E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696945698"/>
              <w:tag w:val="goog_rdk_5526"/>
            </w:sdtPr>
            <w:sdtContent>
              <w:del w:author="Nivesh" w:id="19" w:date="2026-09-25T10:03:37Z"/>
              <w:sdt>
                <w:sdtPr>
                  <w:id w:val="638474837"/>
                  <w:tag w:val="goog_rdk_552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Summarising long paragraphs:</w:delText>
                    </w:r>
                  </w:del>
                </w:sdtContent>
              </w:sdt>
              <w:del w:author="Nivesh" w:id="19" w:date="2026-09-25T10:03:37Z"/>
            </w:sdtContent>
          </w:sdt>
        </w:p>
      </w:sdtContent>
    </w:sdt>
    <w:sdt>
      <w:sdtPr>
        <w:id w:val="46044212"/>
        <w:tag w:val="goog_rdk_5531"/>
      </w:sdtPr>
      <w:sdtContent>
        <w:p w:rsidR="00000000" w:rsidDel="00000000" w:rsidP="00000000" w:rsidRDefault="00000000" w:rsidRPr="00000000" w14:paraId="000004ED">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041223327"/>
              <w:tag w:val="goog_rdk_5529"/>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656715"/>
                      <wp:effectExtent b="0" l="0" r="0" t="0"/>
                      <wp:docPr id="2126916969"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731510" cy="1656715"/>
                              </a:xfrm>
                              <a:prstGeom prst="rect"/>
                              <a:ln/>
                            </pic:spPr>
                          </pic:pic>
                        </a:graphicData>
                      </a:graphic>
                    </wp:inline>
                  </w:drawing>
                </w:r>
              </w:del>
              <w:sdt>
                <w:sdtPr>
                  <w:id w:val="944691784"/>
                  <w:tag w:val="goog_rdk_5530"/>
                </w:sdtPr>
                <w:sdtContent>
                  <w:del w:author="Nivesh" w:id="19" w:date="2026-09-25T10:03:37Z">
                    <w:r w:rsidDel="00000000" w:rsidR="00000000" w:rsidRPr="00000000">
                      <w:rPr>
                        <w:rtl w:val="0"/>
                      </w:rPr>
                    </w:r>
                  </w:del>
                </w:sdtContent>
              </w:sdt>
              <w:del w:author="Nivesh" w:id="19" w:date="2026-09-25T10:03:37Z"/>
            </w:sdtContent>
          </w:sdt>
        </w:p>
      </w:sdtContent>
    </w:sdt>
    <w:sdt>
      <w:sdtPr>
        <w:id w:val="-728349084"/>
        <w:tag w:val="goog_rdk_5534"/>
      </w:sdtPr>
      <w:sdtContent>
        <w:p w:rsidR="00000000" w:rsidDel="00000000" w:rsidP="00000000" w:rsidRDefault="00000000" w:rsidRPr="00000000" w14:paraId="000004EE">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351868023"/>
              <w:tag w:val="goog_rdk_5532"/>
            </w:sdtPr>
            <w:sdtContent>
              <w:del w:author="Nivesh" w:id="19" w:date="2026-09-25T10:03:37Z"/>
              <w:sdt>
                <w:sdtPr>
                  <w:id w:val="-1997303409"/>
                  <w:tag w:val="goog_rdk_5533"/>
                </w:sdtPr>
                <w:sdtContent>
                  <w:del w:author="Nivesh" w:id="19" w:date="2026-09-25T10:03:37Z">
                    <w:r w:rsidDel="00000000" w:rsidR="00000000" w:rsidRPr="00000000">
                      <w:rPr>
                        <w:rtl w:val="0"/>
                      </w:rPr>
                    </w:r>
                  </w:del>
                </w:sdtContent>
              </w:sdt>
              <w:del w:author="Nivesh" w:id="19" w:date="2026-09-25T10:03:37Z"/>
            </w:sdtContent>
          </w:sdt>
        </w:p>
      </w:sdtContent>
    </w:sdt>
    <w:sdt>
      <w:sdtPr>
        <w:id w:val="1369336827"/>
        <w:tag w:val="goog_rdk_5537"/>
      </w:sdtPr>
      <w:sdtContent>
        <w:p w:rsidR="00000000" w:rsidDel="00000000" w:rsidP="00000000" w:rsidRDefault="00000000" w:rsidRPr="00000000" w14:paraId="000004E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362475957"/>
              <w:tag w:val="goog_rdk_5535"/>
            </w:sdtPr>
            <w:sdtContent>
              <w:del w:author="Nivesh" w:id="19" w:date="2026-09-25T10:03:37Z"/>
              <w:sdt>
                <w:sdtPr>
                  <w:id w:val="535673544"/>
                  <w:tag w:val="goog_rdk_5536"/>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Generating quizzes: </w:delText>
                    </w:r>
                  </w:del>
                </w:sdtContent>
              </w:sdt>
              <w:del w:author="Nivesh" w:id="19" w:date="2026-09-25T10:03:37Z"/>
            </w:sdtContent>
          </w:sdt>
        </w:p>
      </w:sdtContent>
    </w:sdt>
    <w:sdt>
      <w:sdtPr>
        <w:id w:val="2133773604"/>
        <w:tag w:val="goog_rdk_5540"/>
      </w:sdtPr>
      <w:sdtContent>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788643431"/>
              <w:tag w:val="goog_rdk_5538"/>
            </w:sdtPr>
            <w:sdtContent>
              <w:del w:author="Nivesh" w:id="19" w:date="2026-09-25T10:03:37Z"/>
              <w:sdt>
                <w:sdtPr>
                  <w:id w:val="1864245646"/>
                  <w:tag w:val="goog_rdk_5539"/>
                </w:sdtPr>
                <w:sdtContent>
                  <w:del w:author="Nivesh" w:id="19" w:date="2026-09-25T10:03:37Z">
                    <w:r w:rsidDel="00000000" w:rsidR="00000000" w:rsidRPr="00000000">
                      <w:rPr>
                        <w:rtl w:val="0"/>
                      </w:rPr>
                    </w:r>
                  </w:del>
                </w:sdtContent>
              </w:sdt>
              <w:del w:author="Nivesh" w:id="19" w:date="2026-09-25T10:03:37Z"/>
            </w:sdtContent>
          </w:sdt>
        </w:p>
      </w:sdtContent>
    </w:sdt>
    <w:sdt>
      <w:sdtPr>
        <w:id w:val="-1540893537"/>
        <w:tag w:val="goog_rdk_5544"/>
      </w:sdtPr>
      <w:sdtContent>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18990974"/>
              <w:tag w:val="goog_rdk_5541"/>
            </w:sdtPr>
            <w:sdtContent>
              <w:del w:author="Nivesh" w:id="19" w:date="2026-09-25T10:03:37Z"/>
              <w:sdt>
                <w:sdtPr>
                  <w:id w:val="-801126688"/>
                  <w:tag w:val="goog_rdk_554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It generates three questions with 4 options each. It corrects the answer if chosen wrong</w:delText>
                    </w:r>
                  </w:del>
                </w:sdtContent>
              </w:sdt>
              <w:del w:author="Nivesh" w:id="19" w:date="2026-09-25T10:03:37Z">
                <w:sdt>
                  <w:sdtPr>
                    <w:id w:val="-1170370899"/>
                    <w:tag w:val="goog_rdk_5543"/>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delText xml:space="preserve">. </w:delText>
                    </w:r>
                  </w:sdtContent>
                </w:sdt>
              </w:del>
            </w:sdtContent>
          </w:sdt>
        </w:p>
      </w:sdtContent>
    </w:sdt>
    <w:sdt>
      <w:sdtPr>
        <w:id w:val="-1096523990"/>
        <w:tag w:val="goog_rdk_5547"/>
      </w:sdtPr>
      <w:sdtContent>
        <w:p w:rsidR="00000000" w:rsidDel="00000000" w:rsidP="00000000" w:rsidRDefault="00000000" w:rsidRPr="00000000" w14:paraId="000004F2">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235985158"/>
              <w:tag w:val="goog_rdk_5545"/>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005965"/>
                      <wp:effectExtent b="0" l="0" r="0" t="0"/>
                      <wp:docPr id="2126916970"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731510" cy="2005965"/>
                              </a:xfrm>
                              <a:prstGeom prst="rect"/>
                              <a:ln/>
                            </pic:spPr>
                          </pic:pic>
                        </a:graphicData>
                      </a:graphic>
                    </wp:inline>
                  </w:drawing>
                </w:r>
              </w:del>
              <w:sdt>
                <w:sdtPr>
                  <w:id w:val="2003382810"/>
                  <w:tag w:val="goog_rdk_5546"/>
                </w:sdtPr>
                <w:sdtContent>
                  <w:del w:author="Nivesh" w:id="19" w:date="2026-09-25T10:03:37Z">
                    <w:r w:rsidDel="00000000" w:rsidR="00000000" w:rsidRPr="00000000">
                      <w:rPr>
                        <w:rtl w:val="0"/>
                      </w:rPr>
                    </w:r>
                  </w:del>
                </w:sdtContent>
              </w:sdt>
              <w:del w:author="Nivesh" w:id="19" w:date="2026-09-25T10:03:37Z"/>
            </w:sdtContent>
          </w:sdt>
        </w:p>
      </w:sdtContent>
    </w:sdt>
    <w:sdt>
      <w:sdtPr>
        <w:id w:val="925278602"/>
        <w:tag w:val="goog_rdk_5550"/>
      </w:sdtPr>
      <w:sdtContent>
        <w:p w:rsidR="00000000" w:rsidDel="00000000" w:rsidP="00000000" w:rsidRDefault="00000000" w:rsidRPr="00000000" w14:paraId="000004F3">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540097540"/>
              <w:tag w:val="goog_rdk_5548"/>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005965"/>
                      <wp:effectExtent b="0" l="0" r="0" t="0"/>
                      <wp:docPr id="212691697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510" cy="2005965"/>
                              </a:xfrm>
                              <a:prstGeom prst="rect"/>
                              <a:ln/>
                            </pic:spPr>
                          </pic:pic>
                        </a:graphicData>
                      </a:graphic>
                    </wp:inline>
                  </w:drawing>
                </w:r>
              </w:del>
              <w:sdt>
                <w:sdtPr>
                  <w:id w:val="-1543560577"/>
                  <w:tag w:val="goog_rdk_5549"/>
                </w:sdtPr>
                <w:sdtContent>
                  <w:del w:author="Nivesh" w:id="19" w:date="2026-09-25T10:03:37Z">
                    <w:r w:rsidDel="00000000" w:rsidR="00000000" w:rsidRPr="00000000">
                      <w:rPr>
                        <w:rtl w:val="0"/>
                      </w:rPr>
                    </w:r>
                  </w:del>
                </w:sdtContent>
              </w:sdt>
              <w:del w:author="Nivesh" w:id="19" w:date="2026-09-25T10:03:37Z"/>
            </w:sdtContent>
          </w:sdt>
        </w:p>
      </w:sdtContent>
    </w:sdt>
    <w:sdt>
      <w:sdtPr>
        <w:id w:val="1020218792"/>
        <w:tag w:val="goog_rdk_5553"/>
      </w:sdtPr>
      <w:sdtContent>
        <w:p w:rsidR="00000000" w:rsidDel="00000000" w:rsidP="00000000" w:rsidRDefault="00000000" w:rsidRPr="00000000" w14:paraId="000004F4">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769745336"/>
              <w:tag w:val="goog_rdk_5551"/>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747010"/>
                      <wp:effectExtent b="0" l="0" r="0" t="0"/>
                      <wp:docPr id="2126916972"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5731510" cy="2747010"/>
                              </a:xfrm>
                              <a:prstGeom prst="rect"/>
                              <a:ln/>
                            </pic:spPr>
                          </pic:pic>
                        </a:graphicData>
                      </a:graphic>
                    </wp:inline>
                  </w:drawing>
                </w:r>
              </w:del>
              <w:sdt>
                <w:sdtPr>
                  <w:id w:val="-541235727"/>
                  <w:tag w:val="goog_rdk_5552"/>
                </w:sdtPr>
                <w:sdtContent>
                  <w:del w:author="Nivesh" w:id="19" w:date="2026-09-25T10:03:37Z">
                    <w:r w:rsidDel="00000000" w:rsidR="00000000" w:rsidRPr="00000000">
                      <w:rPr>
                        <w:rtl w:val="0"/>
                      </w:rPr>
                    </w:r>
                  </w:del>
                </w:sdtContent>
              </w:sdt>
              <w:del w:author="Nivesh" w:id="19" w:date="2026-09-25T10:03:37Z"/>
            </w:sdtContent>
          </w:sdt>
        </w:p>
      </w:sdtContent>
    </w:sdt>
    <w:sdt>
      <w:sdtPr>
        <w:id w:val="362979941"/>
        <w:tag w:val="goog_rdk_5556"/>
      </w:sdtPr>
      <w:sdtContent>
        <w:p w:rsidR="00000000" w:rsidDel="00000000" w:rsidP="00000000" w:rsidRDefault="00000000" w:rsidRPr="00000000" w14:paraId="000004F5">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574110319"/>
              <w:tag w:val="goog_rdk_5554"/>
            </w:sdtPr>
            <w:sdtContent>
              <w:del w:author="Nivesh" w:id="19" w:date="2026-09-25T10:03:37Z"/>
              <w:sdt>
                <w:sdtPr>
                  <w:id w:val="-1560879797"/>
                  <w:tag w:val="goog_rdk_5555"/>
                </w:sdtPr>
                <w:sdtContent>
                  <w:del w:author="Nivesh" w:id="19" w:date="2026-09-25T10:03:37Z">
                    <w:r w:rsidDel="00000000" w:rsidR="00000000" w:rsidRPr="00000000">
                      <w:rPr>
                        <w:rtl w:val="0"/>
                      </w:rPr>
                    </w:r>
                  </w:del>
                </w:sdtContent>
              </w:sdt>
              <w:del w:author="Nivesh" w:id="19" w:date="2026-09-25T10:03:37Z"/>
            </w:sdtContent>
          </w:sdt>
        </w:p>
      </w:sdtContent>
    </w:sdt>
    <w:sdt>
      <w:sdtPr>
        <w:id w:val="-1761546537"/>
        <w:tag w:val="goog_rdk_5559"/>
      </w:sdtPr>
      <w:sdtContent>
        <w:p w:rsidR="00000000" w:rsidDel="00000000" w:rsidP="00000000" w:rsidRDefault="00000000" w:rsidRPr="00000000" w14:paraId="000004F6">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834110064"/>
              <w:tag w:val="goog_rdk_5557"/>
            </w:sdtPr>
            <w:sdtContent>
              <w:del w:author="Nivesh" w:id="19" w:date="2026-09-25T10:03:37Z"/>
              <w:sdt>
                <w:sdtPr>
                  <w:id w:val="1671470763"/>
                  <w:tag w:val="goog_rdk_5558"/>
                </w:sdtPr>
                <w:sdtContent>
                  <w:del w:author="Nivesh" w:id="19" w:date="2026-09-25T10:03:37Z">
                    <w:r w:rsidDel="00000000" w:rsidR="00000000" w:rsidRPr="00000000">
                      <w:rPr>
                        <w:rtl w:val="0"/>
                      </w:rPr>
                    </w:r>
                  </w:del>
                </w:sdtContent>
              </w:sdt>
              <w:del w:author="Nivesh" w:id="19" w:date="2026-09-25T10:03:37Z"/>
            </w:sdtContent>
          </w:sdt>
        </w:p>
      </w:sdtContent>
    </w:sdt>
    <w:sdt>
      <w:sdtPr>
        <w:id w:val="-490937048"/>
        <w:tag w:val="goog_rdk_5562"/>
      </w:sdtPr>
      <w:sdtContent>
        <w:p w:rsidR="00000000" w:rsidDel="00000000" w:rsidP="00000000" w:rsidRDefault="00000000" w:rsidRPr="00000000" w14:paraId="000004F7">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092033660"/>
              <w:tag w:val="goog_rdk_5560"/>
            </w:sdtPr>
            <w:sdtContent>
              <w:del w:author="Nivesh" w:id="19" w:date="2026-09-25T10:03:37Z"/>
              <w:sdt>
                <w:sdtPr>
                  <w:id w:val="1002446655"/>
                  <w:tag w:val="goog_rdk_5561"/>
                </w:sdtPr>
                <w:sdtContent>
                  <w:del w:author="Nivesh" w:id="19" w:date="2026-09-25T10:03:37Z">
                    <w:r w:rsidDel="00000000" w:rsidR="00000000" w:rsidRPr="00000000">
                      <w:rPr>
                        <w:rtl w:val="0"/>
                      </w:rPr>
                    </w:r>
                  </w:del>
                </w:sdtContent>
              </w:sdt>
              <w:del w:author="Nivesh" w:id="19" w:date="2026-09-25T10:03:37Z"/>
            </w:sdtContent>
          </w:sdt>
        </w:p>
      </w:sdtContent>
    </w:sdt>
    <w:sdt>
      <w:sdtPr>
        <w:id w:val="280607975"/>
        <w:tag w:val="goog_rdk_5565"/>
      </w:sdtPr>
      <w:sdtContent>
        <w:p w:rsidR="00000000" w:rsidDel="00000000" w:rsidP="00000000" w:rsidRDefault="00000000" w:rsidRPr="00000000" w14:paraId="000004F8">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149474785"/>
              <w:tag w:val="goog_rdk_5563"/>
            </w:sdtPr>
            <w:sdtContent>
              <w:del w:author="Nivesh" w:id="19" w:date="2026-09-25T10:03:37Z"/>
              <w:sdt>
                <w:sdtPr>
                  <w:id w:val="1854156475"/>
                  <w:tag w:val="goog_rdk_5564"/>
                </w:sdtPr>
                <w:sdtContent>
                  <w:del w:author="Nivesh" w:id="19" w:date="2026-09-25T10:03:37Z">
                    <w:r w:rsidDel="00000000" w:rsidR="00000000" w:rsidRPr="00000000">
                      <w:rPr>
                        <w:rtl w:val="0"/>
                      </w:rPr>
                    </w:r>
                  </w:del>
                </w:sdtContent>
              </w:sdt>
              <w:del w:author="Nivesh" w:id="19" w:date="2026-09-25T10:03:37Z"/>
            </w:sdtContent>
          </w:sdt>
        </w:p>
      </w:sdtContent>
    </w:sdt>
    <w:sdt>
      <w:sdtPr>
        <w:id w:val="-1069865897"/>
        <w:tag w:val="goog_rdk_5568"/>
      </w:sdtPr>
      <w:sdtContent>
        <w:p w:rsidR="00000000" w:rsidDel="00000000" w:rsidP="00000000" w:rsidRDefault="00000000" w:rsidRPr="00000000" w14:paraId="000004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32443346"/>
              <w:tag w:val="goog_rdk_5566"/>
            </w:sdtPr>
            <w:sdtContent>
              <w:del w:author="Nivesh" w:id="19" w:date="2026-09-25T10:03:37Z"/>
              <w:sdt>
                <w:sdtPr>
                  <w:id w:val="-929906679"/>
                  <w:tag w:val="goog_rdk_556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Guiding with learning recommendations from beginners level to advanced level</w:delText>
                    </w:r>
                  </w:del>
                </w:sdtContent>
              </w:sdt>
              <w:del w:author="Nivesh" w:id="19" w:date="2026-09-25T10:03:37Z"/>
            </w:sdtContent>
          </w:sdt>
        </w:p>
      </w:sdtContent>
    </w:sdt>
    <w:sdt>
      <w:sdtPr>
        <w:id w:val="-636939169"/>
        <w:tag w:val="goog_rdk_5575"/>
      </w:sdtPr>
      <w:sdtContent>
        <w:p w:rsidR="00000000" w:rsidDel="00000000" w:rsidP="00000000" w:rsidRDefault="00000000" w:rsidRPr="00000000" w14:paraId="000004FA">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111296715"/>
              <w:tag w:val="goog_rdk_556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2747010"/>
                      <wp:effectExtent b="0" l="0" r="0" t="0"/>
                      <wp:docPr id="2126916939"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731510" cy="2747010"/>
                              </a:xfrm>
                              <a:prstGeom prst="rect"/>
                              <a:ln/>
                            </pic:spPr>
                          </pic:pic>
                        </a:graphicData>
                      </a:graphic>
                    </wp:inline>
                  </w:drawing>
                </w:r>
              </w:del>
            </w:sdtContent>
          </w:sdt>
          <w:sdt>
            <w:sdtPr>
              <w:id w:val="525698716"/>
              <w:tag w:val="goog_rdk_5570"/>
            </w:sdtPr>
            <w:sdtContent>
              <w:ins w:author="Menaka S" w:id="161" w:date="2026-09-23T05:03:58Z">
                <w:sdt>
                  <w:sdtPr>
                    <w:id w:val="1302390215"/>
                    <w:tag w:val="goog_rdk_5571"/>
                  </w:sdtPr>
                  <w:sdtContent>
                    <w:del w:author="Nivesh" w:id="19" w:date="2026-09-25T10:03:37Z"/>
                  </w:sdtContent>
                </w:sdt>
              </w:ins>
              <w:sdt>
                <w:sdtPr>
                  <w:id w:val="122750181"/>
                  <w:tag w:val="goog_rdk_5572"/>
                </w:sdtPr>
                <w:sdtContent>
                  <w:ins w:author="Menaka S" w:id="161" w:date="2026-09-23T05:03:58Z">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36"/>
                              <w:szCs w:val="36"/>
                            </w:rPr>
                          </w:rPrChange>
                        </w:rPr>
                        <w:delText xml:space="preserve"> </w:delText>
                      </w:r>
                    </w:del>
                  </w:ins>
                </w:sdtContent>
              </w:sdt>
              <w:ins w:author="Menaka S" w:id="161" w:date="2026-09-23T05:03:58Z">
                <w:del w:author="Nivesh" w:id="19" w:date="2026-09-25T10:03:37Z"/>
              </w:ins>
            </w:sdtContent>
          </w:sdt>
          <w:sdt>
            <w:sdtPr>
              <w:id w:val="-750139619"/>
              <w:tag w:val="goog_rdk_5573"/>
            </w:sdtPr>
            <w:sdtContent>
              <w:del w:author="Nivesh" w:id="19" w:date="2026-09-25T10:03:37Z"/>
              <w:sdt>
                <w:sdtPr>
                  <w:id w:val="575626751"/>
                  <w:tag w:val="goog_rdk_5574"/>
                </w:sdtPr>
                <w:sdtContent>
                  <w:del w:author="Nivesh" w:id="19" w:date="2026-09-25T10:03:37Z">
                    <w:r w:rsidDel="00000000" w:rsidR="00000000" w:rsidRPr="00000000">
                      <w:rPr>
                        <w:rtl w:val="0"/>
                      </w:rPr>
                    </w:r>
                  </w:del>
                </w:sdtContent>
              </w:sdt>
              <w:del w:author="Nivesh" w:id="19" w:date="2026-09-25T10:03:37Z"/>
            </w:sdtContent>
          </w:sdt>
        </w:p>
      </w:sdtContent>
    </w:sdt>
    <w:sdt>
      <w:sdtPr>
        <w:id w:val="-833603634"/>
        <w:tag w:val="goog_rdk_5578"/>
      </w:sdtPr>
      <w:sdtContent>
        <w:p w:rsidR="00000000" w:rsidDel="00000000" w:rsidP="00000000" w:rsidRDefault="00000000" w:rsidRPr="00000000" w14:paraId="000004FB">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607227891"/>
              <w:tag w:val="goog_rdk_5576"/>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0"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731510" cy="3033395"/>
                              </a:xfrm>
                              <a:prstGeom prst="rect"/>
                              <a:ln/>
                            </pic:spPr>
                          </pic:pic>
                        </a:graphicData>
                      </a:graphic>
                    </wp:inline>
                  </w:drawing>
                </w:r>
              </w:del>
              <w:sdt>
                <w:sdtPr>
                  <w:id w:val="1220839132"/>
                  <w:tag w:val="goog_rdk_5577"/>
                </w:sdtPr>
                <w:sdtContent>
                  <w:del w:author="Nivesh" w:id="19" w:date="2026-09-25T10:03:37Z">
                    <w:r w:rsidDel="00000000" w:rsidR="00000000" w:rsidRPr="00000000">
                      <w:rPr>
                        <w:rtl w:val="0"/>
                      </w:rPr>
                    </w:r>
                  </w:del>
                </w:sdtContent>
              </w:sdt>
              <w:del w:author="Nivesh" w:id="19" w:date="2026-09-25T10:03:37Z"/>
            </w:sdtContent>
          </w:sdt>
        </w:p>
      </w:sdtContent>
    </w:sdt>
    <w:sdt>
      <w:sdtPr>
        <w:id w:val="346928619"/>
        <w:tag w:val="goog_rdk_5581"/>
      </w:sdtPr>
      <w:sdtContent>
        <w:p w:rsidR="00000000" w:rsidDel="00000000" w:rsidP="00000000" w:rsidRDefault="00000000" w:rsidRPr="00000000" w14:paraId="000004FC">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563261418"/>
              <w:tag w:val="goog_rdk_557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510" cy="3033395"/>
                              </a:xfrm>
                              <a:prstGeom prst="rect"/>
                              <a:ln/>
                            </pic:spPr>
                          </pic:pic>
                        </a:graphicData>
                      </a:graphic>
                    </wp:inline>
                  </w:drawing>
                </w:r>
              </w:del>
              <w:sdt>
                <w:sdtPr>
                  <w:id w:val="-448811100"/>
                  <w:tag w:val="goog_rdk_5580"/>
                </w:sdtPr>
                <w:sdtContent>
                  <w:del w:author="Nivesh" w:id="19" w:date="2026-09-25T10:03:37Z">
                    <w:r w:rsidDel="00000000" w:rsidR="00000000" w:rsidRPr="00000000">
                      <w:rPr>
                        <w:rtl w:val="0"/>
                      </w:rPr>
                    </w:r>
                  </w:del>
                </w:sdtContent>
              </w:sdt>
              <w:del w:author="Nivesh" w:id="19" w:date="2026-09-25T10:03:37Z"/>
            </w:sdtContent>
          </w:sdt>
        </w:p>
      </w:sdtContent>
    </w:sdt>
    <w:sdt>
      <w:sdtPr>
        <w:id w:val="-1723713157"/>
        <w:tag w:val="goog_rdk_5584"/>
      </w:sdtPr>
      <w:sdtContent>
        <w:p w:rsidR="00000000" w:rsidDel="00000000" w:rsidP="00000000" w:rsidRDefault="00000000" w:rsidRPr="00000000" w14:paraId="000004FD">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956775894"/>
              <w:tag w:val="goog_rdk_5582"/>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2"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731510" cy="3033395"/>
                              </a:xfrm>
                              <a:prstGeom prst="rect"/>
                              <a:ln/>
                            </pic:spPr>
                          </pic:pic>
                        </a:graphicData>
                      </a:graphic>
                    </wp:inline>
                  </w:drawing>
                </w:r>
              </w:del>
              <w:sdt>
                <w:sdtPr>
                  <w:id w:val="1337839542"/>
                  <w:tag w:val="goog_rdk_5583"/>
                </w:sdtPr>
                <w:sdtContent>
                  <w:del w:author="Nivesh" w:id="19" w:date="2026-09-25T10:03:37Z">
                    <w:r w:rsidDel="00000000" w:rsidR="00000000" w:rsidRPr="00000000">
                      <w:rPr>
                        <w:rtl w:val="0"/>
                      </w:rPr>
                    </w:r>
                  </w:del>
                </w:sdtContent>
              </w:sdt>
              <w:del w:author="Nivesh" w:id="19" w:date="2026-09-25T10:03:37Z"/>
            </w:sdtContent>
          </w:sdt>
        </w:p>
      </w:sdtContent>
    </w:sdt>
    <w:sdt>
      <w:sdtPr>
        <w:id w:val="-2085313509"/>
        <w:tag w:val="goog_rdk_5587"/>
      </w:sdtPr>
      <w:sdtContent>
        <w:p w:rsidR="00000000" w:rsidDel="00000000" w:rsidP="00000000" w:rsidRDefault="00000000" w:rsidRPr="00000000" w14:paraId="000004FE">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906956151"/>
              <w:tag w:val="goog_rdk_5585"/>
            </w:sdtPr>
            <w:sdtContent>
              <w:del w:author="Nivesh" w:id="19" w:date="2026-09-25T10:03:37Z"/>
              <w:sdt>
                <w:sdtPr>
                  <w:id w:val="-1500851818"/>
                  <w:tag w:val="goog_rdk_558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It provides along with details of resources from where to learn and stepwise guidance through-out. </w:delText>
                    </w:r>
                  </w:del>
                </w:sdtContent>
              </w:sdt>
              <w:del w:author="Nivesh" w:id="19" w:date="2026-09-25T10:03:37Z"/>
            </w:sdtContent>
          </w:sdt>
        </w:p>
      </w:sdtContent>
    </w:sdt>
    <w:sdt>
      <w:sdtPr>
        <w:id w:val="-1208569637"/>
        <w:tag w:val="goog_rdk_5590"/>
      </w:sdtPr>
      <w:sdtContent>
        <w:p w:rsidR="00000000" w:rsidDel="00000000" w:rsidP="00000000" w:rsidRDefault="00000000" w:rsidRPr="00000000" w14:paraId="000004FF">
          <w:pPr>
            <w:spacing w:after="280" w:before="280" w:line="240" w:lineRule="auto"/>
            <w:rPr>
              <w:del w:author="Nivesh" w:id="19" w:date="2026-09-25T10:03:37Z"/>
              <w:rPrChange w:author="Nivesh" w:id="42" w:date="2026-09-25T10:03:37Z">
                <w:rPr>
                  <w:rFonts w:ascii="Cambria" w:cs="Cambria" w:eastAsia="Cambria" w:hAnsi="Cambria"/>
                  <w:color w:val="000000"/>
                  <w:sz w:val="28"/>
                  <w:szCs w:val="28"/>
                </w:rPr>
              </w:rPrChange>
            </w:rPr>
          </w:pPr>
          <w:sdt>
            <w:sdtPr>
              <w:id w:val="230566891"/>
              <w:tag w:val="goog_rdk_5588"/>
            </w:sdtPr>
            <w:sdtContent>
              <w:del w:author="Nivesh" w:id="19" w:date="2026-09-25T10:03:37Z"/>
              <w:sdt>
                <w:sdtPr>
                  <w:id w:val="-585560372"/>
                  <w:tag w:val="goog_rdk_5589"/>
                </w:sdtPr>
                <w:sdtContent>
                  <w:del w:author="Nivesh" w:id="19" w:date="2026-09-25T10:03:37Z">
                    <w:r w:rsidDel="00000000" w:rsidR="00000000" w:rsidRPr="00000000">
                      <w:rPr>
                        <w:rtl w:val="0"/>
                      </w:rPr>
                    </w:r>
                  </w:del>
                </w:sdtContent>
              </w:sdt>
              <w:del w:author="Nivesh" w:id="19" w:date="2026-09-25T10:03:37Z"/>
            </w:sdtContent>
          </w:sdt>
        </w:p>
      </w:sdtContent>
    </w:sdt>
    <w:sdt>
      <w:sdtPr>
        <w:id w:val="-1894249741"/>
        <w:tag w:val="goog_rdk_5594"/>
      </w:sdtPr>
      <w:sdtContent>
        <w:p w:rsidR="00000000" w:rsidDel="00000000" w:rsidP="00000000" w:rsidRDefault="00000000" w:rsidRPr="00000000" w14:paraId="00000500">
          <w:pPr>
            <w:spacing w:after="280" w:before="280" w:line="240" w:lineRule="auto"/>
            <w:rPr>
              <w:del w:author="Nivesh" w:id="19" w:date="2026-09-25T10:03:37Z"/>
              <w:rPrChange w:author="Nivesh" w:id="42" w:date="2026-09-25T10:03:37Z">
                <w:rPr>
                  <w:rFonts w:ascii="Cambria" w:cs="Cambria" w:eastAsia="Cambria" w:hAnsi="Cambria"/>
                  <w:b w:val="0"/>
                  <w:bCs w:val="0"/>
                  <w:color w:val="000000"/>
                  <w:sz w:val="28"/>
                  <w:szCs w:val="28"/>
                </w:rPr>
              </w:rPrChange>
            </w:rPr>
          </w:pPr>
          <w:sdt>
            <w:sdtPr>
              <w:id w:val="1459064516"/>
              <w:tag w:val="goog_rdk_5591"/>
            </w:sdtPr>
            <w:sdtContent>
              <w:del w:author="Nivesh" w:id="19" w:date="2026-09-25T10:03:37Z"/>
              <w:sdt>
                <w:sdtPr>
                  <w:id w:val="-1352820602"/>
                  <w:tag w:val="goog_rdk_559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8"/>
                            <w:szCs w:val="28"/>
                          </w:rPr>
                        </w:rPrChange>
                      </w:rPr>
                      <w:delText xml:space="preserve">Conclusion: </w:delText>
                    </w:r>
                  </w:del>
                </w:sdtContent>
              </w:sdt>
              <w:del w:author="Nivesh" w:id="19" w:date="2026-09-25T10:03:37Z">
                <w:sdt>
                  <w:sdtPr>
                    <w:id w:val="604067659"/>
                    <w:tag w:val="goog_rdk_5593"/>
                  </w:sdtPr>
                  <w:sdtContent>
                    <w:r w:rsidDel="00000000" w:rsidR="00000000" w:rsidRPr="00000000">
                      <w:rPr>
                        <w:rtl w:val="0"/>
                      </w:rPr>
                    </w:r>
                  </w:sdtContent>
                </w:sdt>
              </w:del>
            </w:sdtContent>
          </w:sdt>
        </w:p>
      </w:sdtContent>
    </w:sdt>
    <w:sdt>
      <w:sdtPr>
        <w:id w:val="308144876"/>
        <w:tag w:val="goog_rdk_5597"/>
      </w:sdtPr>
      <w:sdtContent>
        <w:p w:rsidR="00000000" w:rsidDel="00000000" w:rsidP="00000000" w:rsidRDefault="00000000" w:rsidRPr="00000000" w14:paraId="00000501">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753525382"/>
              <w:tag w:val="goog_rdk_5595"/>
            </w:sdtPr>
            <w:sdtContent>
              <w:del w:author="Nivesh" w:id="19" w:date="2026-09-25T10:03:37Z"/>
              <w:sdt>
                <w:sdtPr>
                  <w:id w:val="1708557533"/>
                  <w:tag w:val="goog_rdk_55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delText>
                    </w:r>
                  </w:del>
                </w:sdtContent>
              </w:sdt>
              <w:del w:author="Nivesh" w:id="19" w:date="2026-09-25T10:03:37Z"/>
            </w:sdtContent>
          </w:sdt>
        </w:p>
      </w:sdtContent>
    </w:sdt>
    <w:sdt>
      <w:sdtPr>
        <w:id w:val="-1122800846"/>
        <w:tag w:val="goog_rdk_5600"/>
      </w:sdtPr>
      <w:sdtContent>
        <w:p w:rsidR="00000000" w:rsidDel="00000000" w:rsidP="00000000" w:rsidRDefault="00000000" w:rsidRPr="00000000" w14:paraId="00000502">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315023538"/>
              <w:tag w:val="goog_rdk_5598"/>
            </w:sdtPr>
            <w:sdtContent>
              <w:del w:author="Nivesh" w:id="19" w:date="2026-09-25T10:03:37Z"/>
              <w:sdt>
                <w:sdtPr>
                  <w:id w:val="-5910611"/>
                  <w:tag w:val="goog_rdk_55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delText>
                    </w:r>
                  </w:del>
                </w:sdtContent>
              </w:sdt>
              <w:del w:author="Nivesh" w:id="19" w:date="2026-09-25T10:03:37Z"/>
            </w:sdtContent>
          </w:sdt>
        </w:p>
      </w:sdtContent>
    </w:sdt>
    <w:sdt>
      <w:sdtPr>
        <w:id w:val="-136077123"/>
        <w:tag w:val="goog_rdk_5603"/>
      </w:sdtPr>
      <w:sdtContent>
        <w:p w:rsidR="00000000" w:rsidDel="00000000" w:rsidP="00000000" w:rsidRDefault="00000000" w:rsidRPr="00000000" w14:paraId="00000503">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517115939"/>
              <w:tag w:val="goog_rdk_5601"/>
            </w:sdtPr>
            <w:sdtContent>
              <w:del w:author="Nivesh" w:id="19" w:date="2026-09-25T10:03:37Z"/>
              <w:sdt>
                <w:sdtPr>
                  <w:id w:val="-1649673589"/>
                  <w:tag w:val="goog_rdk_560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delText>
                    </w:r>
                  </w:del>
                </w:sdtContent>
              </w:sdt>
              <w:del w:author="Nivesh" w:id="19" w:date="2026-09-25T10:03:37Z"/>
            </w:sdtContent>
          </w:sdt>
        </w:p>
      </w:sdtContent>
    </w:sdt>
    <w:sdt>
      <w:sdtPr>
        <w:id w:val="-629821585"/>
        <w:tag w:val="goog_rdk_5606"/>
      </w:sdtPr>
      <w:sdtContent>
        <w:p w:rsidR="00000000" w:rsidDel="00000000" w:rsidP="00000000" w:rsidRDefault="00000000" w:rsidRPr="00000000" w14:paraId="00000504">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860347385"/>
              <w:tag w:val="goog_rdk_5604"/>
            </w:sdtPr>
            <w:sdtContent>
              <w:del w:author="Nivesh" w:id="19" w:date="2026-09-25T10:03:37Z"/>
              <w:sdt>
                <w:sdtPr>
                  <w:id w:val="1766544018"/>
                  <w:tag w:val="goog_rdk_560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delText>
                    </w:r>
                  </w:del>
                </w:sdtContent>
              </w:sdt>
              <w:del w:author="Nivesh" w:id="19" w:date="2026-09-25T10:03:37Z"/>
            </w:sdtContent>
          </w:sdt>
        </w:p>
      </w:sdtContent>
    </w:sdt>
    <w:sdt>
      <w:sdtPr>
        <w:id w:val="1757958230"/>
        <w:tag w:val="goog_rdk_5609"/>
      </w:sdtPr>
      <w:sdtContent>
        <w:p w:rsidR="00000000" w:rsidDel="00000000" w:rsidP="00000000" w:rsidRDefault="00000000" w:rsidRPr="00000000" w14:paraId="00000505">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616519279"/>
              <w:tag w:val="goog_rdk_5607"/>
            </w:sdtPr>
            <w:sdtContent>
              <w:del w:author="Nivesh" w:id="19" w:date="2026-09-25T10:03:37Z"/>
              <w:sdt>
                <w:sdtPr>
                  <w:id w:val="-862729190"/>
                  <w:tag w:val="goog_rdk_560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delText>
                    </w:r>
                  </w:del>
                </w:sdtContent>
              </w:sdt>
              <w:del w:author="Nivesh" w:id="19" w:date="2026-09-25T10:03:37Z"/>
            </w:sdtContent>
          </w:sdt>
        </w:p>
      </w:sdtContent>
    </w:sdt>
    <w:sdt>
      <w:sdtPr>
        <w:id w:val="1158129825"/>
        <w:tag w:val="goog_rdk_5612"/>
      </w:sdtPr>
      <w:sdtContent>
        <w:p w:rsidR="00000000" w:rsidDel="00000000" w:rsidP="00000000" w:rsidRDefault="00000000" w:rsidRPr="00000000" w14:paraId="00000506">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219702598"/>
              <w:tag w:val="goog_rdk_5610"/>
            </w:sdtPr>
            <w:sdtContent>
              <w:del w:author="Nivesh" w:id="19" w:date="2026-09-25T10:03:37Z"/>
              <w:sdt>
                <w:sdtPr>
                  <w:id w:val="440431213"/>
                  <w:tag w:val="goog_rdk_561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delText>
                    </w:r>
                  </w:del>
                </w:sdtContent>
              </w:sdt>
              <w:del w:author="Nivesh" w:id="19" w:date="2026-09-25T10:03:37Z"/>
            </w:sdtContent>
          </w:sdt>
        </w:p>
      </w:sdtContent>
    </w:sdt>
    <w:sdt>
      <w:sdtPr>
        <w:id w:val="-321425564"/>
        <w:tag w:val="goog_rdk_5615"/>
      </w:sdtPr>
      <w:sdtContent>
        <w:p w:rsidR="00000000" w:rsidDel="00000000" w:rsidP="00000000" w:rsidRDefault="00000000" w:rsidRPr="00000000" w14:paraId="00000507">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260566992"/>
              <w:tag w:val="goog_rdk_5613"/>
            </w:sdtPr>
            <w:sdtContent>
              <w:del w:author="Nivesh" w:id="19" w:date="2026-09-25T10:03:37Z"/>
              <w:sdt>
                <w:sdtPr>
                  <w:id w:val="360981938"/>
                  <w:tag w:val="goog_rdk_561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delText>
                    </w:r>
                  </w:del>
                </w:sdtContent>
              </w:sdt>
              <w:del w:author="Nivesh" w:id="19" w:date="2026-09-25T10:03:37Z"/>
            </w:sdtContent>
          </w:sdt>
        </w:p>
      </w:sdtContent>
    </w:sdt>
    <w:sdt>
      <w:sdtPr>
        <w:id w:val="-1102355268"/>
        <w:tag w:val="goog_rdk_5618"/>
      </w:sdtPr>
      <w:sdtContent>
        <w:p w:rsidR="00000000" w:rsidDel="00000000" w:rsidP="00000000" w:rsidRDefault="00000000" w:rsidRPr="00000000" w14:paraId="00000508">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635482561"/>
              <w:tag w:val="goog_rdk_5616"/>
            </w:sdtPr>
            <w:sdtContent>
              <w:del w:author="Nivesh" w:id="19" w:date="2026-09-25T10:03:37Z"/>
              <w:sdt>
                <w:sdtPr>
                  <w:id w:val="-1505777268"/>
                  <w:tag w:val="goog_rdk_5617"/>
                </w:sdtPr>
                <w:sdtContent>
                  <w:del w:author="Nivesh" w:id="19" w:date="2026-09-25T10:03:37Z">
                    <w:r w:rsidDel="00000000" w:rsidR="00000000" w:rsidRPr="00000000">
                      <w:rPr>
                        <w:rtl w:val="0"/>
                      </w:rPr>
                    </w:r>
                  </w:del>
                </w:sdtContent>
              </w:sdt>
              <w:del w:author="Nivesh" w:id="19" w:date="2026-09-25T10:03:37Z"/>
            </w:sdtContent>
          </w:sdt>
        </w:p>
      </w:sdtContent>
    </w:sdt>
    <w:sdt>
      <w:sdtPr>
        <w:id w:val="-1912072210"/>
        <w:tag w:val="goog_rdk_5621"/>
      </w:sdtPr>
      <w:sdtContent>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1842689526"/>
              <w:tag w:val="goog_rdk_5619"/>
            </w:sdtPr>
            <w:sdtContent>
              <w:del w:author="Nivesh" w:id="19" w:date="2026-09-25T10:03:37Z"/>
              <w:sdt>
                <w:sdtPr>
                  <w:id w:val="1065026700"/>
                  <w:tag w:val="goog_rdk_5620"/>
                </w:sdtPr>
                <w:sdtContent>
                  <w:del w:author="Nivesh" w:id="19" w:date="2026-09-25T10:03:37Z">
                    <w:r w:rsidDel="00000000" w:rsidR="00000000" w:rsidRPr="00000000">
                      <w:rPr>
                        <w:rtl w:val="0"/>
                      </w:rPr>
                    </w:r>
                  </w:del>
                </w:sdtContent>
              </w:sdt>
              <w:del w:author="Nivesh" w:id="19" w:date="2026-09-25T10:03:37Z"/>
            </w:sdtContent>
          </w:sdt>
        </w:p>
      </w:sdtContent>
    </w:sdt>
    <w:sdt>
      <w:sdtPr>
        <w:id w:val="-1924792706"/>
        <w:tag w:val="goog_rdk_5624"/>
      </w:sdtPr>
      <w:sdtContent>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459362606"/>
              <w:tag w:val="goog_rdk_5622"/>
            </w:sdtPr>
            <w:sdtContent>
              <w:del w:author="Nivesh" w:id="19" w:date="2026-09-25T10:03:37Z"/>
              <w:sdt>
                <w:sdtPr>
                  <w:id w:val="-1623446311"/>
                  <w:tag w:val="goog_rdk_5623"/>
                </w:sdtPr>
                <w:sdtContent>
                  <w:del w:author="Nivesh" w:id="19" w:date="2026-09-25T10:03:37Z">
                    <w:r w:rsidDel="00000000" w:rsidR="00000000" w:rsidRPr="00000000">
                      <w:rPr>
                        <w:rtl w:val="0"/>
                      </w:rPr>
                    </w:r>
                  </w:del>
                </w:sdtContent>
              </w:sdt>
              <w:del w:author="Nivesh" w:id="19" w:date="2026-09-25T10:03:37Z"/>
            </w:sdtContent>
          </w:sdt>
        </w:p>
      </w:sdtContent>
    </w:sdt>
    <w:sdt>
      <w:sdtPr>
        <w:id w:val="-1682908746"/>
        <w:tag w:val="goog_rdk_5627"/>
      </w:sdtPr>
      <w:sdtContent>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Change w:author="dhivyadharshini Dhivya" w:id="0" w:date="2026-09-24T07:15:49Z">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pPr>
            </w:pPrChange>
          </w:pPr>
          <w:sdt>
            <w:sdtPr>
              <w:id w:val="1469336628"/>
              <w:tag w:val="goog_rdk_5625"/>
            </w:sdtPr>
            <w:sdtContent>
              <w:del w:author="Nivesh" w:id="19" w:date="2026-09-25T10:03:37Z"/>
              <w:sdt>
                <w:sdtPr>
                  <w:id w:val="-1743452128"/>
                  <w:tag w:val="goog_rdk_5626"/>
                </w:sdtPr>
                <w:sdtContent>
                  <w:del w:author="Nivesh" w:id="19" w:date="2026-09-25T10:03:37Z">
                    <w:r w:rsidDel="00000000" w:rsidR="00000000" w:rsidRPr="00000000">
                      <w:rPr>
                        <w:rtl w:val="0"/>
                      </w:rPr>
                    </w:r>
                  </w:del>
                </w:sdtContent>
              </w:sdt>
              <w:del w:author="Nivesh" w:id="19" w:date="2026-09-25T10:03:37Z"/>
            </w:sdtContent>
          </w:sdt>
        </w:p>
      </w:sdtContent>
    </w:sdt>
    <w:sdt>
      <w:sdtPr>
        <w:id w:val="-430084594"/>
        <w:tag w:val="goog_rdk_5630"/>
      </w:sdtPr>
      <w:sdtContent>
        <w:p w:rsidR="00000000" w:rsidDel="00000000" w:rsidP="00000000" w:rsidRDefault="00000000" w:rsidRPr="00000000" w14:paraId="0000050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651230803"/>
              <w:tag w:val="goog_rdk_5628"/>
            </w:sdtPr>
            <w:sdtContent>
              <w:del w:author="Nivesh" w:id="19" w:date="2026-09-25T10:03:37Z"/>
              <w:sdt>
                <w:sdtPr>
                  <w:id w:val="-2046641842"/>
                  <w:tag w:val="goog_rdk_5629"/>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Submitted by:</w:delText>
                    </w:r>
                  </w:del>
                </w:sdtContent>
              </w:sdt>
              <w:del w:author="Nivesh" w:id="19" w:date="2026-09-25T10:03:37Z"/>
            </w:sdtContent>
          </w:sdt>
        </w:p>
      </w:sdtContent>
    </w:sdt>
    <w:sdt>
      <w:sdtPr>
        <w:id w:val="951880037"/>
        <w:tag w:val="goog_rdk_5641"/>
      </w:sdtPr>
      <w:sdtContent>
        <w:p w:rsidR="00000000" w:rsidDel="00000000" w:rsidP="00000000" w:rsidRDefault="00000000" w:rsidRPr="00000000" w14:paraId="0000050D">
          <w:pPr>
            <w:spacing w:after="280" w:before="280" w:line="240" w:lineRule="auto"/>
            <w:ind w:left="1080" w:firstLine="0"/>
            <w:rPr>
              <w:rFonts w:ascii="Cambria" w:cs="Cambria" w:eastAsia="Cambria" w:hAnsi="Cambria"/>
              <w:color w:val="000000"/>
            </w:rPr>
            <w:pPrChange w:author="Janani Janani" w:id="0" w:date="2026-09-24T09:22:48Z">
              <w:pPr>
                <w:spacing w:before="280" w:line="240" w:lineRule="auto"/>
              </w:pPr>
            </w:pPrChange>
          </w:pPr>
          <w:sdt>
            <w:sdtPr>
              <w:id w:val="-2027221963"/>
              <w:tag w:val="goog_rdk_5631"/>
            </w:sdtPr>
            <w:sdtContent>
              <w:del w:author="Nivesh" w:id="19" w:date="2026-09-25T10:03:37Z"/>
              <w:sdt>
                <w:sdtPr>
                  <w:id w:val="-377995205"/>
                  <w:tag w:val="goog_rdk_563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Te</w:delText>
                    </w:r>
                  </w:del>
                </w:sdtContent>
              </w:sdt>
              <w:del w:author="Nivesh" w:id="19" w:date="2026-09-25T10:03:37Z">
                <w:sdt>
                  <w:sdtPr>
                    <w:id w:val="-1193264167"/>
                    <w:tag w:val="goog_rdk_5633"/>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lla Divya Sree</w:delText>
                    </w:r>
                  </w:sdtContent>
                </w:sdt>
                <w:sdt>
                  <w:sdtPr>
                    <w:id w:val="-498103945"/>
                    <w:tag w:val="goog_rdk_5634"/>
                  </w:sdtPr>
                  <w:sdtContent>
                    <w:r w:rsidDel="00000000" w:rsidR="00000000" w:rsidRPr="00000000">
                      <w:rPr>
                        <w:rtl w:val="0"/>
                        <w:rPrChange w:author="Nivesh" w:id="42" w:date="2026-09-25T10:03:37Z">
                          <w:rPr>
                            <w:rFonts w:ascii="Cambria" w:cs="Cambria" w:eastAsia="Cambria" w:hAnsi="Cambria"/>
                            <w:color w:val="000000"/>
                          </w:rPr>
                        </w:rPrChange>
                      </w:rPr>
                      <w:br w:type="textWrapping"/>
                    </w:r>
                  </w:sdtContent>
                </w:sdt>
                <w:sdt>
                  <w:sdtPr>
                    <w:id w:val="1271758746"/>
                    <w:tag w:val="goog_rdk_5635"/>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Mentor:</w:delText>
                    </w:r>
                  </w:sdtContent>
                </w:sdt>
                <w:sdt>
                  <w:sdtPr>
                    <w:id w:val="1689150984"/>
                    <w:tag w:val="goog_rdk_5636"/>
                  </w:sdtPr>
                  <w:sdtContent>
                    <w:r w:rsidDel="00000000" w:rsidR="00000000" w:rsidRPr="00000000">
                      <w:rPr>
                        <w:rtl w:val="0"/>
                        <w:rPrChange w:author="Nivesh" w:id="42" w:date="2026-09-25T10:03:37Z">
                          <w:rPr>
                            <w:rFonts w:ascii="Cambria" w:cs="Cambria" w:eastAsia="Cambria" w:hAnsi="Cambria"/>
                            <w:color w:val="000000"/>
                          </w:rPr>
                        </w:rPrChange>
                      </w:rPr>
                      <w:delText xml:space="preserve"> Si</w:delText>
                    </w:r>
                  </w:sdtContent>
                </w:sdt>
                <w:sdt>
                  <w:sdtPr>
                    <w:id w:val="-1937806045"/>
                    <w:tag w:val="goog_rdk_5637"/>
                  </w:sdtPr>
                  <w:sdtContent>
                    <w:r w:rsidDel="00000000" w:rsidR="00000000" w:rsidRPr="00000000">
                      <w:rPr>
                        <w:rtl w:val="0"/>
                        <w:rPrChange w:author="Nivesh" w:id="42" w:date="2026-09-25T10:03:37Z">
                          <w:rPr>
                            <w:rFonts w:ascii="Cambria" w:cs="Cambria" w:eastAsia="Cambria" w:hAnsi="Cambria"/>
                            <w:color w:val="000000"/>
                          </w:rPr>
                        </w:rPrChange>
                      </w:rPr>
                      <w:delText xml:space="preserve">ri</w:delText>
                    </w:r>
                  </w:sdtContent>
                </w:sdt>
                <w:sdt>
                  <w:sdtPr>
                    <w:id w:val="1179277668"/>
                    <w:tag w:val="goog_rdk_5638"/>
                  </w:sdtPr>
                  <w:sdtContent>
                    <w:r w:rsidDel="00000000" w:rsidR="00000000" w:rsidRPr="00000000">
                      <w:rPr>
                        <w:rtl w:val="0"/>
                        <w:rPrChange w:author="Nivesh" w:id="42" w:date="2026-09-25T10:03:37Z">
                          <w:rPr>
                            <w:rFonts w:ascii="Cambria" w:cs="Cambria" w:eastAsia="Cambria" w:hAnsi="Cambria"/>
                            <w:color w:val="000000"/>
                          </w:rPr>
                        </w:rPrChange>
                      </w:rPr>
                      <w:br w:type="textWrapping"/>
                    </w:r>
                  </w:sdtContent>
                </w:sdt>
                <w:sdt>
                  <w:sdtPr>
                    <w:id w:val="-1817387329"/>
                    <w:tag w:val="goog_rdk_5639"/>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Date:</w:delText>
                    </w:r>
                  </w:sdtContent>
                </w:sdt>
                <w:sdt>
                  <w:sdtPr>
                    <w:id w:val="9633313"/>
                    <w:tag w:val="goog_rdk_5640"/>
                  </w:sdtPr>
                  <w:sdtContent>
                    <w:r w:rsidDel="00000000" w:rsidR="00000000" w:rsidRPr="00000000">
                      <w:rPr>
                        <w:rtl w:val="0"/>
                        <w:rPrChange w:author="Nivesh" w:id="42" w:date="2026-09-25T10:03:37Z">
                          <w:rPr>
                            <w:rFonts w:ascii="Cambria" w:cs="Cambria" w:eastAsia="Cambria" w:hAnsi="Cambria"/>
                            <w:color w:val="000000"/>
                          </w:rPr>
                        </w:rPrChange>
                      </w:rPr>
                      <w:delText xml:space="preserve"> 11/04/2025</w:delText>
                    </w:r>
                  </w:sdtContent>
                </w:sdt>
              </w:del>
            </w:sdtContent>
          </w:sdt>
          <w:r w:rsidDel="00000000" w:rsidR="00000000" w:rsidRPr="00000000">
            <w:rPr>
              <w:rtl w:val="0"/>
            </w:rPr>
          </w:r>
        </w:p>
      </w:sdtContent>
    </w:sdt>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IKANDAN R" w:id="1" w:date="2026-09-23T07:06:16Z">
    <w:sdt>
      <w:sdtPr>
        <w:id w:val="-535536203"/>
        <w:tag w:val="goog_rdk_6043"/>
      </w:sdtPr>
      <w:sdtContent>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0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397872600"/>
              <w:tag w:val="goog_rdk_6042"/>
            </w:sdtPr>
            <w:sdtContent>
              <w:ins w:author="MD Ismail" w:id="20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project</w:t>
                </w:r>
              </w:ins>
            </w:sdtContent>
          </w:sdt>
        </w:p>
      </w:sdtContent>
    </w:sdt>
  </w:comment>
  <w:comment w:author="Anonymous" w:id="0" w:date="2026-09-23T06:19:48Z">
    <w:sdt>
      <w:sdtPr>
        <w:id w:val="-1506412948"/>
        <w:tag w:val="goog_rdk_6045"/>
      </w:sdtPr>
      <w:sdtContent>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0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134033901"/>
              <w:tag w:val="goog_rdk_6044"/>
            </w:sdtPr>
            <w:sdtContent>
              <w:ins w:author="MD Ismail" w:id="20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saptiya</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50" w15:done="0"/>
  <w15:commentEx w15:paraId="000005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687095062"/>
      <w:tag w:val="goog_rdk_6030"/>
    </w:sdtPr>
    <w:sdtContent>
      <w:p w:rsidR="00000000" w:rsidDel="00000000" w:rsidP="00000000" w:rsidRDefault="00000000" w:rsidRPr="00000000" w14:paraId="0000054C">
        <w:pPr>
          <w:numPr>
            <w:ilvl w:val="1"/>
            <w:numId w:val="2"/>
          </w:numPr>
          <w:ind w:left="502" w:hanging="360"/>
          <w:rPr>
            <w:ins w:author="Anonymous" w:id="202" w:date="2026-09-24T04:34:26Z"/>
          </w:rPr>
          <w:pPrChange w:author="FATHIMA RAIHANA A S" w:id="0" w:date="2026-09-25T17:38:39Z">
            <w:pPr>
              <w:numPr>
                <w:ilvl w:val="1"/>
                <w:numId w:val="9"/>
              </w:numPr>
              <w:ind w:left="502" w:hanging="360"/>
            </w:pPr>
          </w:pPrChange>
        </w:pPr>
        <w:sdt>
          <w:sdtPr>
            <w:id w:val="-735126351"/>
            <w:tag w:val="goog_rdk_6028"/>
          </w:sdtPr>
          <w:sdtContent>
            <w:ins w:author="Anonymous" w:id="202" w:date="2026-09-24T04:34:26Z"/>
            <w:sdt>
              <w:sdtPr>
                <w:id w:val="-1316859810"/>
                <w:tag w:val="goog_rdk_6029"/>
              </w:sdtPr>
              <w:sdtContent>
                <w:ins w:author="Anonymous" w:id="202" w:date="2026-09-24T04:34:26Z">
                  <w:r w:rsidDel="00000000" w:rsidR="00000000" w:rsidRPr="00000000">
                    <w:rPr>
                      <w:rtl w:val="0"/>
                    </w:rPr>
                  </w:r>
                </w:ins>
              </w:sdtContent>
            </w:sdt>
            <w:ins w:author="Anonymous" w:id="202" w:date="2026-09-24T04:34:26Z"/>
          </w:sdtContent>
        </w:sdt>
      </w:p>
    </w:sdtContent>
  </w:sdt>
  <w:sdt>
    <w:sdtPr>
      <w:id w:val="1163276493"/>
      <w:tag w:val="goog_rdk_6034"/>
    </w:sdtPr>
    <w:sdtContent>
      <w:p w:rsidR="00000000" w:rsidDel="00000000" w:rsidP="00000000" w:rsidRDefault="00000000" w:rsidRPr="00000000" w14:paraId="0000054D">
        <w:pPr>
          <w:rPr>
            <w:ins w:author="RAMAKRISHNAN R" w:id="201" w:date="2026-09-23T13:08:19Z"/>
            <w:rPrChange w:author="RAMAKRISHNAN R" w:id="203" w:date="2026-09-23T13:08:19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115279323"/>
            <w:tag w:val="goog_rdk_6032"/>
          </w:sdtPr>
          <w:sdtContent>
            <w:ins w:author="RAMAKRISHNAN R" w:id="201" w:date="2026-09-23T13:08:19Z"/>
            <w:sdt>
              <w:sdtPr>
                <w:id w:val="1351888472"/>
                <w:tag w:val="goog_rdk_6033"/>
              </w:sdtPr>
              <w:sdtContent>
                <w:ins w:author="RAMAKRISHNAN R" w:id="201" w:date="2026-09-23T13:08:19Z">
                  <w:r w:rsidDel="00000000" w:rsidR="00000000" w:rsidRPr="00000000">
                    <w:rPr>
                      <w:rtl w:val="0"/>
                    </w:rPr>
                  </w:r>
                </w:ins>
              </w:sdtContent>
            </w:sdt>
            <w:ins w:author="RAMAKRISHNAN R" w:id="201" w:date="2026-09-23T13:08:19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532856528"/>
      <w:tag w:val="goog_rdk_6041"/>
    </w:sdtPr>
    <w:sdtContent>
      <w:p w:rsidR="00000000" w:rsidDel="00000000" w:rsidP="00000000" w:rsidRDefault="00000000" w:rsidRPr="00000000" w14:paraId="0000054F">
        <w:pPr>
          <w:rPr>
            <w:ins w:author="MD Ismail" w:id="204" w:date="2026-09-24T15:38:40Z"/>
            <w:rPrChange w:author="MD Ismail" w:id="20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528308282"/>
            <w:tag w:val="goog_rdk_6039"/>
          </w:sdtPr>
          <w:sdtContent>
            <w:ins w:author="MD Ismail" w:id="204" w:date="2026-09-24T15:38:40Z"/>
            <w:sdt>
              <w:sdtPr>
                <w:id w:val="-376645018"/>
                <w:tag w:val="goog_rdk_6040"/>
              </w:sdtPr>
              <w:sdtContent>
                <w:ins w:author="MD Ismail" w:id="204" w:date="2026-09-24T15:38:40Z">
                  <w:r w:rsidDel="00000000" w:rsidR="00000000" w:rsidRPr="00000000">
                    <w:rPr>
                      <w:rtl w:val="0"/>
                    </w:rPr>
                  </w:r>
                </w:ins>
              </w:sdtContent>
            </w:sdt>
            <w:ins w:author="MD Ismail" w:id="204" w:date="2026-09-24T15:38:40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318778185"/>
      <w:tag w:val="goog_rdk_5653"/>
    </w:sdtPr>
    <w:sdtContent>
      <w:p w:rsidR="00000000" w:rsidDel="00000000" w:rsidP="00000000" w:rsidRDefault="00000000" w:rsidRPr="00000000" w14:paraId="0000050E">
        <w:pPr>
          <w:tabs>
            <w:tab w:val="center" w:leader="none" w:pos="4513"/>
            <w:tab w:val="right" w:leader="none" w:pos="9026"/>
          </w:tabs>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391096963"/>
            <w:tag w:val="goog_rdk_5643"/>
          </w:sdtPr>
          <w:sdtContent>
            <w:ins w:author="Kasiammal S" w:id="164" w:date="2026-09-26T11:37:38Z"/>
            <w:sdt>
              <w:sdtPr>
                <w:id w:val="804352699"/>
                <w:tag w:val="goog_rdk_5644"/>
              </w:sdtPr>
              <w:sdtContent>
                <w:ins w:author="Kasiammal S" w:id="164" w:date="2026-09-26T11:37:38Z">
                  <w:r w:rsidDel="00000000" w:rsidR="00000000" w:rsidRPr="00000000">
                    <w:rPr>
                      <w:rtl w:val="0"/>
                      <w:rPrChange w:author="Kasiammal S" w:id="165" w:date="2026-09-26T11:37:38Z">
                        <w:rPr>
                          <w:rFonts w:ascii="Cambria" w:cs="Cambria" w:eastAsia="Cambria" w:hAnsi="Cambria"/>
                          <w:color w:val="000000"/>
                        </w:rPr>
                      </w:rPrChange>
                    </w:rPr>
                    <w:t xml:space="preserve">cc</w:t>
                  </w:r>
                </w:ins>
              </w:sdtContent>
            </w:sdt>
            <w:ins w:author="Kasiammal S" w:id="164" w:date="2026-09-26T11:37:38Z"/>
          </w:sdtContent>
        </w:sdt>
        <w:sdt>
          <w:sdtPr>
            <w:id w:val="147531223"/>
            <w:tag w:val="goog_rdk_5645"/>
          </w:sdtPr>
          <w:sdtContent>
            <w:ins w:author="S.Ragavi Srinivasan" w:id="166" w:date="2026-09-26T14:24:43Z">
              <w:r w:rsidDel="00000000" w:rsidR="00000000" w:rsidRPr="00000000">
                <w:rPr>
                  <w:rFonts w:ascii="Cambria" w:cs="Cambria" w:eastAsia="Cambria" w:hAnsi="Cambria"/>
                  <w:color w:val="000000"/>
                </w:rPr>
                <w:fldChar w:fldCharType="begin"/>
                <w:instrText xml:space="preserve">PAGE</w:instrText>
                <w:fldChar w:fldCharType="separate"/>
                <w:fldChar w:fldCharType="end"/>
              </w:r>
            </w:ins>
          </w:sdtContent>
        </w:sdt>
        <w:sdt>
          <w:sdtPr>
            <w:id w:val="-1390550249"/>
            <w:tag w:val="goog_rdk_5646"/>
          </w:sdtPr>
          <w:sdtContent>
            <w:ins w:author="Anonymous" w:id="167" w:date="2026-09-24T09:45:10Z">
              <w:sdt>
                <w:sdtPr>
                  <w:id w:val="1616710537"/>
                  <w:tag w:val="goog_rdk_5647"/>
                </w:sdtPr>
                <w:sdtContent>
                  <w:del w:author="Kasiammal S" w:id="164" w:date="2026-09-26T11:37:38Z"/>
                </w:sdtContent>
              </w:sdt>
            </w:ins>
            <w:sdt>
              <w:sdtPr>
                <w:id w:val="-2136038282"/>
                <w:tag w:val="goog_rdk_5648"/>
              </w:sdtPr>
              <w:sdtContent>
                <w:ins w:author="Anonymous" w:id="167" w:date="2026-09-24T09:45:10Z">
                  <w:del w:author="Kasiammal S" w:id="164" w:date="2026-09-26T11:37:38Z">
                    <w:r w:rsidDel="00000000" w:rsidR="00000000" w:rsidRPr="00000000">
                      <w:rPr>
                        <w:rtl w:val="0"/>
                        <w:rPrChange w:author="Kasiammal S" w:id="165" w:date="2026-09-26T11:37:38Z">
                          <w:rPr>
                            <w:rFonts w:ascii="Cambria" w:cs="Cambria" w:eastAsia="Cambria" w:hAnsi="Cambria"/>
                            <w:color w:val="000000"/>
                          </w:rPr>
                        </w:rPrChange>
                      </w:rPr>
                      <w:delText xml:space="preserve">           </w:delText>
                    </w:r>
                  </w:del>
                </w:ins>
              </w:sdtContent>
            </w:sdt>
            <w:ins w:author="Anonymous" w:id="167" w:date="2026-09-24T09:45:10Z">
              <w:del w:author="Kasiammal S" w:id="164" w:date="2026-09-26T11:37:38Z"/>
            </w:ins>
          </w:sdtContent>
        </w:sdt>
        <w:sdt>
          <w:sdtPr>
            <w:id w:val="-1150480594"/>
            <w:tag w:val="goog_rdk_5649"/>
          </w:sdtPr>
          <w:sdtContent>
            <w:del w:author="Kasiammal S" w:id="164" w:date="2026-09-26T11:37:38Z"/>
          </w:sdtContent>
        </w:sdt>
        <w:sdt>
          <w:sdtPr>
            <w:id w:val="-454737486"/>
            <w:tag w:val="goog_rdk_5650"/>
          </w:sdtPr>
          <w:sdtContent>
            <w:ins w:author="Anonymous" w:id="168" w:date="2026-09-27T07:30:50Z">
              <w:sdt>
                <w:sdtPr>
                  <w:id w:val="-4780447"/>
                  <w:tag w:val="goog_rdk_5651"/>
                </w:sdtPr>
                <w:sdtContent>
                  <w:del w:author="Kasiammal S" w:id="164" w:date="2026-09-26T11:37:38Z"/>
                </w:sdtContent>
              </w:sdt>
            </w:ins>
            <w:sdt>
              <w:sdtPr>
                <w:id w:val="1278351538"/>
                <w:tag w:val="goog_rdk_5652"/>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58"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1622085769"/>
      <w:tag w:val="goog_rdk_5657"/>
    </w:sdtPr>
    <w:sdtContent>
      <w:p w:rsidR="00000000" w:rsidDel="00000000" w:rsidP="00000000" w:rsidRDefault="00000000" w:rsidRPr="00000000" w14:paraId="0000050F">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22443882"/>
            <w:tag w:val="goog_rdk_5654"/>
          </w:sdtPr>
          <w:sdtContent>
            <w:ins w:author="Anonymous" w:id="168" w:date="2026-09-27T07:30:50Z">
              <w:sdt>
                <w:sdtPr>
                  <w:id w:val="-1332263658"/>
                  <w:tag w:val="goog_rdk_5655"/>
                </w:sdtPr>
                <w:sdtContent>
                  <w:del w:author="Kasiammal S" w:id="164" w:date="2026-09-26T11:37:38Z">
                    <w:r w:rsidDel="00000000" w:rsidR="00000000" w:rsidRPr="00000000">
                      <w:rPr>
                        <w:rPrChange w:author="Kasiammal S" w:id="165" w:date="2026-09-26T11:37:38Z">
                          <w:rPr>
                            <w:rFonts w:ascii="Cambria" w:cs="Cambria" w:eastAsia="Cambria" w:hAnsi="Cambria"/>
                            <w:color w:val="000000"/>
                          </w:rPr>
                        </w:rPrChange>
                      </w:rPr>
                      <w:drawing>
                        <wp:inline distB="114300" distT="114300" distL="114300" distR="114300">
                          <wp:extent cx="635000" cy="635000"/>
                          <wp:effectExtent b="0" l="0" r="0" t="0"/>
                          <wp:docPr descr="Nivesh" id="2126916896" name="image5.png"/>
                          <a:graphic>
                            <a:graphicData uri="http://schemas.openxmlformats.org/drawingml/2006/picture">
                              <pic:pic>
                                <pic:nvPicPr>
                                  <pic:cNvPr descr="Nivesh" id="0" name="image5.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977625587"/>
                <w:tag w:val="goog_rdk_5656"/>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417348775"/>
      <w:tag w:val="goog_rdk_5664"/>
    </w:sdtPr>
    <w:sdtContent>
      <w:p w:rsidR="00000000" w:rsidDel="00000000" w:rsidP="00000000" w:rsidRDefault="00000000" w:rsidRPr="00000000" w14:paraId="00000510">
        <w:pPr>
          <w:shd w:fill="f0f4f9" w:val="clear"/>
          <w:tabs>
            <w:tab w:val="center" w:leader="none" w:pos="4513"/>
            <w:tab w:val="right" w:leader="none" w:pos="9026"/>
          </w:tabs>
          <w:spacing w:after="120" w:lineRule="auto"/>
          <w:ind w:left="0" w:firstLine="0"/>
          <w:rPr>
            <w:ins w:author="vaishnavi N" w:id="170" w:date="2026-09-28T07:25:36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1260826425"/>
            <w:tag w:val="goog_rdk_5658"/>
          </w:sdtPr>
          <w:sdtContent>
            <w:ins w:author="Anonymous" w:id="168" w:date="2026-09-27T07:30:50Z">
              <w:sdt>
                <w:sdtPr>
                  <w:id w:val="-1698770387"/>
                  <w:tag w:val="goog_rdk_5659"/>
                </w:sdtPr>
                <w:sdtContent>
                  <w:del w:author="Kasiammal S" w:id="164" w:date="2026-09-26T11:37:38Z"/>
                </w:sdtContent>
              </w:sdt>
            </w:ins>
            <w:sdt>
              <w:sdtPr>
                <w:id w:val="-1282249843"/>
                <w:tag w:val="goog_rdk_5660"/>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Nivesh</w:delText>
                    </w:r>
                  </w:del>
                </w:ins>
              </w:sdtContent>
            </w:sdt>
            <w:ins w:author="Anonymous" w:id="168" w:date="2026-09-27T07:30:50Z">
              <w:del w:author="Kasiammal S" w:id="164" w:date="2026-09-26T11:37:38Z"/>
            </w:ins>
          </w:sdtContent>
        </w:sdt>
        <w:sdt>
          <w:sdtPr>
            <w:id w:val="-755902964"/>
            <w:tag w:val="goog_rdk_5661"/>
          </w:sdtPr>
          <w:sdtContent>
            <w:ins w:author="vaishnavi N" w:id="170" w:date="2026-09-28T07:25:36Z">
              <w:sdt>
                <w:sdtPr>
                  <w:id w:val="417214714"/>
                  <w:tag w:val="goog_rdk_5662"/>
                </w:sdtPr>
                <w:sdtContent>
                  <w:del w:author="Kasiammal S" w:id="164" w:date="2026-09-26T11:37:38Z"/>
                </w:sdtContent>
              </w:sdt>
            </w:ins>
            <w:sdt>
              <w:sdtPr>
                <w:id w:val="-598342247"/>
                <w:tag w:val="goog_rdk_5663"/>
              </w:sdtPr>
              <w:sdtContent>
                <w:ins w:author="vaishnavi N" w:id="170" w:date="2026-09-28T07:25:36Z">
                  <w:del w:author="Kasiammal S" w:id="164" w:date="2026-09-26T11:37:38Z">
                    <w:r w:rsidDel="00000000" w:rsidR="00000000" w:rsidRPr="00000000">
                      <w:rPr>
                        <w:rtl w:val="0"/>
                      </w:rPr>
                    </w:r>
                  </w:del>
                </w:ins>
              </w:sdtContent>
            </w:sdt>
            <w:ins w:author="vaishnavi N" w:id="170" w:date="2026-09-28T07:25:36Z">
              <w:del w:author="Kasiammal S" w:id="164" w:date="2026-09-26T11:37:38Z"/>
            </w:ins>
          </w:sdtContent>
        </w:sdt>
      </w:p>
    </w:sdtContent>
  </w:sdt>
  <w:sdt>
    <w:sdtPr>
      <w:id w:val="1270059423"/>
      <w:tag w:val="goog_rdk_5670"/>
    </w:sdtPr>
    <w:sdtContent>
      <w:p w:rsidR="00000000" w:rsidDel="00000000" w:rsidP="00000000" w:rsidRDefault="00000000" w:rsidRPr="00000000" w14:paraId="00000511">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1207431201"/>
            <w:tag w:val="goog_rdk_5667"/>
          </w:sdtPr>
          <w:sdtContent>
            <w:ins w:author="Anonymous" w:id="168" w:date="2026-09-27T07:30:50Z">
              <w:sdt>
                <w:sdtPr>
                  <w:id w:val="1602443574"/>
                  <w:tag w:val="goog_rdk_5668"/>
                </w:sdtPr>
                <w:sdtContent>
                  <w:del w:author="Kasiammal S" w:id="164" w:date="2026-09-26T11:37:38Z"/>
                </w:sdtContent>
              </w:sdt>
            </w:ins>
            <w:sdt>
              <w:sdtPr>
                <w:id w:val="-125803618"/>
                <w:tag w:val="goog_rdk_5669"/>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131300334"/>
      <w:tag w:val="goog_rdk_5674"/>
    </w:sdtPr>
    <w:sdtContent>
      <w:p w:rsidR="00000000" w:rsidDel="00000000" w:rsidP="00000000" w:rsidRDefault="00000000" w:rsidRPr="00000000" w14:paraId="00000512">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1907625544"/>
            <w:tag w:val="goog_rdk_5671"/>
          </w:sdtPr>
          <w:sdtContent>
            <w:ins w:author="Anonymous" w:id="168" w:date="2026-09-27T07:30:50Z">
              <w:sdt>
                <w:sdtPr>
                  <w:id w:val="721609635"/>
                  <w:tag w:val="goog_rdk_5672"/>
                </w:sdtPr>
                <w:sdtContent>
                  <w:del w:author="Kasiammal S" w:id="164" w:date="2026-09-26T11:37:38Z"/>
                </w:sdtContent>
              </w:sdt>
            </w:ins>
            <w:sdt>
              <w:sdtPr>
                <w:id w:val="1393595486"/>
                <w:tag w:val="goog_rdk_567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15:33 25 Sept</w:delText>
                    </w:r>
                  </w:del>
                </w:ins>
              </w:sdtContent>
            </w:sdt>
            <w:ins w:author="Anonymous" w:id="168" w:date="2026-09-27T07:30:50Z">
              <w:del w:author="Kasiammal S" w:id="164" w:date="2026-09-26T11:37:38Z"/>
            </w:ins>
          </w:sdtContent>
        </w:sdt>
      </w:p>
    </w:sdtContent>
  </w:sdt>
  <w:sdt>
    <w:sdtPr>
      <w:id w:val="-971235850"/>
      <w:tag w:val="goog_rdk_5682"/>
    </w:sdtPr>
    <w:sdtContent>
      <w:p w:rsidR="00000000" w:rsidDel="00000000" w:rsidP="00000000" w:rsidRDefault="00000000" w:rsidRPr="00000000" w14:paraId="00000513">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2138848951"/>
            <w:tag w:val="goog_rdk_5675"/>
          </w:sdtPr>
          <w:sdtContent>
            <w:ins w:author="Anonymous" w:id="168" w:date="2026-09-27T07:30:50Z">
              <w:sdt>
                <w:sdtPr>
                  <w:id w:val="579943645"/>
                  <w:tag w:val="goog_rdk_5676"/>
                </w:sdtPr>
                <w:sdtContent>
                  <w:del w:author="Kasiammal S" w:id="164" w:date="2026-09-26T11:37:38Z"/>
                </w:sdtContent>
              </w:sdt>
            </w:ins>
            <w:sdt>
              <w:sdtPr>
                <w:id w:val="144343696"/>
                <w:tag w:val="goog_rdk_567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Replace:</w:delText>
                    </w:r>
                  </w:del>
                </w:ins>
              </w:sdtContent>
            </w:sdt>
            <w:ins w:author="Anonymous" w:id="168" w:date="2026-09-27T07:30:50Z">
              <w:del w:author="Kasiammal S" w:id="164" w:date="2026-09-26T11:37:38Z">
                <w:sdt>
                  <w:sdtPr>
                    <w:id w:val="190846912"/>
                    <w:tag w:val="goog_rdk_567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1630136335"/>
                    <w:tag w:val="goog_rdk_567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“aaaaaaaaaaniveshwaran [ _ nmj cccccccccccccccccccccccccccccccccccccccccccccccccccccccc Kjcccsc Proje…”</w:delText>
                    </w:r>
                  </w:sdtContent>
                </w:sdt>
                <w:sdt>
                  <w:sdtPr>
                    <w:id w:val="601256217"/>
                    <w:tag w:val="goog_rdk_5680"/>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with </w:delText>
                    </w:r>
                  </w:sdtContent>
                </w:sdt>
                <w:sdt>
                  <w:sdtPr>
                    <w:id w:val="656478618"/>
                    <w:tag w:val="goog_rdk_5681"/>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w:delText>
                    </w:r>
                  </w:sdtContent>
                </w:sdt>
              </w:del>
            </w:ins>
          </w:sdtContent>
        </w:sdt>
      </w:p>
    </w:sdtContent>
  </w:sdt>
  <w:sdt>
    <w:sdtPr>
      <w:id w:val="-1268153613"/>
      <w:tag w:val="goog_rdk_5686"/>
    </w:sdtPr>
    <w:sdtContent>
      <w:p w:rsidR="00000000" w:rsidDel="00000000" w:rsidP="00000000" w:rsidRDefault="00000000" w:rsidRPr="00000000" w14:paraId="00000514">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1598951565"/>
            <w:tag w:val="goog_rdk_5683"/>
          </w:sdtPr>
          <w:sdtContent>
            <w:ins w:author="Anonymous" w:id="168" w:date="2026-09-27T07:30:50Z">
              <w:sdt>
                <w:sdtPr>
                  <w:id w:val="-1587253637"/>
                  <w:tag w:val="goog_rdk_5684"/>
                </w:sdtPr>
                <w:sdtContent>
                  <w:del w:author="Kasiammal S" w:id="164" w:date="2026-09-26T11:37:38Z">
                    <w:r w:rsidDel="00000000" w:rsidR="00000000" w:rsidRPr="00000000">
                      <w:rPr>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drawing>
                        <wp:inline distB="114300" distT="114300" distL="114300" distR="114300">
                          <wp:extent cx="635000" cy="635000"/>
                          <wp:effectExtent b="0" l="0" r="0" t="0"/>
                          <wp:docPr descr="Nivesh" id="2126916897" name="image6.png"/>
                          <a:graphic>
                            <a:graphicData uri="http://schemas.openxmlformats.org/drawingml/2006/picture">
                              <pic:pic>
                                <pic:nvPicPr>
                                  <pic:cNvPr descr="Nivesh" id="0" name="image6.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1908966039"/>
                <w:tag w:val="goog_rdk_5685"/>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707763957"/>
      <w:tag w:val="goog_rdk_5690"/>
    </w:sdtPr>
    <w:sdtContent>
      <w:p w:rsidR="00000000" w:rsidDel="00000000" w:rsidP="00000000" w:rsidRDefault="00000000" w:rsidRPr="00000000" w14:paraId="00000515">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24620384"/>
            <w:tag w:val="goog_rdk_5687"/>
          </w:sdtPr>
          <w:sdtContent>
            <w:ins w:author="Anonymous" w:id="168" w:date="2026-09-27T07:30:50Z">
              <w:sdt>
                <w:sdtPr>
                  <w:id w:val="-1291615306"/>
                  <w:tag w:val="goog_rdk_5688"/>
                </w:sdtPr>
                <w:sdtContent>
                  <w:del w:author="Kasiammal S" w:id="164" w:date="2026-09-26T11:37:38Z"/>
                </w:sdtContent>
              </w:sdt>
            </w:ins>
            <w:sdt>
              <w:sdtPr>
                <w:id w:val="1282759170"/>
                <w:tag w:val="goog_rdk_5689"/>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Nivesh</w:delText>
                    </w:r>
                  </w:del>
                </w:ins>
              </w:sdtContent>
            </w:sdt>
            <w:ins w:author="Anonymous" w:id="168" w:date="2026-09-27T07:30:50Z">
              <w:del w:author="Kasiammal S" w:id="164" w:date="2026-09-26T11:37:38Z"/>
            </w:ins>
          </w:sdtContent>
        </w:sdt>
      </w:p>
    </w:sdtContent>
  </w:sdt>
  <w:sdt>
    <w:sdtPr>
      <w:id w:val="-1900379753"/>
      <w:tag w:val="goog_rdk_5694"/>
    </w:sdtPr>
    <w:sdtContent>
      <w:p w:rsidR="00000000" w:rsidDel="00000000" w:rsidP="00000000" w:rsidRDefault="00000000" w:rsidRPr="00000000" w14:paraId="00000516">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769027668"/>
            <w:tag w:val="goog_rdk_5691"/>
          </w:sdtPr>
          <w:sdtContent>
            <w:ins w:author="Anonymous" w:id="168" w:date="2026-09-27T07:30:50Z">
              <w:sdt>
                <w:sdtPr>
                  <w:id w:val="806356387"/>
                  <w:tag w:val="goog_rdk_5692"/>
                </w:sdtPr>
                <w:sdtContent>
                  <w:del w:author="Kasiammal S" w:id="164" w:date="2026-09-26T11:37:38Z"/>
                </w:sdtContent>
              </w:sdt>
            </w:ins>
            <w:sdt>
              <w:sdtPr>
                <w:id w:val="807951893"/>
                <w:tag w:val="goog_rdk_569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15:33 25 Sept</w:delText>
                    </w:r>
                  </w:del>
                </w:ins>
              </w:sdtContent>
            </w:sdt>
            <w:ins w:author="Anonymous" w:id="168" w:date="2026-09-27T07:30:50Z">
              <w:del w:author="Kasiammal S" w:id="164" w:date="2026-09-26T11:37:38Z"/>
            </w:ins>
          </w:sdtContent>
        </w:sdt>
      </w:p>
    </w:sdtContent>
  </w:sdt>
  <w:sdt>
    <w:sdtPr>
      <w:id w:val="-1875962288"/>
      <w:tag w:val="goog_rdk_5702"/>
    </w:sdtPr>
    <w:sdtContent>
      <w:p w:rsidR="00000000" w:rsidDel="00000000" w:rsidP="00000000" w:rsidRDefault="00000000" w:rsidRPr="00000000" w14:paraId="00000517">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501216050"/>
            <w:tag w:val="goog_rdk_5695"/>
          </w:sdtPr>
          <w:sdtContent>
            <w:ins w:author="Anonymous" w:id="168" w:date="2026-09-27T07:30:50Z">
              <w:sdt>
                <w:sdtPr>
                  <w:id w:val="71735298"/>
                  <w:tag w:val="goog_rdk_5696"/>
                </w:sdtPr>
                <w:sdtContent>
                  <w:del w:author="Kasiammal S" w:id="164" w:date="2026-09-26T11:37:38Z"/>
                </w:sdtContent>
              </w:sdt>
            </w:ins>
            <w:sdt>
              <w:sdtPr>
                <w:id w:val="1676596792"/>
                <w:tag w:val="goog_rdk_569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Replace:</w:delText>
                    </w:r>
                  </w:del>
                </w:ins>
              </w:sdtContent>
            </w:sdt>
            <w:ins w:author="Anonymous" w:id="168" w:date="2026-09-27T07:30:50Z">
              <w:del w:author="Kasiammal S" w:id="164" w:date="2026-09-26T11:37:38Z">
                <w:sdt>
                  <w:sdtPr>
                    <w:id w:val="570325209"/>
                    <w:tag w:val="goog_rdk_569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764165951"/>
                    <w:tag w:val="goog_rdk_569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“niveshwaran [ _ nmj cccccccccccccccccccccccccccccccccccccccccccccccccccccccc Kjcccsc Project assets …”</w:delText>
                    </w:r>
                  </w:sdtContent>
                </w:sdt>
                <w:sdt>
                  <w:sdtPr>
                    <w:id w:val="-1341006096"/>
                    <w:tag w:val="goog_rdk_5700"/>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with </w:delText>
                    </w:r>
                  </w:sdtContent>
                </w:sdt>
                <w:sdt>
                  <w:sdtPr>
                    <w:id w:val="1858003382"/>
                    <w:tag w:val="goog_rdk_5701"/>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w:delText>
                    </w:r>
                  </w:sdtContent>
                </w:sdt>
              </w:del>
            </w:ins>
          </w:sdtContent>
        </w:sdt>
      </w:p>
    </w:sdtContent>
  </w:sdt>
  <w:sdt>
    <w:sdtPr>
      <w:id w:val="-373184664"/>
      <w:tag w:val="goog_rdk_5706"/>
    </w:sdtPr>
    <w:sdtContent>
      <w:p w:rsidR="00000000" w:rsidDel="00000000" w:rsidP="00000000" w:rsidRDefault="00000000" w:rsidRPr="00000000" w14:paraId="00000518">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2126546240"/>
            <w:tag w:val="goog_rdk_5703"/>
          </w:sdtPr>
          <w:sdtContent>
            <w:ins w:author="Anonymous" w:id="168" w:date="2026-09-27T07:30:50Z">
              <w:sdt>
                <w:sdtPr>
                  <w:id w:val="-324835170"/>
                  <w:tag w:val="goog_rdk_5704"/>
                </w:sdtPr>
                <w:sdtContent>
                  <w:del w:author="Kasiammal S" w:id="164" w:date="2026-09-26T11:37:38Z">
                    <w:r w:rsidDel="00000000" w:rsidR="00000000" w:rsidRPr="00000000">
                      <w:rPr>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drawing>
                        <wp:inline distB="114300" distT="114300" distL="114300" distR="114300">
                          <wp:extent cx="635000" cy="635000"/>
                          <wp:effectExtent b="0" l="0" r="0" t="0"/>
                          <wp:docPr descr="Karthika Karthika" id="2126916894" name="image3.png"/>
                          <a:graphic>
                            <a:graphicData uri="http://schemas.openxmlformats.org/drawingml/2006/picture">
                              <pic:pic>
                                <pic:nvPicPr>
                                  <pic:cNvPr descr="Karthika Karthika" id="0" name="image3.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1029165340"/>
                <w:tag w:val="goog_rdk_5705"/>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855927221"/>
      <w:tag w:val="goog_rdk_5710"/>
    </w:sdtPr>
    <w:sdtContent>
      <w:p w:rsidR="00000000" w:rsidDel="00000000" w:rsidP="00000000" w:rsidRDefault="00000000" w:rsidRPr="00000000" w14:paraId="00000519">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198103775"/>
            <w:tag w:val="goog_rdk_5707"/>
          </w:sdtPr>
          <w:sdtContent>
            <w:ins w:author="Anonymous" w:id="168" w:date="2026-09-27T07:30:50Z">
              <w:sdt>
                <w:sdtPr>
                  <w:id w:val="-970303637"/>
                  <w:tag w:val="goog_rdk_5708"/>
                </w:sdtPr>
                <w:sdtContent>
                  <w:del w:author="Kasiammal S" w:id="164" w:date="2026-09-26T11:37:38Z"/>
                </w:sdtContent>
              </w:sdt>
            </w:ins>
            <w:sdt>
              <w:sdtPr>
                <w:id w:val="-2089473411"/>
                <w:tag w:val="goog_rdk_5709"/>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Karthika Karthika</w:delText>
                    </w:r>
                  </w:del>
                </w:ins>
              </w:sdtContent>
            </w:sdt>
            <w:ins w:author="Anonymous" w:id="168" w:date="2026-09-27T07:30:50Z">
              <w:del w:author="Kasiammal S" w:id="164" w:date="2026-09-26T11:37:38Z"/>
            </w:ins>
          </w:sdtContent>
        </w:sdt>
      </w:p>
    </w:sdtContent>
  </w:sdt>
  <w:sdt>
    <w:sdtPr>
      <w:id w:val="635715166"/>
      <w:tag w:val="goog_rdk_5714"/>
    </w:sdtPr>
    <w:sdtContent>
      <w:p w:rsidR="00000000" w:rsidDel="00000000" w:rsidP="00000000" w:rsidRDefault="00000000" w:rsidRPr="00000000" w14:paraId="0000051A">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1149059402"/>
            <w:tag w:val="goog_rdk_5711"/>
          </w:sdtPr>
          <w:sdtContent>
            <w:ins w:author="Anonymous" w:id="168" w:date="2026-09-27T07:30:50Z">
              <w:sdt>
                <w:sdtPr>
                  <w:id w:val="150687106"/>
                  <w:tag w:val="goog_rdk_5712"/>
                </w:sdtPr>
                <w:sdtContent>
                  <w:del w:author="Kasiammal S" w:id="164" w:date="2026-09-26T11:37:38Z"/>
                </w:sdtContent>
              </w:sdt>
            </w:ins>
            <w:sdt>
              <w:sdtPr>
                <w:id w:val="2141608157"/>
                <w:tag w:val="goog_rdk_571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12:41 Yesterday</w:delText>
                    </w:r>
                  </w:del>
                </w:ins>
              </w:sdtContent>
            </w:sdt>
            <w:ins w:author="Anonymous" w:id="168" w:date="2026-09-27T07:30:50Z">
              <w:del w:author="Kasiammal S" w:id="164" w:date="2026-09-26T11:37:38Z"/>
            </w:ins>
          </w:sdtContent>
        </w:sdt>
      </w:p>
    </w:sdtContent>
  </w:sdt>
  <w:sdt>
    <w:sdtPr>
      <w:id w:val="-2064319582"/>
      <w:tag w:val="goog_rdk_5720"/>
    </w:sdtPr>
    <w:sdtContent>
      <w:p w:rsidR="00000000" w:rsidDel="00000000" w:rsidP="00000000" w:rsidRDefault="00000000" w:rsidRPr="00000000" w14:paraId="0000051B">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308782747"/>
            <w:tag w:val="goog_rdk_5715"/>
          </w:sdtPr>
          <w:sdtContent>
            <w:ins w:author="Anonymous" w:id="168" w:date="2026-09-27T07:30:50Z">
              <w:sdt>
                <w:sdtPr>
                  <w:id w:val="1921706942"/>
                  <w:tag w:val="goog_rdk_5716"/>
                </w:sdtPr>
                <w:sdtContent>
                  <w:del w:author="Kasiammal S" w:id="164" w:date="2026-09-26T11:37:38Z"/>
                </w:sdtContent>
              </w:sdt>
            </w:ins>
            <w:sdt>
              <w:sdtPr>
                <w:id w:val="-419454108"/>
                <w:tag w:val="goog_rdk_571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Add:</w:delText>
                    </w:r>
                  </w:del>
                </w:ins>
              </w:sdtContent>
            </w:sdt>
            <w:ins w:author="Anonymous" w:id="168" w:date="2026-09-27T07:30:50Z">
              <w:del w:author="Kasiammal S" w:id="164" w:date="2026-09-26T11:37:38Z">
                <w:sdt>
                  <w:sdtPr>
                    <w:id w:val="2114551116"/>
                    <w:tag w:val="goog_rdk_571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1609017697"/>
                    <w:tag w:val="goog_rdk_571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“z”</w:delText>
                    </w:r>
                  </w:sdtContent>
                </w:sdt>
              </w:del>
            </w:ins>
          </w:sdtContent>
        </w:sdt>
      </w:p>
    </w:sdtContent>
  </w:sdt>
  <w:sdt>
    <w:sdtPr>
      <w:id w:val="-2004578095"/>
      <w:tag w:val="goog_rdk_5724"/>
    </w:sdtPr>
    <w:sdtContent>
      <w:p w:rsidR="00000000" w:rsidDel="00000000" w:rsidP="00000000" w:rsidRDefault="00000000" w:rsidRPr="00000000" w14:paraId="0000051C">
        <w:pPr>
          <w:tabs>
            <w:tab w:val="center" w:leader="none" w:pos="4513"/>
            <w:tab w:val="right" w:leader="none" w:pos="9026"/>
          </w:tabs>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2050984790"/>
            <w:tag w:val="goog_rdk_5721"/>
          </w:sdtPr>
          <w:sdtContent>
            <w:ins w:author="Anonymous" w:id="168" w:date="2026-09-27T07:30:50Z">
              <w:sdt>
                <w:sdtPr>
                  <w:id w:val="-533382154"/>
                  <w:tag w:val="goog_rdk_5722"/>
                </w:sdtPr>
                <w:sdtContent>
                  <w:del w:author="Kasiammal S" w:id="164" w:date="2026-09-26T11:37:38Z"/>
                </w:sdtContent>
              </w:sdt>
            </w:ins>
            <w:sdt>
              <w:sdtPr>
                <w:id w:val="-412380016"/>
                <w:tag w:val="goog_rdk_5723"/>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661457230"/>
      <w:tag w:val="goog_rdk_5731"/>
    </w:sdtPr>
    <w:sdtContent>
      <w:p w:rsidR="00000000" w:rsidDel="00000000" w:rsidP="00000000" w:rsidRDefault="00000000" w:rsidRPr="00000000" w14:paraId="0000051D">
        <w:pPr>
          <w:tabs>
            <w:tab w:val="center" w:leader="none" w:pos="4513"/>
            <w:tab w:val="right" w:leader="none" w:pos="9026"/>
          </w:tabs>
          <w:rPr>
            <w:ins w:author="Anonymous" w:id="171" w:date="2026-09-25T04:26:23Z"/>
            <w:del w:author="Kasiammal S" w:id="164" w:date="2026-09-26T11:37:38Z"/>
            <w:rPrChange w:author="Kasiammal S" w:id="165" w:date="2026-09-26T11:37:38Z">
              <w:rPr>
                <w:rFonts w:ascii="Cambria" w:cs="Cambria" w:eastAsia="Cambria" w:hAnsi="Cambria"/>
                <w:color w:val="000000"/>
              </w:rPr>
            </w:rPrChange>
          </w:rPr>
          <w:pPrChange w:author="Thirupathi DD" w:id="0" w:date="2026-09-26T11:22:32Z">
            <w:pPr>
              <w:tabs>
                <w:tab w:val="center" w:leader="none" w:pos="4513"/>
                <w:tab w:val="right" w:leader="none" w:pos="9026"/>
              </w:tabs>
              <w:ind w:left="0" w:firstLine="0"/>
            </w:pPr>
          </w:pPrChange>
        </w:pPr>
        <w:sdt>
          <w:sdtPr>
            <w:id w:val="-1549242097"/>
            <w:tag w:val="goog_rdk_5728"/>
          </w:sdtPr>
          <w:sdtContent>
            <w:ins w:author="Anonymous" w:id="171" w:date="2026-09-25T04:26:23Z">
              <w:sdt>
                <w:sdtPr>
                  <w:id w:val="1037394741"/>
                  <w:tag w:val="goog_rdk_5729"/>
                </w:sdtPr>
                <w:sdtContent>
                  <w:del w:author="Kasiammal S" w:id="164" w:date="2026-09-26T11:37:38Z"/>
                </w:sdtContent>
              </w:sdt>
            </w:ins>
            <w:sdt>
              <w:sdtPr>
                <w:id w:val="1460581772"/>
                <w:tag w:val="goog_rdk_5730"/>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-50266</wp:posOffset>
                      </wp:positionV>
                      <wp:extent cx="1076325" cy="300038"/>
                      <wp:effectExtent b="0" l="0" r="0" t="0"/>
                      <wp:wrapNone/>
                      <wp:docPr id="2126916961"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4400550</wp:posOffset>
                      </wp:positionH>
                      <wp:positionV relativeFrom="paragraph">
                        <wp:posOffset>333375</wp:posOffset>
                      </wp:positionV>
                      <wp:extent cx="1076325" cy="300038"/>
                      <wp:effectExtent b="0" l="0" r="0" t="0"/>
                      <wp:wrapNone/>
                      <wp:docPr id="2126916962"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887053669"/>
      <w:tag w:val="goog_rdk_5735"/>
    </w:sdtPr>
    <w:sdtContent>
      <w:p w:rsidR="00000000" w:rsidDel="00000000" w:rsidP="00000000" w:rsidRDefault="00000000" w:rsidRPr="00000000" w14:paraId="0000051E">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852898732"/>
            <w:tag w:val="goog_rdk_5732"/>
          </w:sdtPr>
          <w:sdtContent>
            <w:ins w:author="Anonymous" w:id="171" w:date="2026-09-25T04:26:23Z">
              <w:sdt>
                <w:sdtPr>
                  <w:id w:val="1523330673"/>
                  <w:tag w:val="goog_rdk_5733"/>
                </w:sdtPr>
                <w:sdtContent>
                  <w:del w:author="Kasiammal S" w:id="164" w:date="2026-09-26T11:37:38Z"/>
                </w:sdtContent>
              </w:sdt>
            </w:ins>
            <w:sdt>
              <w:sdtPr>
                <w:id w:val="855540936"/>
                <w:tag w:val="goog_rdk_5734"/>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172771</wp:posOffset>
                      </wp:positionV>
                      <wp:extent cx="1076325" cy="300038"/>
                      <wp:effectExtent b="0" l="0" r="0" t="0"/>
                      <wp:wrapNone/>
                      <wp:docPr id="2126916960"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1097259882"/>
      <w:tag w:val="goog_rdk_5741"/>
    </w:sdtPr>
    <w:sdtContent>
      <w:p w:rsidR="00000000" w:rsidDel="00000000" w:rsidP="00000000" w:rsidRDefault="00000000" w:rsidRPr="00000000" w14:paraId="0000051F">
        <w:pPr>
          <w:numPr>
            <w:ilvl w:val="1"/>
            <w:numId w:val="2"/>
          </w:numPr>
          <w:tabs>
            <w:tab w:val="center" w:leader="none" w:pos="4513"/>
            <w:tab w:val="right" w:leader="none" w:pos="9026"/>
          </w:tabs>
          <w:ind w:left="502" w:hanging="360"/>
          <w:rPr>
            <w:ins w:author="GAYATHRI V" w:id="173" w:date="2026-09-27T03:40:31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2021313156"/>
            <w:tag w:val="goog_rdk_5738"/>
          </w:sdtPr>
          <w:sdtContent>
            <w:ins w:author="GAYATHRI V" w:id="173" w:date="2026-09-27T03:40:31Z">
              <w:sdt>
                <w:sdtPr>
                  <w:id w:val="1821923517"/>
                  <w:tag w:val="goog_rdk_5739"/>
                </w:sdtPr>
                <w:sdtContent>
                  <w:del w:author="Kasiammal S" w:id="164" w:date="2026-09-26T11:37:38Z"/>
                </w:sdtContent>
              </w:sdt>
            </w:ins>
            <w:sdt>
              <w:sdtPr>
                <w:id w:val="-1297683039"/>
                <w:tag w:val="goog_rdk_5740"/>
              </w:sdtPr>
              <w:sdtContent>
                <w:ins w:author="GAYATHRI V" w:id="173" w:date="2026-09-27T03:40:31Z">
                  <w:del w:author="Kasiammal S" w:id="164" w:date="2026-09-26T11:37:38Z">
                    <w:r w:rsidDel="00000000" w:rsidR="00000000" w:rsidRPr="00000000">
                      <w:rPr>
                        <w:rtl w:val="0"/>
                      </w:rPr>
                    </w:r>
                  </w:del>
                </w:ins>
              </w:sdtContent>
            </w:sdt>
            <w:ins w:author="GAYATHRI V" w:id="173" w:date="2026-09-27T03:40:31Z">
              <w:del w:author="Kasiammal S" w:id="164" w:date="2026-09-26T11:37:38Z"/>
            </w:ins>
          </w:sdtContent>
        </w:sdt>
      </w:p>
    </w:sdtContent>
  </w:sdt>
  <w:sdt>
    <w:sdtPr>
      <w:id w:val="1125836781"/>
      <w:tag w:val="goog_rdk_5751"/>
    </w:sdtPr>
    <w:sdtContent>
      <w:p w:rsidR="00000000" w:rsidDel="00000000" w:rsidP="00000000" w:rsidRDefault="00000000" w:rsidRPr="00000000" w14:paraId="00000520">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55160685"/>
            <w:tag w:val="goog_rdk_5746"/>
          </w:sdtPr>
          <w:sdtContent>
            <w:ins w:author="Nadhiya Nadhiya" w:id="174" w:date="2026-09-26T12:46:46Z">
              <w:sdt>
                <w:sdtPr>
                  <w:id w:val="696863011"/>
                  <w:tag w:val="goog_rdk_5747"/>
                </w:sdtPr>
                <w:sdtContent>
                  <w:del w:author="Kasiammal S" w:id="164" w:date="2026-09-26T11:37:38Z">
                    <w:r w:rsidDel="00000000" w:rsidR="00000000" w:rsidRPr="00000000">
                      <w:rPr>
                        <w:rPrChange w:author="Razeetha" w:id="103" w:date="2026-09-26T17:49:34Z">
                          <w:rPr>
                            <w:rFonts w:ascii="Cambria" w:cs="Cambria" w:eastAsia="Cambria" w:hAnsi="Cambria"/>
                            <w:color w:val="000000"/>
                          </w:rPr>
                        </w:rPrChange>
                      </w:rPr>
                      <w:drawing>
                        <wp:inline distB="0" distT="0" distL="0" distR="0">
                          <wp:extent cx="5731510" cy="4703445"/>
                          <wp:effectExtent b="0" l="0" r="0" t="0"/>
                          <wp:docPr id="2126916902"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5731510" cy="4703445"/>
                                  </a:xfrm>
                                  <a:prstGeom prst="rect"/>
                                  <a:ln/>
                                </pic:spPr>
                              </pic:pic>
                            </a:graphicData>
                          </a:graphic>
                        </wp:inline>
                      </w:drawing>
                    </w:r>
                  </w:del>
                </w:sdtContent>
              </w:sdt>
            </w:ins>
          </w:sdtContent>
        </w:sdt>
        <w:sdt>
          <w:sdtPr>
            <w:id w:val="-1348536115"/>
            <w:tag w:val="goog_rdk_5748"/>
          </w:sdtPr>
          <w:sdtContent>
            <w:ins w:author="Anonymous" w:id="171" w:date="2026-09-25T04:26:23Z">
              <w:sdt>
                <w:sdtPr>
                  <w:id w:val="-2036384330"/>
                  <w:tag w:val="goog_rdk_5749"/>
                </w:sdtPr>
                <w:sdtContent>
                  <w:del w:author="Kasiammal S" w:id="164" w:date="2026-09-26T11:37:38Z"/>
                </w:sdtContent>
              </w:sdt>
            </w:ins>
            <w:sdt>
              <w:sdtPr>
                <w:id w:val="-445897773"/>
                <w:tag w:val="goog_rdk_5750"/>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ins>
          </w:sdtContent>
        </w:sdt>
      </w:p>
    </w:sdtContent>
  </w:sdt>
  <w:sdt>
    <w:sdtPr>
      <w:id w:val="-656016028"/>
      <w:tag w:val="goog_rdk_5755"/>
    </w:sdtPr>
    <w:sdtContent>
      <w:p w:rsidR="00000000" w:rsidDel="00000000" w:rsidP="00000000" w:rsidRDefault="00000000" w:rsidRPr="00000000" w14:paraId="00000521">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830018494"/>
            <w:tag w:val="goog_rdk_5752"/>
          </w:sdtPr>
          <w:sdtContent>
            <w:ins w:author="Anonymous" w:id="171" w:date="2026-09-25T04:26:23Z">
              <w:sdt>
                <w:sdtPr>
                  <w:id w:val="910390373"/>
                  <w:tag w:val="goog_rdk_5753"/>
                </w:sdtPr>
                <w:sdtContent>
                  <w:del w:author="Kasiammal S" w:id="164" w:date="2026-09-26T11:37:38Z"/>
                </w:sdtContent>
              </w:sdt>
            </w:ins>
            <w:sdt>
              <w:sdtPr>
                <w:id w:val="1518434468"/>
                <w:tag w:val="goog_rdk_5754"/>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If the key is shared with other Google APIs (not recommended), restrict it in</w:delText>
                    </w:r>
                  </w:del>
                </w:ins>
              </w:sdtContent>
            </w:sdt>
            <w:ins w:author="Anonymous" w:id="171" w:date="2026-09-25T04:26:23Z">
              <w:del w:author="Kasiammal S" w:id="164" w:date="2026-09-26T11:37:38Z"/>
            </w:ins>
          </w:sdtContent>
        </w:sdt>
      </w:p>
    </w:sdtContent>
  </w:sdt>
  <w:sdt>
    <w:sdtPr>
      <w:id w:val="1802350118"/>
      <w:tag w:val="goog_rdk_5759"/>
    </w:sdtPr>
    <w:sdtContent>
      <w:p w:rsidR="00000000" w:rsidDel="00000000" w:rsidP="00000000" w:rsidRDefault="00000000" w:rsidRPr="00000000" w14:paraId="00000522">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618435834"/>
            <w:tag w:val="goog_rdk_5756"/>
          </w:sdtPr>
          <w:sdtContent>
            <w:ins w:author="Anonymous" w:id="171" w:date="2026-09-25T04:26:23Z">
              <w:sdt>
                <w:sdtPr>
                  <w:id w:val="1607655085"/>
                  <w:tag w:val="goog_rdk_5757"/>
                </w:sdtPr>
                <w:sdtContent>
                  <w:del w:author="Kasiammal S" w:id="164" w:date="2026-09-26T11:37:38Z"/>
                </w:sdtContent>
              </w:sdt>
            </w:ins>
            <w:sdt>
              <w:sdtPr>
                <w:id w:val="1188377114"/>
                <w:tag w:val="goog_rdk_5758"/>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the Cloud Console. **Note: Gemini API requests using this key will fail after</w:delText>
                    </w:r>
                  </w:del>
                </w:ins>
              </w:sdtContent>
            </w:sdt>
            <w:ins w:author="Anonymous" w:id="171" w:date="2026-09-25T04:26:23Z">
              <w:del w:author="Kasiammal S" w:id="164" w:date="2026-09-26T11:37:38Z"/>
            </w:ins>
          </w:sdtContent>
        </w:sdt>
      </w:p>
    </w:sdtContent>
  </w:sdt>
  <w:sdt>
    <w:sdtPr>
      <w:id w:val="438973808"/>
      <w:tag w:val="goog_rdk_5763"/>
    </w:sdtPr>
    <w:sdtContent>
      <w:p w:rsidR="00000000" w:rsidDel="00000000" w:rsidP="00000000" w:rsidRDefault="00000000" w:rsidRPr="00000000" w14:paraId="00000523">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536922937"/>
            <w:tag w:val="goog_rdk_5760"/>
          </w:sdtPr>
          <w:sdtContent>
            <w:ins w:author="Anonymous" w:id="171" w:date="2026-09-25T04:26:23Z">
              <w:sdt>
                <w:sdtPr>
                  <w:id w:val="-1029780091"/>
                  <w:tag w:val="goog_rdk_5761"/>
                </w:sdtPr>
                <w:sdtContent>
                  <w:del w:author="Kasiammal S" w:id="164" w:date="2026-09-26T11:37:38Z"/>
                </w:sdtContent>
              </w:sdt>
            </w:ins>
            <w:sdt>
              <w:sdtPr>
                <w:id w:val="-1369538090"/>
                <w:tag w:val="goog_rdk_5762"/>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these restrictions are applied.**</w:delText>
                    </w:r>
                  </w:del>
                </w:ins>
              </w:sdtContent>
            </w:sdt>
            <w:ins w:author="Anonymous" w:id="171" w:date="2026-09-25T04:26:23Z">
              <w:del w:author="Kasiammal S" w:id="164" w:date="2026-09-26T11:37:38Z"/>
            </w:ins>
          </w:sdtContent>
        </w:sdt>
      </w:p>
    </w:sdtContent>
  </w:sdt>
  <w:sdt>
    <w:sdtPr>
      <w:id w:val="-725474499"/>
      <w:tag w:val="goog_rdk_5767"/>
    </w:sdtPr>
    <w:sdtContent>
      <w:p w:rsidR="00000000" w:rsidDel="00000000" w:rsidP="00000000" w:rsidRDefault="00000000" w:rsidRPr="00000000" w14:paraId="00000524">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982267053"/>
            <w:tag w:val="goog_rdk_5764"/>
          </w:sdtPr>
          <w:sdtContent>
            <w:ins w:author="Anonymous" w:id="171" w:date="2026-09-25T04:26:23Z">
              <w:sdt>
                <w:sdtPr>
                  <w:id w:val="2123387911"/>
                  <w:tag w:val="goog_rdk_5765"/>
                </w:sdtPr>
                <w:sdtContent>
                  <w:del w:author="Kasiammal S" w:id="164" w:date="2026-09-26T11:37:38Z"/>
                </w:sdtContent>
              </w:sdt>
            </w:ins>
            <w:sdt>
              <w:sdtPr>
                <w:id w:val="-1650941298"/>
                <w:tag w:val="goog_rdk_5766"/>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ins>
          </w:sdtContent>
        </w:sdt>
      </w:p>
    </w:sdtContent>
  </w:sdt>
  <w:sdt>
    <w:sdtPr>
      <w:id w:val="1653481068"/>
      <w:tag w:val="goog_rdk_5780"/>
    </w:sdtPr>
    <w:sdtContent>
      <w:p w:rsidR="00000000" w:rsidDel="00000000" w:rsidP="00000000" w:rsidRDefault="00000000" w:rsidRPr="00000000" w14:paraId="00000525">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2032522579"/>
            <w:tag w:val="goog_rdk_5768"/>
          </w:sdtPr>
          <w:sdtContent>
            <w:ins w:author="Anonymous" w:id="171" w:date="2026-09-25T04:26:23Z">
              <w:sdt>
                <w:sdtPr>
                  <w:id w:val="-1601180637"/>
                  <w:tag w:val="goog_rdk_5769"/>
                </w:sdtPr>
                <w:sdtContent>
                  <w:del w:author="Kasiammal S" w:id="164" w:date="2026-09-26T11:37:38Z"/>
                </w:sdtContent>
              </w:sdt>
            </w:ins>
            <w:sdt>
              <w:sdtPr>
                <w:id w:val="-1358924171"/>
                <w:tag w:val="goog_rdk_5770"/>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1. Visit the [Google Cloud Console Credential</w:delText>
                    </w:r>
                  </w:del>
                </w:ins>
              </w:sdtContent>
            </w:sdt>
            <w:ins w:author="Anonymous" w:id="171" w:date="2026-09-25T04:26:23Z">
              <w:del w:author="Kasiammal S" w:id="164" w:date="2026-09-26T11:37:38Z">
                <w:sdt>
                  <w:sdtPr>
                    <w:id w:val="2126490959"/>
                    <w:tag w:val="goog_rdk_5771"/>
                  </w:sdtPr>
                  <w:sdtContent>
                    <w:r w:rsidDel="00000000" w:rsidR="00000000" w:rsidRPr="00000000">
                      <w:rPr>
                        <w:rtl w:val="0"/>
                        <w:rPrChange w:author="Razeetha" w:id="103" w:date="2026-09-26T17:49:34Z">
                          <w:rPr>
                            <w:rFonts w:ascii="Cambria" w:cs="Cambria" w:eastAsia="Cambria" w:hAnsi="Cambria"/>
                            <w:color w:val="000000"/>
                          </w:rPr>
                        </w:rPrChange>
                      </w:rPr>
                      <w:delText xml:space="preserve">s page]</w:delText>
                    </w:r>
                  </w:sdtContent>
                </w:sdt>
              </w:del>
            </w:ins>
          </w:sdtContent>
        </w:sdt>
        <w:sdt>
          <w:sdtPr>
            <w:id w:val="-779070836"/>
            <w:tag w:val="goog_rdk_5772"/>
          </w:sdtPr>
          <w:sdtContent>
            <w:ins w:author="S.Ragavi Srinivasan" w:id="175" w:date="2026-09-25T13:23:33Z">
              <w:sdt>
                <w:sdtPr>
                  <w:id w:val="1899389949"/>
                  <w:tag w:val="goog_rdk_5773"/>
                </w:sdtPr>
                <w:sdtContent>
                  <w:del w:author="Kasiammal S" w:id="164" w:date="2026-09-26T11:37:38Z"/>
                </w:sdtContent>
              </w:sdt>
            </w:ins>
            <w:sdt>
              <w:sdtPr>
                <w:id w:val="1187182698"/>
                <w:tag w:val="goog_rdk_5774"/>
              </w:sdtPr>
              <w:sdtContent>
                <w:ins w:author="S.Ragavi Srinivasan" w:id="175" w:date="2026-09-25T13:23:3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s</w:delText>
                    </w:r>
                  </w:del>
                </w:ins>
              </w:sdtContent>
            </w:sdt>
            <w:ins w:author="S.Ragavi Srinivasan" w:id="175" w:date="2026-09-25T13:23:33Z">
              <w:del w:author="Kasiammal S" w:id="164" w:date="2026-09-26T11:37:38Z"/>
            </w:ins>
          </w:sdtContent>
        </w:sdt>
        <w:sdt>
          <w:sdtPr>
            <w:id w:val="-1589709300"/>
            <w:tag w:val="goog_rdk_5775"/>
          </w:sdtPr>
          <w:sdtContent>
            <w:ins w:author="Anonymous" w:id="171" w:date="2026-09-25T04:26:23Z">
              <w:sdt>
                <w:sdtPr>
                  <w:id w:val="-1633631738"/>
                  <w:tag w:val="goog_rdk_5776"/>
                </w:sdtPr>
                <w:sdtContent>
                  <w:del w:author="Kasiammal S" w:id="164" w:date="2026-09-26T11:37:38Z"/>
                </w:sdtContent>
              </w:sdt>
            </w:ins>
            <w:sdt>
              <w:sdtPr>
                <w:id w:val="1175212422"/>
                <w:tag w:val="goog_rdk_5777"/>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(https://console.cloud.google.com/apis/</w:delText>
                    </w:r>
                  </w:del>
                </w:ins>
              </w:sdtContent>
            </w:sdt>
            <w:ins w:author="Anonymous" w:id="171" w:date="2026-09-25T04:26:23Z">
              <w:del w:author="Kasiammal S" w:id="164" w:date="2026-09-26T11:37:38Z">
                <w:sdt>
                  <w:sdtPr>
                    <w:id w:val="1600196583"/>
                    <w:tag w:val="goog_rdk_5778"/>
                  </w:sdtPr>
                  <w:sdtContent>
                    <w:r w:rsidDel="00000000" w:rsidR="00000000" w:rsidRPr="00000000">
                      <w:rPr>
                        <w:rtl w:val="0"/>
                        <w:rPrChange w:author="Razeetha" w:id="103" w:date="2026-09-26T17:49:34Z">
                          <w:rPr>
                            <w:rFonts w:ascii="Cambria" w:cs="Cambria" w:eastAsia="Cambria" w:hAnsi="Cambria"/>
                            <w:color w:val="000000"/>
                          </w:rPr>
                        </w:rPrChange>
                      </w:rPr>
                      <w:delText xml:space="preserve">credentials</w:delText>
                    </w:r>
                  </w:sdtContent>
                </w:sdt>
                <w:sdt>
                  <w:sdtPr>
                    <w:id w:val="-87423507"/>
                    <w:tag w:val="goog_rdk_5779"/>
                  </w:sdtPr>
                  <w:sdtContent>
                    <w:r w:rsidDel="00000000" w:rsidR="00000000" w:rsidRPr="00000000">
                      <w:rPr>
                        <w:rtl w:val="0"/>
                        <w:rPrChange w:author="Razeetha" w:id="103" w:date="2026-09-26T17:49:34Z">
                          <w:rPr>
                            <w:rFonts w:ascii="Cambria" w:cs="Cambria" w:eastAsia="Cambria" w:hAnsi="Cambria"/>
                            <w:color w:val="000000"/>
                          </w:rPr>
                        </w:rPrChange>
                      </w:rPr>
                      <w:delText xml:space="preserve">).</w:delText>
                    </w:r>
                  </w:sdtContent>
                </w:sdt>
              </w:del>
            </w:ins>
          </w:sdtContent>
        </w:sdt>
      </w:p>
    </w:sdtContent>
  </w:sdt>
  <w:sdt>
    <w:sdtPr>
      <w:id w:val="1164140099"/>
      <w:tag w:val="goog_rdk_5785"/>
    </w:sdtPr>
    <w:sdtContent>
      <w:p w:rsidR="00000000" w:rsidDel="00000000" w:rsidP="00000000" w:rsidRDefault="00000000" w:rsidRPr="00000000" w14:paraId="00000526">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268794675"/>
            <w:tag w:val="goog_rdk_5781"/>
          </w:sdtPr>
          <w:sdtContent>
            <w:ins w:author="Anonymous" w:id="171" w:date="2026-09-25T04:26:23Z">
              <w:sdt>
                <w:sdtPr>
                  <w:id w:val="-769378577"/>
                  <w:tag w:val="goog_rdk_5782"/>
                </w:sdtPr>
                <w:sdtContent>
                  <w:del w:author="Kasiammal S" w:id="164" w:date="2026-09-26T11:37:38Z"/>
                </w:sdtContent>
              </w:sdt>
            </w:ins>
            <w:sdt>
              <w:sdtPr>
                <w:id w:val="-1344406282"/>
                <w:tag w:val="goog_rdk_5783"/>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2. Select the project and the A</w:delText>
                    </w:r>
                  </w:del>
                </w:ins>
              </w:sdtContent>
            </w:sdt>
            <w:ins w:author="Anonymous" w:id="171" w:date="2026-09-25T04:26:23Z">
              <w:del w:author="Kasiammal S" w:id="164" w:date="2026-09-26T11:37:38Z">
                <w:sdt>
                  <w:sdtPr>
                    <w:id w:val="1661322983"/>
                    <w:tag w:val="goog_rdk_5784"/>
                  </w:sdtPr>
                  <w:sdtContent>
                    <w:r w:rsidDel="00000000" w:rsidR="00000000" w:rsidRPr="00000000">
                      <w:rPr>
                        <w:rtl w:val="0"/>
                        <w:rPrChange w:author="Razeetha" w:id="103" w:date="2026-09-26T17:49:34Z">
                          <w:rPr>
                            <w:rFonts w:ascii="Cambria" w:cs="Cambria" w:eastAsia="Cambria" w:hAnsi="Cambria"/>
                            <w:color w:val="000000"/>
                          </w:rPr>
                        </w:rPrChange>
                      </w:rPr>
                      <w:delText xml:space="preserve">PI key.</w:delText>
                    </w:r>
                  </w:sdtContent>
                </w:sdt>
              </w:del>
            </w:ins>
          </w:sdtContent>
        </w:sdt>
      </w:p>
    </w:sdtContent>
  </w:sdt>
  <w:sdt>
    <w:sdtPr>
      <w:id w:val="-1111160820"/>
      <w:tag w:val="goog_rdk_5794"/>
    </w:sdtPr>
    <w:sdtContent>
      <w:p w:rsidR="00000000" w:rsidDel="00000000" w:rsidP="00000000" w:rsidRDefault="00000000" w:rsidRPr="00000000" w14:paraId="00000527">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836991869"/>
            <w:tag w:val="goog_rdk_5786"/>
          </w:sdtPr>
          <w:sdtContent>
            <w:ins w:author="Anonymous" w:id="171" w:date="2026-09-25T04:26:23Z">
              <w:sdt>
                <w:sdtPr>
                  <w:id w:val="541351830"/>
                  <w:tag w:val="goog_rdk_5787"/>
                </w:sdtPr>
                <w:sdtContent>
                  <w:del w:author="Kasiammal S" w:id="164" w:date="2026-09-26T11:37:38Z"/>
                </w:sdtContent>
              </w:sdt>
            </w:ins>
            <w:sdt>
              <w:sdtPr>
                <w:id w:val="-805514223"/>
                <w:tag w:val="goog_rdk_5788"/>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3. Under **API restrictions** , use the **Select API res</w:delText>
                    </w:r>
                  </w:del>
                </w:ins>
              </w:sdtContent>
            </w:sdt>
            <w:ins w:author="Anonymous" w:id="171" w:date="2026-09-25T04:26:23Z">
              <w:del w:author="Kasiammal S" w:id="164" w:date="2026-09-26T11:37:38Z"/>
            </w:ins>
          </w:sdtContent>
        </w:sdt>
        <w:sdt>
          <w:sdtPr>
            <w:id w:val="-2003115190"/>
            <w:tag w:val="goog_rdk_5789"/>
          </w:sdtPr>
          <w:sdtContent>
            <w:ins w:author="Krish Kevin" w:id="176" w:date="2026-09-25T05:51:49Z">
              <w:sdt>
                <w:sdtPr>
                  <w:id w:val="-1729274857"/>
                  <w:tag w:val="goog_rdk_5790"/>
                </w:sdtPr>
                <w:sdtContent>
                  <w:del w:author="sarubala .B baskaran" w:id="177" w:date="2026-09-26T06:56:35Z">
                    <w:r w:rsidDel="00000000" w:rsidR="00000000" w:rsidRPr="00000000">
                      <w:rPr>
                        <w:rPrChange w:author="Razeetha" w:id="103" w:date="2026-09-26T17:49:34Z">
                          <w:rPr>
                            <w:rFonts w:ascii="Cambria" w:cs="Cambria" w:eastAsia="Cambria" w:hAnsi="Cambria"/>
                            <w:color w:val="000000"/>
                          </w:rPr>
                        </w:rPrChange>
                      </w:rPr>
                      <w:drawing>
                        <wp:inline distB="0" distT="0" distL="0" distR="0">
                          <wp:extent cx="5734050" cy="2100337"/>
                          <wp:effectExtent b="0" l="0" r="0" t="0"/>
                          <wp:docPr id="2126916935" name="image44.png"/>
                          <a:graphic>
                            <a:graphicData uri="http://schemas.openxmlformats.org/drawingml/2006/picture">
                              <pic:pic>
                                <pic:nvPicPr>
                                  <pic:cNvPr id="0" name="image44.png"/>
                                  <pic:cNvPicPr preferRelativeResize="0"/>
                                </pic:nvPicPr>
                                <pic:blipFill>
                                  <a:blip r:embed="rId4"/>
                                  <a:srcRect b="0" l="0" r="0" t="0"/>
                                  <a:stretch>
                                    <a:fillRect/>
                                  </a:stretch>
                                </pic:blipFill>
                                <pic:spPr>
                                  <a:xfrm>
                                    <a:off x="0" y="0"/>
                                    <a:ext cx="5734050" cy="2100337"/>
                                  </a:xfrm>
                                  <a:prstGeom prst="rect"/>
                                  <a:ln/>
                                </pic:spPr>
                              </pic:pic>
                            </a:graphicData>
                          </a:graphic>
                        </wp:inline>
                      </w:drawing>
                    </w:r>
                  </w:del>
                </w:sdtContent>
              </w:sdt>
            </w:ins>
          </w:sdtContent>
        </w:sdt>
        <w:sdt>
          <w:sdtPr>
            <w:id w:val="-678820624"/>
            <w:tag w:val="goog_rdk_5791"/>
          </w:sdtPr>
          <w:sdtContent>
            <w:ins w:author="Anonymous" w:id="171" w:date="2026-09-25T04:26:23Z">
              <w:sdt>
                <w:sdtPr>
                  <w:id w:val="-584209236"/>
                  <w:tag w:val="goog_rdk_5792"/>
                </w:sdtPr>
                <w:sdtContent>
                  <w:del w:author="sarubala .B baskaran" w:id="177" w:date="2026-09-26T06:56:35Z"/>
                </w:sdtContent>
              </w:sdt>
            </w:ins>
            <w:sdt>
              <w:sdtPr>
                <w:id w:val="452319928"/>
                <w:tag w:val="goog_rdk_5793"/>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trictions** drop-down to select the APIs you want this key to access. Do not select the **Generative</w:delText>
                    </w:r>
                  </w:del>
                </w:ins>
              </w:sdtContent>
            </w:sdt>
            <w:ins w:author="Anonymous" w:id="171" w:date="2026-09-25T04:26:23Z">
              <w:del w:author="sarubala .B baskaran" w:id="177" w:date="2026-09-26T06:56:35Z"/>
            </w:ins>
          </w:sdtContent>
        </w:sdt>
      </w:p>
    </w:sdtContent>
  </w:sdt>
  <w:sdt>
    <w:sdtPr>
      <w:id w:val="2021293978"/>
      <w:tag w:val="goog_rdk_5798"/>
    </w:sdtPr>
    <w:sdtContent>
      <w:p w:rsidR="00000000" w:rsidDel="00000000" w:rsidP="00000000" w:rsidRDefault="00000000" w:rsidRPr="00000000" w14:paraId="00000528">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379488976"/>
            <w:tag w:val="goog_rdk_5795"/>
          </w:sdtPr>
          <w:sdtContent>
            <w:ins w:author="Anonymous" w:id="171" w:date="2026-09-25T04:26:23Z">
              <w:sdt>
                <w:sdtPr>
                  <w:id w:val="-999558757"/>
                  <w:tag w:val="goog_rdk_5796"/>
                </w:sdtPr>
                <w:sdtContent>
                  <w:del w:author="sarubala .B baskaran" w:id="177" w:date="2026-09-26T06:56:35Z"/>
                </w:sdtContent>
              </w:sdt>
            </w:ins>
            <w:sdt>
              <w:sdtPr>
                <w:id w:val="-1093184737"/>
                <w:tag w:val="goog_rdk_5797"/>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   Language API**.</w:delText>
                    </w:r>
                  </w:del>
                </w:ins>
              </w:sdtContent>
            </w:sdt>
            <w:ins w:author="Anonymous" w:id="171" w:date="2026-09-25T04:26:23Z">
              <w:del w:author="sarubala .B baskaran" w:id="177" w:date="2026-09-26T06:56:35Z"/>
            </w:ins>
          </w:sdtContent>
        </w:sdt>
      </w:p>
    </w:sdtContent>
  </w:sdt>
  <w:sdt>
    <w:sdtPr>
      <w:id w:val="-1622155412"/>
      <w:tag w:val="goog_rdk_5802"/>
    </w:sdtPr>
    <w:sdtContent>
      <w:p w:rsidR="00000000" w:rsidDel="00000000" w:rsidP="00000000" w:rsidRDefault="00000000" w:rsidRPr="00000000" w14:paraId="00000529">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483361446"/>
            <w:tag w:val="goog_rdk_5799"/>
          </w:sdtPr>
          <w:sdtContent>
            <w:ins w:author="Anonymous" w:id="171" w:date="2026-09-25T04:26:23Z">
              <w:sdt>
                <w:sdtPr>
                  <w:id w:val="443735538"/>
                  <w:tag w:val="goog_rdk_5800"/>
                </w:sdtPr>
                <w:sdtContent>
                  <w:del w:author="sarubala .B baskaran" w:id="177" w:date="2026-09-26T06:56:35Z"/>
                </w:sdtContent>
              </w:sdt>
            </w:ins>
            <w:sdt>
              <w:sdtPr>
                <w:id w:val="798816259"/>
                <w:tag w:val="goog_rdk_5801"/>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your application code, environmentenvironme</w:delText>
                    </w:r>
                  </w:del>
                </w:ins>
              </w:sdtContent>
            </w:sdt>
            <w:ins w:author="Anonymous" w:id="171" w:date="2026-09-25T04:26:23Z">
              <w:del w:author="sarubala .B baskaran" w:id="177" w:date="2026-09-26T06:56:35Z"/>
            </w:ins>
          </w:sdtContent>
        </w:sdt>
      </w:p>
    </w:sdtContent>
  </w:sdt>
  <w:sdt>
    <w:sdtPr>
      <w:id w:val="1299019211"/>
      <w:tag w:val="goog_rdk_5809"/>
    </w:sdtPr>
    <w:sdtContent>
      <w:p w:rsidR="00000000" w:rsidDel="00000000" w:rsidP="00000000" w:rsidRDefault="00000000" w:rsidRPr="00000000" w14:paraId="0000052A">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678647630"/>
            <w:tag w:val="goog_rdk_5803"/>
          </w:sdtPr>
          <w:sdtContent>
            <w:ins w:author="Anonymous" w:id="171" w:date="2026-09-25T04:26:23Z">
              <w:sdt>
                <w:sdtPr>
                  <w:id w:val="229409137"/>
                  <w:tag w:val="goog_rdk_5804"/>
                </w:sdtPr>
                <w:sdtContent>
                  <w:del w:author="sarubala .B baskaran" w:id="177" w:date="2026-09-26T06:56:35Z"/>
                </w:sdtContent>
              </w:sdt>
            </w:ins>
            <w:sdt>
              <w:sdtPr>
                <w:id w:val="-2095891340"/>
                <w:tag w:val="goog_rdk_5805"/>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Official Documentation</w:delText>
                    </w:r>
                  </w:del>
                </w:ins>
              </w:sdtContent>
            </w:sdt>
            <w:ins w:author="Anonymous" w:id="171" w:date="2026-09-25T04:26:23Z">
              <w:del w:author="sarubala .B baskaran" w:id="177" w:date="2026-09-26T06:56:35Z">
                <w:sdt>
                  <w:sdtPr>
                    <w:id w:val="226086466"/>
                    <w:tag w:val="goog_rdk_5806"/>
                  </w:sdtPr>
                  <w:sdtContent>
                    <w:r w:rsidDel="00000000" w:rsidR="00000000" w:rsidRPr="00000000">
                      <w:rPr>
                        <w:rtl w:val="0"/>
                        <w:rPrChange w:author="Razeetha" w:id="103"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403685005"/>
                    <w:tag w:val="goog_rdk_5807"/>
                  </w:sdtPr>
                  <w:sdtContent>
                    <w:r w:rsidDel="00000000" w:rsidR="00000000" w:rsidRPr="00000000">
                      <w:rPr>
                        <w:color w:val="1155cc"/>
                        <w:u w:val="single"/>
                        <w:rtl w:val="0"/>
                        <w:rPrChange w:author="Razeetha" w:id="103" w:date="2026-09-26T17:49:34Z">
                          <w:rPr>
                            <w:b w:val="1"/>
                            <w:bCs w:val="1"/>
                            <w:color w:val="0000ff"/>
                            <w:u w:val="single"/>
                          </w:rPr>
                        </w:rPrChange>
                      </w:rPr>
                      <w:delText xml:space="preserve">Google AI for Developers</w:delText>
                    </w:r>
                  </w:sdtContent>
                </w:sdt>
                <w:r w:rsidDel="00000000" w:rsidR="00000000" w:rsidRPr="00000000">
                  <w:fldChar w:fldCharType="end"/>
                </w:r>
                <w:sdt>
                  <w:sdtPr>
                    <w:id w:val="572418647"/>
                    <w:tag w:val="goog_rdk_5808"/>
                  </w:sdtPr>
                  <w:sdtContent>
                    <w:r w:rsidDel="00000000" w:rsidR="00000000" w:rsidRPr="00000000">
                      <w:rPr>
                        <w:rtl w:val="0"/>
                      </w:rPr>
                    </w:r>
                  </w:sdtContent>
                </w:sdt>
              </w:del>
            </w:ins>
          </w:sdtContent>
        </w:sdt>
      </w:p>
    </w:sdtContent>
  </w:sdt>
  <w:sdt>
    <w:sdtPr>
      <w:id w:val="-140410214"/>
      <w:tag w:val="goog_rdk_5816"/>
    </w:sdtPr>
    <w:sdtContent>
      <w:p w:rsidR="00000000" w:rsidDel="00000000" w:rsidP="00000000" w:rsidRDefault="00000000" w:rsidRPr="00000000" w14:paraId="0000052B">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550257717"/>
            <w:tag w:val="goog_rdk_5810"/>
          </w:sdtPr>
          <w:sdtContent>
            <w:ins w:author="Anonymous" w:id="171" w:date="2026-09-25T04:26:23Z">
              <w:sdt>
                <w:sdtPr>
                  <w:id w:val="467076815"/>
                  <w:tag w:val="goog_rdk_5811"/>
                </w:sdtPr>
                <w:sdtContent>
                  <w:del w:author="sarubala .B baskaran" w:id="177" w:date="2026-09-26T06:56:35Z"/>
                </w:sdtContent>
              </w:sdt>
            </w:ins>
            <w:sdt>
              <w:sdtPr>
                <w:id w:val="33591083"/>
                <w:tag w:val="goog_rdk_5812"/>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Installation Guide</w:delText>
                    </w:r>
                  </w:del>
                </w:ins>
              </w:sdtContent>
            </w:sdt>
            <w:ins w:author="Anonymous" w:id="171" w:date="2026-09-25T04:26:23Z">
              <w:del w:author="sarubala .B baskaran" w:id="177" w:date="2026-09-26T06:56:35Z">
                <w:sdt>
                  <w:sdtPr>
                    <w:id w:val="771330371"/>
                    <w:tag w:val="goog_rdk_5813"/>
                  </w:sdtPr>
                  <w:sdtContent>
                    <w:r w:rsidDel="00000000" w:rsidR="00000000" w:rsidRPr="00000000">
                      <w:rPr>
                        <w:rtl w:val="0"/>
                        <w:rPrChange w:author="Razeetha" w:id="103"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356173792"/>
                    <w:tag w:val="goog_rdk_5814"/>
                  </w:sdtPr>
                  <w:sdtContent>
                    <w:r w:rsidDel="00000000" w:rsidR="00000000" w:rsidRPr="00000000">
                      <w:rPr>
                        <w:color w:val="1155cc"/>
                        <w:u w:val="single"/>
                        <w:rtl w:val="0"/>
                        <w:rPrChange w:author="Razeetha" w:id="103" w:date="2026-09-26T17:49:34Z">
                          <w:rPr>
                            <w:b w:val="1"/>
                            <w:bCs w:val="1"/>
                            <w:color w:val="0000ff"/>
                            <w:u w:val="single"/>
                          </w:rPr>
                        </w:rPrChange>
                      </w:rPr>
                      <w:delText xml:space="preserve">Tom's Hardware</w:delText>
                    </w:r>
                  </w:sdtContent>
                </w:sdt>
                <w:r w:rsidDel="00000000" w:rsidR="00000000" w:rsidRPr="00000000">
                  <w:fldChar w:fldCharType="end"/>
                </w:r>
                <w:sdt>
                  <w:sdtPr>
                    <w:id w:val="1508712178"/>
                    <w:tag w:val="goog_rdk_5815"/>
                  </w:sdtPr>
                  <w:sdtContent>
                    <w:r w:rsidDel="00000000" w:rsidR="00000000" w:rsidRPr="00000000">
                      <w:rPr>
                        <w:rtl w:val="0"/>
                      </w:rPr>
                    </w:r>
                  </w:sdtContent>
                </w:sdt>
              </w:del>
            </w:ins>
          </w:sdtContent>
        </w:sdt>
      </w:p>
    </w:sdtContent>
  </w:sdt>
  <w:sdt>
    <w:sdtPr>
      <w:id w:val="673370148"/>
      <w:tag w:val="goog_rdk_5820"/>
    </w:sdtPr>
    <w:sdtContent>
      <w:p w:rsidR="00000000" w:rsidDel="00000000" w:rsidP="00000000" w:rsidRDefault="00000000" w:rsidRPr="00000000" w14:paraId="0000052C">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426447978"/>
            <w:tag w:val="goog_rdk_5817"/>
          </w:sdtPr>
          <w:sdtContent>
            <w:ins w:author="Anonymous" w:id="171" w:date="2026-09-25T04:26:23Z">
              <w:sdt>
                <w:sdtPr>
                  <w:id w:val="-1154817276"/>
                  <w:tag w:val="goog_rdk_5818"/>
                </w:sdtPr>
                <w:sdtContent>
                  <w:del w:author="sarubala .B baskaran" w:id="177" w:date="2026-09-26T06:56:35Z"/>
                </w:sdtContent>
              </w:sdt>
            </w:ins>
            <w:sdt>
              <w:sdtPr>
                <w:id w:val="696513224"/>
                <w:tag w:val="goog_rdk_581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sooo good</w:delText>
                    </w:r>
                  </w:del>
                </w:ins>
              </w:sdtContent>
            </w:sdt>
            <w:ins w:author="Anonymous" w:id="171" w:date="2026-09-25T04:26:23Z">
              <w:del w:author="sarubala .B baskaran" w:id="177" w:date="2026-09-26T06:56:35Z"/>
            </w:ins>
          </w:sdtContent>
        </w:sdt>
      </w:p>
    </w:sdtContent>
  </w:sdt>
  <w:sdt>
    <w:sdtPr>
      <w:id w:val="-1336314138"/>
      <w:tag w:val="goog_rdk_5824"/>
    </w:sdtPr>
    <w:sdtContent>
      <w:p w:rsidR="00000000" w:rsidDel="00000000" w:rsidP="00000000" w:rsidRDefault="00000000" w:rsidRPr="00000000" w14:paraId="0000052D">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1207291897"/>
            <w:tag w:val="goog_rdk_5821"/>
          </w:sdtPr>
          <w:sdtContent>
            <w:ins w:author="Anonymous" w:id="171" w:date="2026-09-25T04:26:23Z">
              <w:sdt>
                <w:sdtPr>
                  <w:id w:val="-897137724"/>
                  <w:tag w:val="goog_rdk_5822"/>
                </w:sdtPr>
                <w:sdtContent>
                  <w:del w:author="sarubala .B baskaran" w:id="177" w:date="2026-09-26T06:56:35Z"/>
                </w:sdtContent>
              </w:sdt>
            </w:ins>
            <w:sdt>
              <w:sdtPr>
                <w:id w:val="-1874958627"/>
                <w:tag w:val="goog_rdk_5823"/>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1552091133"/>
      <w:tag w:val="goog_rdk_5829"/>
    </w:sdtPr>
    <w:sdtContent>
      <w:p w:rsidR="00000000" w:rsidDel="00000000" w:rsidP="00000000" w:rsidRDefault="00000000" w:rsidRPr="00000000" w14:paraId="0000052E">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328095239"/>
            <w:tag w:val="goog_rdk_5825"/>
          </w:sdtPr>
          <w:sdtContent>
            <w:ins w:author="Anonymous" w:id="171" w:date="2026-09-25T04:26:23Z">
              <w:sdt>
                <w:sdtPr>
                  <w:id w:val="-278944297"/>
                  <w:tag w:val="goog_rdk_5826"/>
                </w:sdtPr>
                <w:sdtContent>
                  <w:del w:author="sarubala .B baskaran" w:id="177" w:date="2026-09-26T06:56:35Z"/>
                </w:sdtContent>
              </w:sdt>
            </w:ins>
            <w:sdt>
              <w:sdtPr>
                <w:id w:val="-2054474576"/>
                <w:tag w:val="goog_rdk_582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w:delText>
                    </w:r>
                  </w:del>
                </w:ins>
              </w:sdtContent>
            </w:sdt>
            <w:ins w:author="Anonymous" w:id="171" w:date="2026-09-25T04:26:23Z">
              <w:del w:author="sarubala .B baskaran" w:id="177" w:date="2026-09-26T06:56:35Z">
                <w:sdt>
                  <w:sdtPr>
                    <w:id w:val="-1117122287"/>
                    <w:tag w:val="goog_rdk_5828"/>
                  </w:sdtPr>
                  <w:sdtContent>
                    <w:r w:rsidDel="00000000" w:rsidR="00000000" w:rsidRPr="00000000">
                      <w:rPr>
                        <w:rtl w:val="0"/>
                        <w:rPrChange w:author="Thirupathi DD" w:id="172" w:date="2026-09-26T11:22:32Z">
                          <w:rPr>
                            <w:rFonts w:ascii="Cambria" w:cs="Cambria" w:eastAsia="Cambria" w:hAnsi="Cambria"/>
                            <w:color w:val="000000"/>
                          </w:rPr>
                        </w:rPrChange>
                      </w:rPr>
                      <w:delText xml:space="preserve">: Python Programming Tutorial - Full Course for Beginners</w:delText>
                    </w:r>
                  </w:sdtContent>
                </w:sdt>
              </w:del>
            </w:ins>
          </w:sdtContent>
        </w:sdt>
      </w:p>
    </w:sdtContent>
  </w:sdt>
  <w:sdt>
    <w:sdtPr>
      <w:id w:val="-973682446"/>
      <w:tag w:val="goog_rdk_5834"/>
    </w:sdtPr>
    <w:sdtContent>
      <w:p w:rsidR="00000000" w:rsidDel="00000000" w:rsidP="00000000" w:rsidRDefault="00000000" w:rsidRPr="00000000" w14:paraId="0000052F">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914389534"/>
            <w:tag w:val="goog_rdk_5830"/>
          </w:sdtPr>
          <w:sdtContent>
            <w:ins w:author="Anonymous" w:id="171" w:date="2026-09-25T04:26:23Z">
              <w:sdt>
                <w:sdtPr>
                  <w:id w:val="-132646851"/>
                  <w:tag w:val="goog_rdk_5831"/>
                </w:sdtPr>
                <w:sdtContent>
                  <w:del w:author="sarubala .B baskaran" w:id="177" w:date="2026-09-26T06:56:35Z"/>
                </w:sdtContent>
              </w:sdt>
            </w:ins>
            <w:sdt>
              <w:sdtPr>
                <w:id w:val="-1446351428"/>
                <w:tag w:val="goog_rdk_583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Installation Steps</w:delText>
                    </w:r>
                  </w:del>
                </w:ins>
              </w:sdtContent>
            </w:sdt>
            <w:ins w:author="Anonymous" w:id="171" w:date="2026-09-25T04:26:23Z">
              <w:del w:author="sarubala .B baskaran" w:id="177" w:date="2026-09-26T06:56:35Z">
                <w:sdt>
                  <w:sdtPr>
                    <w:id w:val="1783597360"/>
                    <w:tag w:val="goog_rdk_5833"/>
                  </w:sdtPr>
                  <w:sdtContent>
                    <w:r w:rsidDel="00000000" w:rsidR="00000000" w:rsidRPr="00000000">
                      <w:rPr>
                        <w:rtl w:val="0"/>
                        <w:rPrChange w:author="Thirupathi DD" w:id="172" w:date="2026-09-26T11:22:32Z">
                          <w:rPr>
                            <w:rFonts w:ascii="Cambria" w:cs="Cambria" w:eastAsia="Cambria" w:hAnsi="Cambria"/>
                            <w:color w:val="000000"/>
                          </w:rPr>
                        </w:rPrChange>
                      </w:rPr>
                      <w:delText xml:space="preserve">:</w:delText>
                    </w:r>
                  </w:sdtContent>
                </w:sdt>
              </w:del>
            </w:ins>
          </w:sdtContent>
        </w:sdt>
      </w:p>
    </w:sdtContent>
  </w:sdt>
  <w:sdt>
    <w:sdtPr>
      <w:id w:val="-1597347960"/>
      <w:tag w:val="goog_rdk_5838"/>
    </w:sdtPr>
    <w:sdtContent>
      <w:p w:rsidR="00000000" w:rsidDel="00000000" w:rsidP="00000000" w:rsidRDefault="00000000" w:rsidRPr="00000000" w14:paraId="00000530">
        <w:pPr>
          <w:numPr>
            <w:ilvl w:val="0"/>
            <w:numId w:val="14"/>
          </w:numPr>
          <w:tabs>
            <w:tab w:val="center" w:leader="none" w:pos="4513"/>
            <w:tab w:val="right" w:leader="none" w:pos="9026"/>
          </w:tabs>
          <w:rPr>
            <w:ins w:author="Anonymous" w:id="171" w:date="2026-09-25T04:26:23Z"/>
            <w:del w:author="sarubala .B baskaran" w:id="177" w:date="2026-09-26T06:56:35Z"/>
          </w:rPr>
          <w:pPrChange w:author="Thirupathi DD" w:id="0" w:date="2026-09-26T11:22:32Z">
            <w:pPr>
              <w:numPr>
                <w:ilvl w:val="0"/>
                <w:numId w:val="14"/>
              </w:numPr>
              <w:tabs>
                <w:tab w:val="center" w:leader="none" w:pos="4513"/>
                <w:tab w:val="right" w:leader="none" w:pos="9026"/>
              </w:tabs>
              <w:spacing w:before="280" w:lineRule="auto"/>
            </w:pPr>
          </w:pPrChange>
        </w:pPr>
        <w:sdt>
          <w:sdtPr>
            <w:id w:val="893000790"/>
            <w:tag w:val="goog_rdk_5835"/>
          </w:sdtPr>
          <w:sdtContent>
            <w:ins w:author="Anonymous" w:id="171" w:date="2026-09-25T04:26:23Z">
              <w:sdt>
                <w:sdtPr>
                  <w:id w:val="1460030894"/>
                  <w:tag w:val="goog_rdk_5836"/>
                </w:sdtPr>
                <w:sdtContent>
                  <w:del w:author="sarubala .B baskaran" w:id="177" w:date="2026-09-26T06:56:35Z"/>
                </w:sdtContent>
              </w:sdt>
            </w:ins>
            <w:sdt>
              <w:sdtPr>
                <w:id w:val="637932393"/>
                <w:tag w:val="goog_rdk_583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Download the latest Python 3.10+ installer for your operating system from the official website.</w:delText>
                    </w:r>
                  </w:del>
                </w:ins>
              </w:sdtContent>
            </w:sdt>
            <w:ins w:author="Anonymous" w:id="171" w:date="2026-09-25T04:26:23Z">
              <w:del w:author="sarubala .B baskaran" w:id="177" w:date="2026-09-26T06:56:35Z"/>
            </w:ins>
          </w:sdtContent>
        </w:sdt>
      </w:p>
    </w:sdtContent>
  </w:sdt>
  <w:sdt>
    <w:sdtPr>
      <w:id w:val="-1282382434"/>
      <w:tag w:val="goog_rdk_5842"/>
    </w:sdtPr>
    <w:sdtContent>
      <w:p w:rsidR="00000000" w:rsidDel="00000000" w:rsidP="00000000" w:rsidRDefault="00000000" w:rsidRPr="00000000" w14:paraId="00000531">
        <w:pPr>
          <w:numPr>
            <w:ilvl w:val="0"/>
            <w:numId w:val="14"/>
          </w:numPr>
          <w:tabs>
            <w:tab w:val="center" w:leader="none" w:pos="4513"/>
            <w:tab w:val="right" w:leader="none" w:pos="9026"/>
          </w:tabs>
          <w:rPr>
            <w:ins w:author="Anonymous" w:id="171" w:date="2026-09-25T04:26:23Z"/>
            <w:del w:author="sarubala .B baskaran" w:id="177" w:date="2026-09-26T06:56:35Z"/>
          </w:rPr>
        </w:pPr>
        <w:sdt>
          <w:sdtPr>
            <w:id w:val="1928760622"/>
            <w:tag w:val="goog_rdk_5839"/>
          </w:sdtPr>
          <w:sdtContent>
            <w:ins w:author="Anonymous" w:id="171" w:date="2026-09-25T04:26:23Z">
              <w:sdt>
                <w:sdtPr>
                  <w:id w:val="391217658"/>
                  <w:tag w:val="goog_rdk_5840"/>
                </w:sdtPr>
                <w:sdtContent>
                  <w:del w:author="sarubala .B baskaran" w:id="177" w:date="2026-09-26T06:56:35Z"/>
                </w:sdtContent>
              </w:sdt>
            </w:ins>
            <w:sdt>
              <w:sdtPr>
                <w:id w:val="611152250"/>
                <w:tag w:val="goog_rdk_5841"/>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Run the installer and ensure you check the box that says "Add Python to PATH".</w:delText>
                    </w:r>
                  </w:del>
                </w:ins>
              </w:sdtContent>
            </w:sdt>
            <w:ins w:author="Anonymous" w:id="171" w:date="2026-09-25T04:26:23Z">
              <w:del w:author="sarubala .B baskaran" w:id="177" w:date="2026-09-26T06:56:35Z"/>
            </w:ins>
          </w:sdtContent>
        </w:sdt>
      </w:p>
    </w:sdtContent>
  </w:sdt>
  <w:sdt>
    <w:sdtPr>
      <w:id w:val="580306311"/>
      <w:tag w:val="goog_rdk_5846"/>
    </w:sdtPr>
    <w:sdtContent>
      <w:p w:rsidR="00000000" w:rsidDel="00000000" w:rsidP="00000000" w:rsidRDefault="00000000" w:rsidRPr="00000000" w14:paraId="00000532">
        <w:pPr>
          <w:numPr>
            <w:ilvl w:val="0"/>
            <w:numId w:val="14"/>
          </w:numPr>
          <w:tabs>
            <w:tab w:val="center" w:leader="none" w:pos="4513"/>
            <w:tab w:val="right" w:leader="none" w:pos="9026"/>
          </w:tabs>
          <w:rPr>
            <w:ins w:author="Anonymous" w:id="171" w:date="2026-09-25T04:26:23Z"/>
            <w:del w:author="sarubala .B baskaran" w:id="177" w:date="2026-09-26T06:56:35Z"/>
          </w:rPr>
        </w:pPr>
        <w:sdt>
          <w:sdtPr>
            <w:id w:val="66187637"/>
            <w:tag w:val="goog_rdk_5843"/>
          </w:sdtPr>
          <w:sdtContent>
            <w:ins w:author="Anonymous" w:id="171" w:date="2026-09-25T04:26:23Z">
              <w:sdt>
                <w:sdtPr>
                  <w:id w:val="770374817"/>
                  <w:tag w:val="goog_rdk_5844"/>
                </w:sdtPr>
                <w:sdtContent>
                  <w:del w:author="sarubala .B baskaran" w:id="177" w:date="2026-09-26T06:56:35Z"/>
                </w:sdtContent>
              </w:sdt>
            </w:ins>
            <w:sdt>
              <w:sdtPr>
                <w:id w:val="1524816867"/>
                <w:tag w:val="goog_rdk_5845"/>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Follow the installation prompts to complete the setup.</w:delText>
                    </w:r>
                  </w:del>
                </w:ins>
              </w:sdtContent>
            </w:sdt>
            <w:ins w:author="Anonymous" w:id="171" w:date="2026-09-25T04:26:23Z">
              <w:del w:author="sarubala .B baskaran" w:id="177" w:date="2026-09-26T06:56:35Z"/>
            </w:ins>
          </w:sdtContent>
        </w:sdt>
      </w:p>
    </w:sdtContent>
  </w:sdt>
  <w:sdt>
    <w:sdtPr>
      <w:id w:val="-1531714888"/>
      <w:tag w:val="goog_rdk_5850"/>
    </w:sdtPr>
    <w:sdtContent>
      <w:p w:rsidR="00000000" w:rsidDel="00000000" w:rsidP="00000000" w:rsidRDefault="00000000" w:rsidRPr="00000000" w14:paraId="00000533">
        <w:pPr>
          <w:numPr>
            <w:ilvl w:val="0"/>
            <w:numId w:val="14"/>
          </w:numPr>
          <w:tabs>
            <w:tab w:val="center" w:leader="none" w:pos="4513"/>
            <w:tab w:val="right" w:leader="none" w:pos="9026"/>
          </w:tabs>
          <w:rPr>
            <w:ins w:author="Anonymous" w:id="171" w:date="2026-09-25T04:26:23Z"/>
            <w:del w:author="sarubala .B baskaran" w:id="177" w:date="2026-09-26T06:56:35Z"/>
          </w:rPr>
        </w:pPr>
        <w:sdt>
          <w:sdtPr>
            <w:id w:val="589719156"/>
            <w:tag w:val="goog_rdk_5847"/>
          </w:sdtPr>
          <w:sdtContent>
            <w:ins w:author="Anonymous" w:id="171" w:date="2026-09-25T04:26:23Z">
              <w:sdt>
                <w:sdtPr>
                  <w:id w:val="544240776"/>
                  <w:tag w:val="goog_rdk_5848"/>
                </w:sdtPr>
                <w:sdtContent>
                  <w:del w:author="sarubala .B baskaran" w:id="177" w:date="2026-09-26T06:56:35Z"/>
                </w:sdtContent>
              </w:sdt>
            </w:ins>
            <w:sdt>
              <w:sdtPr>
                <w:id w:val="-960408006"/>
                <w:tag w:val="goog_rdk_584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Verify the installation by opening a terminal or command prompt and typing python --version.</w:delText>
                    </w:r>
                  </w:del>
                </w:ins>
              </w:sdtContent>
            </w:sdt>
            <w:ins w:author="Anonymous" w:id="171" w:date="2026-09-25T04:26:23Z">
              <w:del w:author="sarubala .B baskaran" w:id="177" w:date="2026-09-26T06:56:35Z"/>
            </w:ins>
          </w:sdtContent>
        </w:sdt>
      </w:p>
    </w:sdtContent>
  </w:sdt>
  <w:sdt>
    <w:sdtPr>
      <w:id w:val="-1165124246"/>
      <w:tag w:val="goog_rdk_5854"/>
    </w:sdtPr>
    <w:sdtContent>
      <w:p w:rsidR="00000000" w:rsidDel="00000000" w:rsidP="00000000" w:rsidRDefault="00000000" w:rsidRPr="00000000" w14:paraId="00000534">
        <w:pPr>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tabs>
                <w:tab w:val="center" w:leader="none" w:pos="4513"/>
                <w:tab w:val="right" w:leader="none" w:pos="9026"/>
              </w:tabs>
              <w:ind w:firstLine="1440"/>
            </w:pPr>
          </w:pPrChange>
        </w:pPr>
        <w:sdt>
          <w:sdtPr>
            <w:id w:val="-1955924309"/>
            <w:tag w:val="goog_rdk_5851"/>
          </w:sdtPr>
          <w:sdtContent>
            <w:ins w:author="Anonymous" w:id="171" w:date="2026-09-25T04:26:23Z">
              <w:sdt>
                <w:sdtPr>
                  <w:id w:val="-895670862"/>
                  <w:tag w:val="goog_rdk_5852"/>
                </w:sdtPr>
                <w:sdtContent>
                  <w:del w:author="sarubala .B baskaran" w:id="177" w:date="2026-09-26T06:56:35Z"/>
                </w:sdtContent>
              </w:sdt>
            </w:ins>
            <w:sdt>
              <w:sdtPr>
                <w:id w:val="-1599387822"/>
                <w:tag w:val="goog_rdk_5853"/>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11644139"/>
      <w:tag w:val="goog_rdk_5858"/>
    </w:sdtPr>
    <w:sdtContent>
      <w:p w:rsidR="00000000" w:rsidDel="00000000" w:rsidP="00000000" w:rsidRDefault="00000000" w:rsidRPr="00000000" w14:paraId="00000535">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Change w:author="Thirupathi DD" w:id="0" w:date="2026-09-26T11:22:32Z">
            <w:pPr>
              <w:numPr>
                <w:ilvl w:val="0"/>
                <w:numId w:val="15"/>
              </w:numPr>
              <w:tabs>
                <w:tab w:val="center" w:leader="none" w:pos="4513"/>
                <w:tab w:val="right" w:leader="none" w:pos="9026"/>
              </w:tabs>
              <w:ind w:left="502" w:hanging="360"/>
              <w:jc w:val="both"/>
            </w:pPr>
          </w:pPrChange>
        </w:pPr>
        <w:sdt>
          <w:sdtPr>
            <w:id w:val="-505132268"/>
            <w:tag w:val="goog_rdk_5855"/>
          </w:sdtPr>
          <w:sdtContent>
            <w:ins w:author="Anonymous" w:id="171" w:date="2026-09-25T04:26:23Z">
              <w:sdt>
                <w:sdtPr>
                  <w:id w:val="-2014475134"/>
                  <w:tag w:val="goog_rdk_5856"/>
                </w:sdtPr>
                <w:sdtContent>
                  <w:del w:author="sarubala .B baskaran" w:id="177" w:date="2026-09-26T06:56:35Z"/>
                </w:sdtContent>
              </w:sdt>
            </w:ins>
            <w:sdt>
              <w:sdtPr>
                <w:id w:val="-1265655367"/>
                <w:tag w:val="goog_rdk_585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FastAPI Framework – </w:delText>
                    </w:r>
                  </w:del>
                </w:ins>
              </w:sdtContent>
            </w:sdt>
            <w:ins w:author="Anonymous" w:id="171" w:date="2026-09-25T04:26:23Z">
              <w:del w:author="sarubala .B baskaran" w:id="177" w:date="2026-09-26T06:56:35Z"/>
            </w:ins>
          </w:sdtContent>
        </w:sdt>
      </w:p>
    </w:sdtContent>
  </w:sdt>
  <w:sdt>
    <w:sdtPr>
      <w:id w:val="-1095162924"/>
      <w:tag w:val="goog_rdk_5864"/>
    </w:sdtPr>
    <w:sdtContent>
      <w:p w:rsidR="00000000" w:rsidDel="00000000" w:rsidP="00000000" w:rsidRDefault="00000000" w:rsidRPr="00000000" w14:paraId="00000536">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spacing w:before="280" w:lineRule="auto"/>
              <w:ind w:left="720" w:hanging="360"/>
            </w:pPr>
          </w:pPrChange>
        </w:pPr>
        <w:sdt>
          <w:sdtPr>
            <w:id w:val="-2086841757"/>
            <w:tag w:val="goog_rdk_5859"/>
          </w:sdtPr>
          <w:sdtContent>
            <w:ins w:author="Anonymous" w:id="171" w:date="2026-09-25T04:26:23Z">
              <w:sdt>
                <w:sdtPr>
                  <w:id w:val="-1875166096"/>
                  <w:tag w:val="goog_rdk_5860"/>
                </w:sdtPr>
                <w:sdtContent>
                  <w:del w:author="sarubala .B baskaran" w:id="177" w:date="2026-09-26T06:56:35Z"/>
                </w:sdtContent>
              </w:sdt>
            </w:ins>
            <w:sdt>
              <w:sdtPr>
                <w:id w:val="173609507"/>
                <w:tag w:val="goog_rdk_5861"/>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1994407798"/>
                    <w:tag w:val="goog_rdk_5862"/>
                  </w:sdtPr>
                  <w:sdtContent>
                    <w:r w:rsidDel="00000000" w:rsidR="00000000" w:rsidRPr="00000000">
                      <w:rPr>
                        <w:color w:val="1155cc"/>
                        <w:u w:val="single"/>
                        <w:rtl w:val="0"/>
                        <w:rPrChange w:author="Thirupathi DD" w:id="172" w:date="2026-09-26T11:22:32Z">
                          <w:rPr>
                            <w:color w:val="0000ff"/>
                            <w:u w:val="single"/>
                          </w:rPr>
                        </w:rPrChange>
                      </w:rPr>
                      <w:delText xml:space="preserve">FastAPI</w:delText>
                    </w:r>
                  </w:sdtContent>
                </w:sdt>
                <w:r w:rsidDel="00000000" w:rsidR="00000000" w:rsidRPr="00000000">
                  <w:fldChar w:fldCharType="end"/>
                </w:r>
                <w:sdt>
                  <w:sdtPr>
                    <w:id w:val="-390589606"/>
                    <w:tag w:val="goog_rdk_5863"/>
                  </w:sdtPr>
                  <w:sdtContent>
                    <w:r w:rsidDel="00000000" w:rsidR="00000000" w:rsidRPr="00000000">
                      <w:rPr>
                        <w:rtl w:val="0"/>
                      </w:rPr>
                    </w:r>
                  </w:sdtContent>
                </w:sdt>
              </w:del>
            </w:ins>
          </w:sdtContent>
        </w:sdt>
      </w:p>
    </w:sdtContent>
  </w:sdt>
  <w:sdt>
    <w:sdtPr>
      <w:id w:val="-1511448781"/>
      <w:tag w:val="goog_rdk_5870"/>
    </w:sdtPr>
    <w:sdtContent>
      <w:p w:rsidR="00000000" w:rsidDel="00000000" w:rsidP="00000000" w:rsidRDefault="00000000" w:rsidRPr="00000000" w14:paraId="00000537">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749532765"/>
            <w:tag w:val="goog_rdk_5865"/>
          </w:sdtPr>
          <w:sdtContent>
            <w:ins w:author="Anonymous" w:id="171" w:date="2026-09-25T04:26:23Z">
              <w:sdt>
                <w:sdtPr>
                  <w:id w:val="382968042"/>
                  <w:tag w:val="goog_rdk_5866"/>
                </w:sdtPr>
                <w:sdtContent>
                  <w:del w:author="sarubala .B baskaran" w:id="177" w:date="2026-09-26T06:56:35Z"/>
                </w:sdtContent>
              </w:sdt>
            </w:ins>
            <w:sdt>
              <w:sdtPr>
                <w:id w:val="1577272759"/>
                <w:tag w:val="goog_rdk_586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User Guide: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1435319026"/>
                    <w:tag w:val="goog_rdk_5868"/>
                  </w:sdtPr>
                  <w:sdtContent>
                    <w:r w:rsidDel="00000000" w:rsidR="00000000" w:rsidRPr="00000000">
                      <w:rPr>
                        <w:color w:val="1155cc"/>
                        <w:u w:val="single"/>
                        <w:rtl w:val="0"/>
                        <w:rPrChange w:author="Thirupathi DD" w:id="172" w:date="2026-09-26T11:22:32Z">
                          <w:rPr>
                            <w:color w:val="0000ff"/>
                            <w:u w:val="single"/>
                          </w:rPr>
                        </w:rPrChange>
                      </w:rPr>
                      <w:delText xml:space="preserve">FastAPI</w:delText>
                    </w:r>
                  </w:sdtContent>
                </w:sdt>
                <w:r w:rsidDel="00000000" w:rsidR="00000000" w:rsidRPr="00000000">
                  <w:fldChar w:fldCharType="end"/>
                </w:r>
                <w:sdt>
                  <w:sdtPr>
                    <w:id w:val="-2091628805"/>
                    <w:tag w:val="goog_rdk_5869"/>
                  </w:sdtPr>
                  <w:sdtContent>
                    <w:r w:rsidDel="00000000" w:rsidR="00000000" w:rsidRPr="00000000">
                      <w:rPr>
                        <w:rtl w:val="0"/>
                      </w:rPr>
                    </w:r>
                  </w:sdtContent>
                </w:sdt>
              </w:del>
            </w:ins>
          </w:sdtContent>
        </w:sdt>
      </w:p>
    </w:sdtContent>
  </w:sdt>
  <w:sdt>
    <w:sdtPr>
      <w:id w:val="1723079400"/>
      <w:tag w:val="goog_rdk_5876"/>
    </w:sdtPr>
    <w:sdtContent>
      <w:p w:rsidR="00000000" w:rsidDel="00000000" w:rsidP="00000000" w:rsidRDefault="00000000" w:rsidRPr="00000000" w14:paraId="00000538">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748434115"/>
            <w:tag w:val="goog_rdk_5871"/>
          </w:sdtPr>
          <w:sdtContent>
            <w:ins w:author="Anonymous" w:id="171" w:date="2026-09-25T04:26:23Z">
              <w:sdt>
                <w:sdtPr>
                  <w:id w:val="-809888659"/>
                  <w:tag w:val="goog_rdk_5872"/>
                </w:sdtPr>
                <w:sdtContent>
                  <w:del w:author="sarubala .B baskaran" w:id="177" w:date="2026-09-26T06:56:35Z"/>
                </w:sdtContent>
              </w:sdt>
            </w:ins>
            <w:sdt>
              <w:sdtPr>
                <w:id w:val="-95216441"/>
                <w:tag w:val="goog_rdk_587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306768500"/>
                    <w:tag w:val="goog_rdk_5874"/>
                  </w:sdtPr>
                  <w:sdtContent>
                    <w:r w:rsidDel="00000000" w:rsidR="00000000" w:rsidRPr="00000000">
                      <w:rPr>
                        <w:color w:val="1155cc"/>
                        <w:u w:val="single"/>
                        <w:rtl w:val="0"/>
                        <w:rPrChange w:author="Thirupathi DD" w:id="172" w:date="2026-09-26T11:22:32Z">
                          <w:rPr>
                            <w:color w:val="0000ff"/>
                            <w:u w:val="single"/>
                          </w:rPr>
                        </w:rPrChange>
                      </w:rPr>
                      <w:delText xml:space="preserve">FastAPI Crash Course</w:delText>
                    </w:r>
                  </w:sdtContent>
                </w:sdt>
                <w:r w:rsidDel="00000000" w:rsidR="00000000" w:rsidRPr="00000000">
                  <w:fldChar w:fldCharType="end"/>
                </w:r>
                <w:sdt>
                  <w:sdtPr>
                    <w:id w:val="2068727583"/>
                    <w:tag w:val="goog_rdk_5875"/>
                  </w:sdtPr>
                  <w:sdtContent>
                    <w:r w:rsidDel="00000000" w:rsidR="00000000" w:rsidRPr="00000000">
                      <w:rPr>
                        <w:rtl w:val="0"/>
                      </w:rPr>
                    </w:r>
                  </w:sdtContent>
                </w:sdt>
              </w:del>
            </w:ins>
          </w:sdtContent>
        </w:sdt>
      </w:p>
    </w:sdtContent>
  </w:sdt>
  <w:sdt>
    <w:sdtPr>
      <w:id w:val="1547101351"/>
      <w:tag w:val="goog_rdk_5880"/>
    </w:sdtPr>
    <w:sdtContent>
      <w:p w:rsidR="00000000" w:rsidDel="00000000" w:rsidP="00000000" w:rsidRDefault="00000000" w:rsidRPr="00000000" w14:paraId="00000539">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Change w:author="Thirupathi DD" w:id="0" w:date="2026-09-26T11:22:32Z">
            <w:pPr>
              <w:numPr>
                <w:ilvl w:val="0"/>
                <w:numId w:val="15"/>
              </w:numPr>
              <w:tabs>
                <w:tab w:val="center" w:leader="none" w:pos="4513"/>
                <w:tab w:val="right" w:leader="none" w:pos="9026"/>
              </w:tabs>
              <w:spacing w:before="280" w:lineRule="auto"/>
              <w:ind w:left="502" w:hanging="360"/>
              <w:jc w:val="both"/>
            </w:pPr>
          </w:pPrChange>
        </w:pPr>
        <w:sdt>
          <w:sdtPr>
            <w:id w:val="-1877362573"/>
            <w:tag w:val="goog_rdk_5877"/>
          </w:sdtPr>
          <w:sdtContent>
            <w:ins w:author="Anonymous" w:id="171" w:date="2026-09-25T04:26:23Z">
              <w:sdt>
                <w:sdtPr>
                  <w:id w:val="827951154"/>
                  <w:tag w:val="goog_rdk_5878"/>
                </w:sdtPr>
                <w:sdtContent>
                  <w:del w:author="sarubala .B baskaran" w:id="177" w:date="2026-09-26T06:56:35Z"/>
                </w:sdtContent>
              </w:sdt>
            </w:ins>
            <w:sdt>
              <w:sdtPr>
                <w:id w:val="1098496647"/>
                <w:tag w:val="goog_rdk_587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 HTML &amp; CSS – Basic templating used in /templates and /static</w:delText>
                    </w:r>
                  </w:del>
                </w:ins>
              </w:sdtContent>
            </w:sdt>
            <w:ins w:author="Anonymous" w:id="171" w:date="2026-09-25T04:26:23Z">
              <w:del w:author="sarubala .B baskaran" w:id="177" w:date="2026-09-26T06:56:35Z"/>
            </w:ins>
          </w:sdtContent>
        </w:sdt>
      </w:p>
    </w:sdtContent>
  </w:sdt>
  <w:sdt>
    <w:sdtPr>
      <w:id w:val="208385763"/>
      <w:tag w:val="goog_rdk_5884"/>
    </w:sdtPr>
    <w:sdtContent>
      <w:p w:rsidR="00000000" w:rsidDel="00000000" w:rsidP="00000000" w:rsidRDefault="00000000" w:rsidRPr="00000000" w14:paraId="0000053A">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
        <w:sdt>
          <w:sdtPr>
            <w:id w:val="-645164813"/>
            <w:tag w:val="goog_rdk_5881"/>
          </w:sdtPr>
          <w:sdtContent>
            <w:ins w:author="Anonymous" w:id="171" w:date="2026-09-25T04:26:23Z">
              <w:sdt>
                <w:sdtPr>
                  <w:id w:val="-678954995"/>
                  <w:tag w:val="goog_rdk_5882"/>
                </w:sdtPr>
                <w:sdtContent>
                  <w:del w:author="sarubala .B baskaran" w:id="177" w:date="2026-09-26T06:56:35Z"/>
                </w:sdtContent>
              </w:sdt>
            </w:ins>
            <w:sdt>
              <w:sdtPr>
                <w:id w:val="-1041940822"/>
                <w:tag w:val="goog_rdk_588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  Google Gemini API Key</w:delText>
                    </w:r>
                  </w:del>
                </w:ins>
              </w:sdtContent>
            </w:sdt>
            <w:ins w:author="Anonymous" w:id="171" w:date="2026-09-25T04:26:23Z">
              <w:del w:author="sarubala .B baskaran" w:id="177" w:date="2026-09-26T06:56:35Z"/>
            </w:ins>
          </w:sdtContent>
        </w:sdt>
      </w:p>
    </w:sdtContent>
  </w:sdt>
  <w:sdt>
    <w:sdtPr>
      <w:id w:val="-1567610619"/>
      <w:tag w:val="goog_rdk_5890"/>
    </w:sdtPr>
    <w:sdtContent>
      <w:p w:rsidR="00000000" w:rsidDel="00000000" w:rsidP="00000000" w:rsidRDefault="00000000" w:rsidRPr="00000000" w14:paraId="0000053B">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spacing w:before="280" w:lineRule="auto"/>
              <w:ind w:left="720" w:hanging="360"/>
            </w:pPr>
          </w:pPrChange>
        </w:pPr>
        <w:sdt>
          <w:sdtPr>
            <w:id w:val="996673053"/>
            <w:tag w:val="goog_rdk_5885"/>
          </w:sdtPr>
          <w:sdtContent>
            <w:ins w:author="Anonymous" w:id="171" w:date="2026-09-25T04:26:23Z">
              <w:sdt>
                <w:sdtPr>
                  <w:id w:val="-1285376711"/>
                  <w:tag w:val="goog_rdk_5886"/>
                </w:sdtPr>
                <w:sdtContent>
                  <w:del w:author="sarubala .B baskaran" w:id="177" w:date="2026-09-26T06:56:35Z"/>
                </w:sdtContent>
              </w:sdt>
            </w:ins>
            <w:sdt>
              <w:sdtPr>
                <w:id w:val="1513022238"/>
                <w:tag w:val="goog_rdk_588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265749535"/>
                    <w:tag w:val="goog_rdk_5888"/>
                  </w:sdtPr>
                  <w:sdtContent>
                    <w:r w:rsidDel="00000000" w:rsidR="00000000" w:rsidRPr="00000000">
                      <w:rPr>
                        <w:color w:val="1155cc"/>
                        <w:u w:val="single"/>
                        <w:rtl w:val="0"/>
                        <w:rPrChange w:author="Thirupathi DD" w:id="172" w:date="2026-09-26T11:22:32Z">
                          <w:rPr>
                            <w:color w:val="0000ff"/>
                            <w:u w:val="single"/>
                          </w:rPr>
                        </w:rPrChange>
                      </w:rPr>
                      <w:delText xml:space="preserve">Google AI for Developers</w:delText>
                    </w:r>
                  </w:sdtContent>
                </w:sdt>
                <w:r w:rsidDel="00000000" w:rsidR="00000000" w:rsidRPr="00000000">
                  <w:fldChar w:fldCharType="end"/>
                </w:r>
                <w:sdt>
                  <w:sdtPr>
                    <w:id w:val="2048906304"/>
                    <w:tag w:val="goog_rdk_5889"/>
                  </w:sdtPr>
                  <w:sdtContent>
                    <w:r w:rsidDel="00000000" w:rsidR="00000000" w:rsidRPr="00000000">
                      <w:rPr>
                        <w:rtl w:val="0"/>
                      </w:rPr>
                    </w:r>
                  </w:sdtContent>
                </w:sdt>
              </w:del>
            </w:ins>
          </w:sdtContent>
        </w:sdt>
      </w:p>
    </w:sdtContent>
  </w:sdt>
  <w:sdt>
    <w:sdtPr>
      <w:id w:val="-545372026"/>
      <w:tag w:val="goog_rdk_5896"/>
    </w:sdtPr>
    <w:sdtContent>
      <w:p w:rsidR="00000000" w:rsidDel="00000000" w:rsidP="00000000" w:rsidRDefault="00000000" w:rsidRPr="00000000" w14:paraId="0000053C">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786181216"/>
            <w:tag w:val="goog_rdk_5891"/>
          </w:sdtPr>
          <w:sdtContent>
            <w:ins w:author="Anonymous" w:id="171" w:date="2026-09-25T04:26:23Z">
              <w:sdt>
                <w:sdtPr>
                  <w:id w:val="303052014"/>
                  <w:tag w:val="goog_rdk_5892"/>
                </w:sdtPr>
                <w:sdtContent>
                  <w:del w:author="sarubala .B baskaran" w:id="177" w:date="2026-09-26T06:56:35Z"/>
                </w:sdtContent>
              </w:sdt>
            </w:ins>
            <w:sdt>
              <w:sdtPr>
                <w:id w:val="-1057428192"/>
                <w:tag w:val="goog_rdk_589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Setup Guide: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425048178"/>
                    <w:tag w:val="goog_rdk_5894"/>
                  </w:sdtPr>
                  <w:sdtContent>
                    <w:r w:rsidDel="00000000" w:rsidR="00000000" w:rsidRPr="00000000">
                      <w:rPr>
                        <w:color w:val="1155cc"/>
                        <w:u w:val="single"/>
                        <w:rtl w:val="0"/>
                        <w:rPrChange w:author="Thirupathi DD" w:id="172" w:date="2026-09-26T11:22:32Z">
                          <w:rPr>
                            <w:color w:val="0000ff"/>
                            <w:u w:val="single"/>
                          </w:rPr>
                        </w:rPrChange>
                      </w:rPr>
                      <w:delText xml:space="preserve">GeeksforGeeks</w:delText>
                    </w:r>
                  </w:sdtContent>
                </w:sdt>
                <w:r w:rsidDel="00000000" w:rsidR="00000000" w:rsidRPr="00000000">
                  <w:fldChar w:fldCharType="end"/>
                </w:r>
                <w:sdt>
                  <w:sdtPr>
                    <w:id w:val="1649422337"/>
                    <w:tag w:val="goog_rdk_5895"/>
                  </w:sdtPr>
                  <w:sdtContent>
                    <w:r w:rsidDel="00000000" w:rsidR="00000000" w:rsidRPr="00000000">
                      <w:rPr>
                        <w:rtl w:val="0"/>
                      </w:rPr>
                    </w:r>
                  </w:sdtContent>
                </w:sdt>
              </w:del>
            </w:ins>
          </w:sdtContent>
        </w:sdt>
      </w:p>
    </w:sdtContent>
  </w:sdt>
  <w:sdt>
    <w:sdtPr>
      <w:id w:val="-1310253305"/>
      <w:tag w:val="goog_rdk_5902"/>
    </w:sdtPr>
    <w:sdtContent>
      <w:p w:rsidR="00000000" w:rsidDel="00000000" w:rsidP="00000000" w:rsidRDefault="00000000" w:rsidRPr="00000000" w14:paraId="0000053D">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913304927"/>
            <w:tag w:val="goog_rdk_5897"/>
          </w:sdtPr>
          <w:sdtContent>
            <w:ins w:author="Anonymous" w:id="171" w:date="2026-09-25T04:26:23Z">
              <w:sdt>
                <w:sdtPr>
                  <w:id w:val="1685146588"/>
                  <w:tag w:val="goog_rdk_5898"/>
                </w:sdtPr>
                <w:sdtContent>
                  <w:del w:author="sarubala .B baskaran" w:id="177" w:date="2026-09-26T06:56:35Z"/>
                </w:sdtContent>
              </w:sdt>
            </w:ins>
            <w:sdt>
              <w:sdtPr>
                <w:id w:val="1750441774"/>
                <w:tag w:val="goog_rdk_589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598379948"/>
                    <w:tag w:val="goog_rdk_5900"/>
                  </w:sdtPr>
                  <w:sdtContent>
                    <w:r w:rsidDel="00000000" w:rsidR="00000000" w:rsidRPr="00000000">
                      <w:rPr>
                        <w:color w:val="1155cc"/>
                        <w:u w:val="single"/>
                        <w:rtl w:val="0"/>
                        <w:rPrChange w:author="Thirupathi DD" w:id="172" w:date="2026-09-26T11:22:32Z">
                          <w:rPr>
                            <w:color w:val="0000ff"/>
                            <w:u w:val="single"/>
                          </w:rPr>
                        </w:rPrChange>
                      </w:rPr>
                      <w:delText xml:space="preserve">How to Use Google Gemini API Key</w:delText>
                    </w:r>
                  </w:sdtContent>
                </w:sdt>
                <w:r w:rsidDel="00000000" w:rsidR="00000000" w:rsidRPr="00000000">
                  <w:fldChar w:fldCharType="end"/>
                </w:r>
                <w:sdt>
                  <w:sdtPr>
                    <w:id w:val="52100811"/>
                    <w:tag w:val="goog_rdk_5901"/>
                  </w:sdtPr>
                  <w:sdtContent>
                    <w:r w:rsidDel="00000000" w:rsidR="00000000" w:rsidRPr="00000000">
                      <w:rPr>
                        <w:rtl w:val="0"/>
                      </w:rPr>
                    </w:r>
                  </w:sdtContent>
                </w:sdt>
              </w:del>
            </w:ins>
          </w:sdtContent>
        </w:sdt>
      </w:p>
    </w:sdtContent>
  </w:sdt>
  <w:sdt>
    <w:sdtPr>
      <w:id w:val="-2138861096"/>
      <w:tag w:val="goog_rdk_5906"/>
    </w:sdtPr>
    <w:sdtContent>
      <w:p w:rsidR="00000000" w:rsidDel="00000000" w:rsidP="00000000" w:rsidRDefault="00000000" w:rsidRPr="00000000" w14:paraId="0000053E">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201175010"/>
            <w:tag w:val="goog_rdk_5903"/>
          </w:sdtPr>
          <w:sdtContent>
            <w:ins w:author="Anonymous" w:id="171" w:date="2026-09-25T04:26:23Z">
              <w:sdt>
                <w:sdtPr>
                  <w:id w:val="824620033"/>
                  <w:tag w:val="goog_rdk_5904"/>
                </w:sdtPr>
                <w:sdtContent>
                  <w:del w:author="sarubala .B baskaran" w:id="177" w:date="2026-09-26T06:56:35Z"/>
                </w:sdtContent>
              </w:sdt>
            </w:ins>
            <w:sdt>
              <w:sdtPr>
                <w:id w:val="-833536919"/>
                <w:tag w:val="goog_rdk_5905"/>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Setup Steps:</w:delText>
                    </w:r>
                  </w:del>
                </w:ins>
              </w:sdtContent>
            </w:sdt>
            <w:ins w:author="Anonymous" w:id="171" w:date="2026-09-25T04:26:23Z">
              <w:del w:author="sarubala .B baskaran" w:id="177" w:date="2026-09-26T06:56:35Z"/>
            </w:ins>
          </w:sdtContent>
        </w:sdt>
      </w:p>
    </w:sdtContent>
  </w:sdt>
  <w:sdt>
    <w:sdtPr>
      <w:id w:val="-1188796514"/>
      <w:tag w:val="goog_rdk_5910"/>
    </w:sdtPr>
    <w:sdtContent>
      <w:p w:rsidR="00000000" w:rsidDel="00000000" w:rsidP="00000000" w:rsidRDefault="00000000" w:rsidRPr="00000000" w14:paraId="0000053F">
        <w:pPr>
          <w:numPr>
            <w:ilvl w:val="1"/>
            <w:numId w:val="11"/>
          </w:numPr>
          <w:tabs>
            <w:tab w:val="center" w:leader="none" w:pos="4513"/>
            <w:tab w:val="right" w:leader="none" w:pos="9026"/>
          </w:tabs>
          <w:rPr>
            <w:ins w:author="Anonymous" w:id="171" w:date="2026-09-25T04:26:23Z"/>
            <w:del w:author="sarubala .B baskaran" w:id="177" w:date="2026-09-26T06:56:35Z"/>
          </w:rPr>
        </w:pPr>
        <w:sdt>
          <w:sdtPr>
            <w:id w:val="266200750"/>
            <w:tag w:val="goog_rdk_5907"/>
          </w:sdtPr>
          <w:sdtContent>
            <w:ins w:author="Anonymous" w:id="171" w:date="2026-09-25T04:26:23Z">
              <w:sdt>
                <w:sdtPr>
                  <w:id w:val="1739965375"/>
                  <w:tag w:val="goog_rdk_5908"/>
                </w:sdtPr>
                <w:sdtContent>
                  <w:del w:author="sarubala .B baskaran" w:id="177" w:date="2026-09-26T06:56:35Z"/>
                </w:sdtContent>
              </w:sdt>
            </w:ins>
            <w:sdt>
              <w:sdtPr>
                <w:id w:val="-577718528"/>
                <w:tag w:val="goog_rdk_590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Visit the Google AI Studio and sign in with your Google account.</w:delText>
                    </w:r>
                  </w:del>
                </w:ins>
              </w:sdtContent>
            </w:sdt>
            <w:ins w:author="Anonymous" w:id="171" w:date="2026-09-25T04:26:23Z">
              <w:del w:author="sarubala .B baskaran" w:id="177" w:date="2026-09-26T06:56:35Z"/>
            </w:ins>
          </w:sdtContent>
        </w:sdt>
      </w:p>
    </w:sdtContent>
  </w:sdt>
  <w:sdt>
    <w:sdtPr>
      <w:id w:val="-1718070267"/>
      <w:tag w:val="goog_rdk_5914"/>
    </w:sdtPr>
    <w:sdtContent>
      <w:p w:rsidR="00000000" w:rsidDel="00000000" w:rsidP="00000000" w:rsidRDefault="00000000" w:rsidRPr="00000000" w14:paraId="00000540">
        <w:pPr>
          <w:numPr>
            <w:ilvl w:val="1"/>
            <w:numId w:val="11"/>
          </w:numPr>
          <w:tabs>
            <w:tab w:val="center" w:leader="none" w:pos="4513"/>
            <w:tab w:val="right" w:leader="none" w:pos="9026"/>
          </w:tabs>
          <w:rPr>
            <w:ins w:author="Anonymous" w:id="171" w:date="2026-09-25T04:26:23Z"/>
            <w:del w:author="sarubala .B baskaran" w:id="177" w:date="2026-09-26T06:56:35Z"/>
          </w:rPr>
        </w:pPr>
        <w:sdt>
          <w:sdtPr>
            <w:id w:val="1793482912"/>
            <w:tag w:val="goog_rdk_5911"/>
          </w:sdtPr>
          <w:sdtContent>
            <w:ins w:author="Anonymous" w:id="171" w:date="2026-09-25T04:26:23Z">
              <w:sdt>
                <w:sdtPr>
                  <w:id w:val="-1657648822"/>
                  <w:tag w:val="goog_rdk_5912"/>
                </w:sdtPr>
                <w:sdtContent>
                  <w:del w:author="sarubala .B baskaran" w:id="177" w:date="2026-09-26T06:56:35Z"/>
                </w:sdtContent>
              </w:sdt>
            </w:ins>
            <w:sdt>
              <w:sdtPr>
                <w:id w:val="-1293558740"/>
                <w:tag w:val="goog_rdk_591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Create a new project and enable the Gemini API.</w:delText>
                    </w:r>
                  </w:del>
                </w:ins>
              </w:sdtContent>
            </w:sdt>
            <w:ins w:author="Anonymous" w:id="171" w:date="2026-09-25T04:26:23Z">
              <w:del w:author="sarubala .B baskaran" w:id="177" w:date="2026-09-26T06:56:35Z"/>
            </w:ins>
          </w:sdtContent>
        </w:sdt>
      </w:p>
    </w:sdtContent>
  </w:sdt>
  <w:sdt>
    <w:sdtPr>
      <w:id w:val="-483175317"/>
      <w:tag w:val="goog_rdk_5919"/>
    </w:sdtPr>
    <w:sdtContent>
      <w:p w:rsidR="00000000" w:rsidDel="00000000" w:rsidP="00000000" w:rsidRDefault="00000000" w:rsidRPr="00000000" w14:paraId="00000541">
        <w:pPr>
          <w:numPr>
            <w:ilvl w:val="1"/>
            <w:numId w:val="11"/>
          </w:numPr>
          <w:tabs>
            <w:tab w:val="center" w:leader="none" w:pos="4513"/>
            <w:tab w:val="right" w:leader="none" w:pos="9026"/>
          </w:tabs>
          <w:rPr>
            <w:ins w:author="Anonymous" w:id="171" w:date="2026-09-25T04:26:23Z"/>
            <w:del w:author="sarubala .B baskaran" w:id="177" w:date="2026-09-26T06:56:35Z"/>
          </w:rPr>
        </w:pPr>
        <w:sdt>
          <w:sdtPr>
            <w:id w:val="-263207338"/>
            <w:tag w:val="goog_rdk_5915"/>
          </w:sdtPr>
          <w:sdtContent>
            <w:ins w:author="Anonymous" w:id="171" w:date="2026-09-25T04:26:23Z">
              <w:sdt>
                <w:sdtPr>
                  <w:id w:val="27759529"/>
                  <w:tag w:val="goog_rdk_5916"/>
                </w:sdtPr>
                <w:sdtContent>
                  <w:del w:author="sarubala .B baskaran" w:id="177" w:date="2026-09-26T06:56:35Z"/>
                </w:sdtContent>
              </w:sdt>
            </w:ins>
            <w:sdt>
              <w:sdtPr>
                <w:id w:val="1712911006"/>
                <w:tag w:val="goog_rdk_591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Generate an API key and securely store it.</w:delText>
                    </w:r>
                  </w:del>
                </w:ins>
              </w:sdtContent>
            </w:sdt>
            <w:ins w:author="Anonymous" w:id="171" w:date="2026-09-25T04:26:23Z">
              <w:del w:author="sarubala .B baskaran" w:id="177" w:date="2026-09-26T06:56:35Z">
                <w:sdt>
                  <w:sdtPr>
                    <w:id w:val="-961977820"/>
                    <w:tag w:val="goog_rdk_5918"/>
                  </w:sdtPr>
                  <w:sdtContent>
                    <w:r w:rsidDel="00000000" w:rsidR="00000000" w:rsidRPr="00000000">
                      <w:rPr>
                        <w:rtl w:val="0"/>
                      </w:rPr>
                    </w:r>
                  </w:sdtContent>
                </w:sdt>
              </w:del>
            </w:ins>
          </w:sdtContent>
        </w:sdt>
      </w:p>
    </w:sdtContent>
  </w:sdt>
  <w:sdt>
    <w:sdtPr>
      <w:id w:val="920232610"/>
      <w:tag w:val="goog_rdk_5923"/>
    </w:sdtPr>
    <w:sdtContent>
      <w:p w:rsidR="00000000" w:rsidDel="00000000" w:rsidP="00000000" w:rsidRDefault="00000000" w:rsidRPr="00000000" w14:paraId="00000542">
        <w:pPr>
          <w:pStyle w:val="Heading3"/>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244226635"/>
            <w:tag w:val="goog_rdk_5920"/>
          </w:sdtPr>
          <w:sdtContent>
            <w:ins w:author="Anonymous" w:id="171" w:date="2026-09-25T04:26:23Z">
              <w:sdt>
                <w:sdtPr>
                  <w:id w:val="1248242227"/>
                  <w:tag w:val="goog_rdk_5921"/>
                </w:sdtPr>
                <w:sdtContent>
                  <w:del w:author="sarubala .B baskaran" w:id="177" w:date="2026-09-26T06:56:35Z"/>
                </w:sdtContent>
              </w:sdt>
            </w:ins>
            <w:sdt>
              <w:sdtPr>
                <w:id w:val="994844297"/>
                <w:tag w:val="goog_rdk_592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GEMINI_API_KEY=AIzaSyBz9tQMrVBm4LRcudUj1V3-YaIHmiIlybE</w:delText>
                    </w:r>
                  </w:del>
                </w:ins>
              </w:sdtContent>
            </w:sdt>
            <w:ins w:author="Anonymous" w:id="171" w:date="2026-09-25T04:26:23Z">
              <w:del w:author="sarubala .B baskaran" w:id="177" w:date="2026-09-26T06:56:35Z"/>
            </w:ins>
          </w:sdtContent>
        </w:sdt>
      </w:p>
    </w:sdtContent>
  </w:sdt>
  <w:sdt>
    <w:sdtPr>
      <w:id w:val="-248349352"/>
      <w:tag w:val="goog_rdk_5927"/>
    </w:sdtPr>
    <w:sdtContent>
      <w:p w:rsidR="00000000" w:rsidDel="00000000" w:rsidP="00000000" w:rsidRDefault="00000000" w:rsidRPr="00000000" w14:paraId="00000543">
        <w:pPr>
          <w:pStyle w:val="Heading3"/>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1416084395"/>
            <w:tag w:val="goog_rdk_5924"/>
          </w:sdtPr>
          <w:sdtContent>
            <w:ins w:author="Anonymous" w:id="171" w:date="2026-09-25T04:26:23Z">
              <w:sdt>
                <w:sdtPr>
                  <w:id w:val="-1274940423"/>
                  <w:tag w:val="goog_rdk_5925"/>
                </w:sdtPr>
                <w:sdtContent>
                  <w:del w:author="sarubala .B baskaran" w:id="177" w:date="2026-09-26T06:56:35Z"/>
                </w:sdtContent>
              </w:sdt>
            </w:ins>
            <w:sdt>
              <w:sdtPr>
                <w:id w:val="-1792402695"/>
                <w:tag w:val="goog_rdk_5926"/>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bookmarkStart w:colFirst="0" w:colLast="0" w:name="_heading=h.a8zj8a2txncl" w:id="3"/>
                <w:bookmarkEnd w:id="3"/>
              </w:del>
            </w:ins>
          </w:sdtContent>
        </w:sdt>
      </w:p>
    </w:sdtContent>
  </w:sdt>
  <w:sdt>
    <w:sdtPr>
      <w:id w:val="1230008688"/>
      <w:tag w:val="goog_rdk_5931"/>
    </w:sdtPr>
    <w:sdtContent>
      <w:p w:rsidR="00000000" w:rsidDel="00000000" w:rsidP="00000000" w:rsidRDefault="00000000" w:rsidRPr="00000000" w14:paraId="00000544">
        <w:pPr>
          <w:pStyle w:val="Heading3"/>
          <w:numPr>
            <w:ilvl w:val="0"/>
            <w:numId w:val="24"/>
          </w:numPr>
          <w:tabs>
            <w:tab w:val="center" w:leader="none" w:pos="4513"/>
            <w:tab w:val="right" w:leader="none" w:pos="9026"/>
          </w:tabs>
          <w:spacing w:after="80" w:afterAutospacing="0"/>
          <w:ind w:left="720" w:hanging="360"/>
          <w:rPr>
            <w:ins w:author="Anonymous" w:id="171" w:date="2026-09-25T04:26:23Z"/>
            <w:del w:author="sarubala .B baskaran" w:id="177" w:date="2026-09-26T06:56:35Z"/>
          </w:rPr>
        </w:pPr>
        <w:sdt>
          <w:sdtPr>
            <w:id w:val="-167665276"/>
            <w:tag w:val="goog_rdk_5928"/>
          </w:sdtPr>
          <w:sdtContent>
            <w:ins w:author="Anonymous" w:id="171" w:date="2026-09-25T04:26:23Z">
              <w:sdt>
                <w:sdtPr>
                  <w:id w:val="1205971016"/>
                  <w:tag w:val="goog_rdk_5929"/>
                </w:sdtPr>
                <w:sdtContent>
                  <w:del w:author="sarubala .B baskaran" w:id="177" w:date="2026-09-26T06:56:35Z"/>
                </w:sdtContent>
              </w:sdt>
            </w:ins>
            <w:sdt>
              <w:sdtPr>
                <w:id w:val="-2064809630"/>
                <w:tag w:val="goog_rdk_5930"/>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2002959047"/>
      <w:tag w:val="goog_rdk_5935"/>
    </w:sdtPr>
    <w:sdtContent>
      <w:p w:rsidR="00000000" w:rsidDel="00000000" w:rsidP="00000000" w:rsidRDefault="00000000" w:rsidRPr="00000000" w14:paraId="00000545">
        <w:pPr>
          <w:pStyle w:val="Heading3"/>
          <w:numPr>
            <w:ilvl w:val="0"/>
            <w:numId w:val="24"/>
          </w:numPr>
          <w:tabs>
            <w:tab w:val="center" w:leader="none" w:pos="4513"/>
            <w:tab w:val="right" w:leader="none" w:pos="9026"/>
          </w:tabs>
          <w:spacing w:before="80" w:beforeAutospacing="0"/>
          <w:ind w:left="720" w:hanging="360"/>
          <w:rPr>
            <w:ins w:author="Anonymous" w:id="171" w:date="2026-09-25T04:26:23Z"/>
            <w:del w:author="sarubala .B baskaran" w:id="177" w:date="2026-09-26T06:56:35Z"/>
          </w:rPr>
          <w:pPrChange w:author="Thirupathi DD" w:id="0" w:date="2026-09-26T11:22:32Z">
            <w:pPr>
              <w:pStyle w:val="Heading3"/>
              <w:numPr>
                <w:ilvl w:val="0"/>
                <w:numId w:val="24"/>
              </w:numPr>
              <w:tabs>
                <w:tab w:val="center" w:leader="none" w:pos="4513"/>
                <w:tab w:val="right" w:leader="none" w:pos="9026"/>
              </w:tabs>
              <w:ind w:left="720" w:hanging="360"/>
            </w:pPr>
          </w:pPrChange>
        </w:pPr>
        <w:sdt>
          <w:sdtPr>
            <w:id w:val="2081436605"/>
            <w:tag w:val="goog_rdk_5932"/>
          </w:sdtPr>
          <w:sdtContent>
            <w:ins w:author="Anonymous" w:id="171" w:date="2026-09-25T04:26:23Z">
              <w:sdt>
                <w:sdtPr>
                  <w:id w:val="1569960092"/>
                  <w:tag w:val="goog_rdk_5933"/>
                </w:sdtPr>
                <w:sdtContent>
                  <w:del w:author="sarubala .B baskaran" w:id="177" w:date="2026-09-26T06:56:35Z"/>
                </w:sdtContent>
              </w:sdt>
            </w:ins>
            <w:sdt>
              <w:sdtPr>
                <w:id w:val="-1206944803"/>
                <w:tag w:val="goog_rdk_5934"/>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Uvicorn (ASGI Server)</w:delText>
                    </w:r>
                  </w:del>
                </w:ins>
              </w:sdtContent>
            </w:sdt>
            <w:ins w:author="Anonymous" w:id="171" w:date="2026-09-25T04:26:23Z">
              <w:del w:author="sarubala .B baskaran" w:id="177" w:date="2026-09-26T06:56:35Z"/>
            </w:ins>
          </w:sdtContent>
        </w:sdt>
      </w:p>
    </w:sdtContent>
  </w:sdt>
  <w:sdt>
    <w:sdtPr>
      <w:id w:val="407530310"/>
      <w:tag w:val="goog_rdk_5941"/>
    </w:sdtPr>
    <w:sdtContent>
      <w:p w:rsidR="00000000" w:rsidDel="00000000" w:rsidP="00000000" w:rsidRDefault="00000000" w:rsidRPr="00000000" w14:paraId="00000546">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spacing w:before="280" w:lineRule="auto"/>
              <w:ind w:left="720" w:hanging="360"/>
            </w:pPr>
          </w:pPrChange>
        </w:pPr>
        <w:sdt>
          <w:sdtPr>
            <w:id w:val="1013064221"/>
            <w:tag w:val="goog_rdk_5936"/>
          </w:sdtPr>
          <w:sdtContent>
            <w:ins w:author="Anonymous" w:id="171" w:date="2026-09-25T04:26:23Z">
              <w:sdt>
                <w:sdtPr>
                  <w:id w:val="1986178898"/>
                  <w:tag w:val="goog_rdk_5937"/>
                </w:sdtPr>
                <w:sdtContent>
                  <w:del w:author="sarubala .B baskaran" w:id="177" w:date="2026-09-26T06:56:35Z"/>
                </w:sdtContent>
              </w:sdt>
            </w:ins>
            <w:sdt>
              <w:sdtPr>
                <w:id w:val="-629848990"/>
                <w:tag w:val="goog_rdk_5938"/>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41508871"/>
                    <w:tag w:val="goog_rdk_5939"/>
                  </w:sdtPr>
                  <w:sdtContent>
                    <w:r w:rsidDel="00000000" w:rsidR="00000000" w:rsidRPr="00000000">
                      <w:rPr>
                        <w:color w:val="1155cc"/>
                        <w:u w:val="single"/>
                        <w:rtl w:val="0"/>
                        <w:rPrChange w:author="Thirupathi DD" w:id="172" w:date="2026-09-26T11:22:32Z">
                          <w:rPr>
                            <w:color w:val="0000ff"/>
                            <w:u w:val="single"/>
                          </w:rPr>
                        </w:rPrChange>
                      </w:rPr>
                      <w:delText xml:space="preserve">PyPI</w:delText>
                    </w:r>
                  </w:sdtContent>
                </w:sdt>
                <w:r w:rsidDel="00000000" w:rsidR="00000000" w:rsidRPr="00000000">
                  <w:fldChar w:fldCharType="end"/>
                </w:r>
                <w:sdt>
                  <w:sdtPr>
                    <w:id w:val="1484046120"/>
                    <w:tag w:val="goog_rdk_5940"/>
                  </w:sdtPr>
                  <w:sdtContent>
                    <w:r w:rsidDel="00000000" w:rsidR="00000000" w:rsidRPr="00000000">
                      <w:rPr>
                        <w:rtl w:val="0"/>
                      </w:rPr>
                    </w:r>
                  </w:sdtContent>
                </w:sdt>
              </w:del>
            </w:ins>
          </w:sdtContent>
        </w:sdt>
      </w:p>
    </w:sdtContent>
  </w:sdt>
  <w:sdt>
    <w:sdtPr>
      <w:id w:val="591555988"/>
      <w:tag w:val="goog_rdk_5945"/>
    </w:sdtPr>
    <w:sdtContent>
      <w:p w:rsidR="00000000" w:rsidDel="00000000" w:rsidP="00000000" w:rsidRDefault="00000000" w:rsidRPr="00000000" w14:paraId="00000547">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824696412"/>
            <w:tag w:val="goog_rdk_5942"/>
          </w:sdtPr>
          <w:sdtContent>
            <w:ins w:author="Anonymous" w:id="171" w:date="2026-09-25T04:26:23Z">
              <w:sdt>
                <w:sdtPr>
                  <w:id w:val="813763481"/>
                  <w:tag w:val="goog_rdk_5943"/>
                </w:sdtPr>
                <w:sdtContent>
                  <w:del w:author="sarubala .B baskaran" w:id="177" w:date="2026-09-26T06:56:35Z"/>
                </w:sdtContent>
              </w:sdt>
            </w:ins>
            <w:sdt>
              <w:sdtPr>
                <w:id w:val="2110415136"/>
                <w:tag w:val="goog_rdk_5944"/>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GEMINI_API_KEY=AIzaSyBz9tQMrVBm4LRcudUj1V3-YaIHmiIlybE</w:delText>
                    </w:r>
                  </w:del>
                </w:ins>
              </w:sdtContent>
            </w:sdt>
            <w:ins w:author="Anonymous" w:id="171" w:date="2026-09-25T04:26:23Z">
              <w:del w:author="sarubala .B baskaran" w:id="177" w:date="2026-09-26T06:56:35Z"/>
            </w:ins>
          </w:sdtContent>
        </w:sdt>
      </w:p>
    </w:sdtContent>
  </w:sdt>
  <w:sdt>
    <w:sdtPr>
      <w:id w:val="630037016"/>
      <w:tag w:val="goog_rdk_5949"/>
    </w:sdtPr>
    <w:sdtContent>
      <w:p w:rsidR="00000000" w:rsidDel="00000000" w:rsidP="00000000" w:rsidRDefault="00000000" w:rsidRPr="00000000" w14:paraId="00000548">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2061066008"/>
            <w:tag w:val="goog_rdk_5946"/>
          </w:sdtPr>
          <w:sdtContent>
            <w:ins w:author="Anonymous" w:id="171" w:date="2026-09-25T04:26:23Z">
              <w:sdt>
                <w:sdtPr>
                  <w:id w:val="240879355"/>
                  <w:tag w:val="goog_rdk_5947"/>
                </w:sdtPr>
                <w:sdtContent>
                  <w:del w:author="sarubala .B baskaran" w:id="177" w:date="2026-09-26T06:56:35Z"/>
                </w:sdtContent>
              </w:sdt>
            </w:ins>
            <w:sdt>
              <w:sdtPr>
                <w:id w:val="1889638374"/>
                <w:tag w:val="goog_rdk_5948"/>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759215802"/>
      <w:tag w:val="goog_rdk_5953"/>
    </w:sdtPr>
    <w:sdtContent>
      <w:p w:rsidR="00000000" w:rsidDel="00000000" w:rsidP="00000000" w:rsidRDefault="00000000" w:rsidRPr="00000000" w14:paraId="00000549">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294960605"/>
            <w:tag w:val="goog_rdk_5950"/>
          </w:sdtPr>
          <w:sdtContent>
            <w:ins w:author="Anonymous" w:id="171" w:date="2026-09-25T04:26:23Z">
              <w:sdt>
                <w:sdtPr>
                  <w:id w:val="-335586418"/>
                  <w:tag w:val="goog_rdk_5951"/>
                </w:sdtPr>
                <w:sdtContent>
                  <w:del w:author="sarubala .B baskaran" w:id="177" w:date="2026-09-26T06:56:35Z"/>
                </w:sdtContent>
              </w:sdt>
            </w:ins>
            <w:sdt>
              <w:sdtPr>
                <w:id w:val="468667134"/>
                <w:tag w:val="goog_rdk_595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Installation Steps:......</w:delText>
                    </w:r>
                  </w:del>
                </w:ins>
              </w:sdtContent>
            </w:sdt>
            <w:ins w:author="Anonymous" w:id="171" w:date="2026-09-25T04:26:23Z">
              <w:del w:author="sarubala .B baskaran" w:id="177" w:date="2026-09-26T06:56:35Z"/>
            </w:ins>
          </w:sdtContent>
        </w:sdt>
      </w:p>
    </w:sdtContent>
  </w:sdt>
  <w:sdt>
    <w:sdtPr>
      <w:id w:val="-78569836"/>
      <w:tag w:val="goog_rdk_5957"/>
    </w:sdtPr>
    <w:sdtContent>
      <w:p w:rsidR="00000000" w:rsidDel="00000000" w:rsidP="00000000" w:rsidRDefault="00000000" w:rsidRPr="00000000" w14:paraId="0000054A">
        <w:pPr>
          <w:numPr>
            <w:ilvl w:val="1"/>
            <w:numId w:val="12"/>
          </w:numPr>
          <w:tabs>
            <w:tab w:val="center" w:leader="none" w:pos="4513"/>
            <w:tab w:val="right" w:leader="none" w:pos="9026"/>
          </w:tabs>
          <w:rPr>
            <w:ins w:author="Anonymous" w:id="171" w:date="2026-09-25T04:26:23Z"/>
            <w:del w:author="sarubala .B baskaran" w:id="177" w:date="2026-09-26T06:56:35Z"/>
          </w:rPr>
        </w:pPr>
        <w:sdt>
          <w:sdtPr>
            <w:id w:val="344569158"/>
            <w:tag w:val="goog_rdk_5954"/>
          </w:sdtPr>
          <w:sdtContent>
            <w:ins w:author="Anonymous" w:id="171" w:date="2026-09-25T04:26:23Z">
              <w:sdt>
                <w:sdtPr>
                  <w:id w:val="2045909288"/>
                  <w:tag w:val="goog_rdk_5955"/>
                </w:sdtPr>
                <w:sdtContent>
                  <w:del w:author="sarubala .B baskaran" w:id="177" w:date="2026-09-26T06:56:35Z"/>
                </w:sdtContent>
              </w:sdt>
            </w:ins>
            <w:sdt>
              <w:sdtPr>
                <w:id w:val="1774155514"/>
                <w:tag w:val="goog_rdk_5956"/>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 Uvicorn using pip: pip install uvicorn </w:delText>
                    </w:r>
                  </w:del>
                </w:ins>
              </w:sdtContent>
            </w:sdt>
            <w:ins w:author="Anonymous" w:id="171" w:date="2026-09-25T04:26:23Z">
              <w:del w:author="sarubala .B baskaran" w:id="177" w:date="2026-09-26T06:56:35Z"/>
            </w:ins>
          </w:sdtContent>
        </w:sdt>
      </w:p>
    </w:sdtContent>
  </w:sdt>
  <w:sdt>
    <w:sdtPr>
      <w:id w:val="1051876870"/>
      <w:tag w:val="goog_rdk_6025"/>
    </w:sdtPr>
    <w:sdtContent>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Subramanian" w:id="200" w:date="2026-09-24T12:08:38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Subramanian" w:id="0" w:date="2026-09-24T12:08:38Z">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348209620"/>
            <w:tag w:val="goog_rdk_5958"/>
          </w:sdtPr>
          <w:sdtContent>
            <w:ins w:author="Anonymous" w:id="171" w:date="2026-09-25T04:26:23Z">
              <w:sdt>
                <w:sdtPr>
                  <w:id w:val="-63964658"/>
                  <w:tag w:val="goog_rdk_5959"/>
                </w:sdtPr>
                <w:sdtContent>
                  <w:del w:author="sarubala .B baskaran" w:id="177" w:date="2026-09-26T06:56:35Z"/>
                </w:sdtContent>
              </w:sdt>
            </w:ins>
            <w:sdt>
              <w:sdtPr>
                <w:id w:val="1530568064"/>
                <w:tag w:val="goog_rdk_5960"/>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Jinja2 (HTML Templating Engine)</w:delText>
                    </w:r>
                  </w:del>
                </w:ins>
              </w:sdtContent>
            </w:sdt>
            <w:ins w:author="Anonymous" w:id="171" w:date="2026-09-25T04:26:23Z">
              <w:del w:author="sarubala .B baskaran" w:id="177" w:date="2026-09-26T06:56:35Z"/>
            </w:ins>
          </w:sdtContent>
        </w:sdt>
        <w:sdt>
          <w:sdtPr>
            <w:id w:val="-2021941764"/>
            <w:tag w:val="goog_rdk_5961"/>
          </w:sdtPr>
          <w:sdtContent>
            <w:del w:author="sarubala .B baskaran" w:id="177" w:date="2026-09-26T06:56:35Z"/>
          </w:sdtContent>
        </w:sdt>
        <w:sdt>
          <w:sdtPr>
            <w:id w:val="922170459"/>
            <w:tag w:val="goog_rdk_5962"/>
          </w:sdtPr>
          <w:sdtContent>
            <w:ins w:author="Anonymous" w:id="178" w:date="2026-09-24T17:15:00Z">
              <w:sdt>
                <w:sdtPr>
                  <w:id w:val="1819812648"/>
                  <w:tag w:val="goog_rdk_5963"/>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46" name="image41.png"/>
                          <a:graphic>
                            <a:graphicData uri="http://schemas.openxmlformats.org/drawingml/2006/picture">
                              <pic:pic>
                                <pic:nvPicPr>
                                  <pic:cNvPr id="0" name="image41.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1435693117"/>
            <w:tag w:val="goog_rdk_5964"/>
          </w:sdtPr>
          <w:sdtContent>
            <w:del w:author="sarubala .B baskaran" w:id="177" w:date="2026-09-26T06:56:35Z"/>
          </w:sdtContent>
        </w:sdt>
        <w:sdt>
          <w:sdtPr>
            <w:id w:val="-771651259"/>
            <w:tag w:val="goog_rdk_5965"/>
          </w:sdtPr>
          <w:sdtContent>
            <w:ins w:author="Yuvashri E" w:id="179" w:date="2026-09-24T17:12:11Z">
              <w:sdt>
                <w:sdtPr>
                  <w:id w:val="975999397"/>
                  <w:tag w:val="goog_rdk_5966"/>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36" name="image41.png"/>
                          <a:graphic>
                            <a:graphicData uri="http://schemas.openxmlformats.org/drawingml/2006/picture">
                              <pic:pic>
                                <pic:nvPicPr>
                                  <pic:cNvPr id="0" name="image41.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791026497"/>
            <w:tag w:val="goog_rdk_5967"/>
          </w:sdtPr>
          <w:sdtContent>
            <w:del w:author="sarubala .B baskaran" w:id="177" w:date="2026-09-26T06:56:35Z"/>
          </w:sdtContent>
        </w:sdt>
        <w:sdt>
          <w:sdtPr>
            <w:id w:val="-1353936163"/>
            <w:tag w:val="goog_rdk_5968"/>
          </w:sdtPr>
          <w:sdtContent>
            <w:ins w:author="Keerthana" w:id="180" w:date="2026-09-24T15:47:38Z">
              <w:sdt>
                <w:sdtPr>
                  <w:id w:val="-11612950"/>
                  <w:tag w:val="goog_rdk_5969"/>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2" name="image41.png"/>
                          <a:graphic>
                            <a:graphicData uri="http://schemas.openxmlformats.org/drawingml/2006/picture">
                              <pic:pic>
                                <pic:nvPicPr>
                                  <pic:cNvPr id="0" name="image41.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2140142662"/>
            <w:tag w:val="goog_rdk_5970"/>
          </w:sdtPr>
          <w:sdtContent>
            <w:del w:author="sarubala .B baskaran" w:id="177" w:date="2026-09-26T06:56:35Z"/>
          </w:sdtContent>
        </w:sdt>
        <w:sdt>
          <w:sdtPr>
            <w:id w:val="52608762"/>
            <w:tag w:val="goog_rdk_5971"/>
          </w:sdtPr>
          <w:sdtContent>
            <w:ins w:author="ꜱᴜʀᴇɴᴅʀᴀɴ. ᴄ" w:id="181" w:date="2026-09-24T15:42:53Z">
              <w:sdt>
                <w:sdtPr>
                  <w:id w:val="-1615691889"/>
                  <w:tag w:val="goog_rdk_5972"/>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7" name="image41.png"/>
                          <a:graphic>
                            <a:graphicData uri="http://schemas.openxmlformats.org/drawingml/2006/picture">
                              <pic:pic>
                                <pic:nvPicPr>
                                  <pic:cNvPr id="0" name="image41.png"/>
                                  <pic:cNvPicPr preferRelativeResize="0"/>
                                </pic:nvPicPr>
                                <pic:blipFill>
                                  <a:blip r:embed="rId5"/>
                                  <a:srcRect b="-5660" l="3322" r="-3322" t="5660"/>
                                  <a:stretch>
                                    <a:fillRect/>
                                  </a:stretch>
                                </pic:blipFill>
                                <pic:spPr>
                                  <a:xfrm>
                                    <a:off x="0" y="0"/>
                                    <a:ext cx="5731510" cy="3033395"/>
                                  </a:xfrm>
                                  <a:prstGeom prst="rect"/>
                                  <a:ln/>
                                </pic:spPr>
                              </pic:pic>
                            </a:graphicData>
                          </a:graphic>
                        </wp:inline>
                      </w:drawing>
                    </w:r>
                  </w:del>
                </w:sdtContent>
              </w:sdt>
            </w:ins>
          </w:sdtContent>
        </w:sdt>
        <w:sdt>
          <w:sdtPr>
            <w:id w:val="1413375563"/>
            <w:tag w:val="goog_rdk_5973"/>
          </w:sdtPr>
          <w:sdtContent>
            <w:del w:author="sarubala .B baskaran" w:id="177" w:date="2026-09-26T06:56:35Z"/>
          </w:sdtContent>
        </w:sdt>
        <w:sdt>
          <w:sdtPr>
            <w:id w:val="-509678924"/>
            <w:tag w:val="goog_rdk_5974"/>
          </w:sdtPr>
          <w:sdtContent>
            <w:ins w:author="MD Ismail" w:id="182" w:date="2026-09-24T15:37:25Z">
              <w:sdt>
                <w:sdtPr>
                  <w:id w:val="-361168648"/>
                  <w:tag w:val="goog_rdk_5975"/>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4050" cy="5512118"/>
                          <wp:effectExtent b="0" l="0" r="0" t="0"/>
                          <wp:docPr id="2126916938" name="image41.png"/>
                          <a:graphic>
                            <a:graphicData uri="http://schemas.openxmlformats.org/drawingml/2006/picture">
                              <pic:pic>
                                <pic:nvPicPr>
                                  <pic:cNvPr id="0" name="image41.png"/>
                                  <pic:cNvPicPr preferRelativeResize="0"/>
                                </pic:nvPicPr>
                                <pic:blipFill>
                                  <a:blip r:embed="rId5"/>
                                  <a:srcRect b="1496" l="5999" r="-5999" t="26113"/>
                                  <a:stretch>
                                    <a:fillRect/>
                                  </a:stretch>
                                </pic:blipFill>
                                <pic:spPr>
                                  <a:xfrm>
                                    <a:off x="0" y="0"/>
                                    <a:ext cx="5734050" cy="5512118"/>
                                  </a:xfrm>
                                  <a:prstGeom prst="rect"/>
                                  <a:ln/>
                                </pic:spPr>
                              </pic:pic>
                            </a:graphicData>
                          </a:graphic>
                        </wp:inline>
                      </w:drawing>
                    </w:r>
                  </w:del>
                </w:sdtContent>
              </w:sdt>
            </w:ins>
          </w:sdtContent>
        </w:sdt>
        <w:sdt>
          <w:sdtPr>
            <w:id w:val="856312569"/>
            <w:tag w:val="goog_rdk_5976"/>
          </w:sdtPr>
          <w:sdtContent>
            <w:del w:author="sarubala .B baskaran" w:id="177" w:date="2026-09-26T06:56:35Z"/>
          </w:sdtContent>
        </w:sdt>
        <w:sdt>
          <w:sdtPr>
            <w:id w:val="-1979297292"/>
            <w:tag w:val="goog_rdk_5977"/>
          </w:sdtPr>
          <w:sdtContent>
            <w:ins w:author="DELIGHT WORLD 1.0" w:id="183" w:date="2026-09-24T13:54:27Z">
              <w:sdt>
                <w:sdtPr>
                  <w:id w:val="495930939"/>
                  <w:tag w:val="goog_rdk_5978"/>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4770000" cy="2527300"/>
                          <wp:effectExtent b="0" l="0" r="0" t="0"/>
                          <wp:docPr id="2126916937" name="image41.png"/>
                          <a:graphic>
                            <a:graphicData uri="http://schemas.openxmlformats.org/drawingml/2006/picture">
                              <pic:pic>
                                <pic:nvPicPr>
                                  <pic:cNvPr id="0" name="image41.png"/>
                                  <pic:cNvPicPr preferRelativeResize="0"/>
                                </pic:nvPicPr>
                                <pic:blipFill>
                                  <a:blip r:embed="rId5"/>
                                  <a:srcRect b="25157" l="-57807" r="57807" t="-25157"/>
                                  <a:stretch>
                                    <a:fillRect/>
                                  </a:stretch>
                                </pic:blipFill>
                                <pic:spPr>
                                  <a:xfrm>
                                    <a:off x="0" y="0"/>
                                    <a:ext cx="4770000" cy="2527300"/>
                                  </a:xfrm>
                                  <a:prstGeom prst="rect"/>
                                  <a:ln/>
                                </pic:spPr>
                              </pic:pic>
                            </a:graphicData>
                          </a:graphic>
                        </wp:inline>
                      </w:drawing>
                    </w:r>
                  </w:del>
                </w:sdtContent>
              </w:sdt>
            </w:ins>
          </w:sdtContent>
        </w:sdt>
        <w:sdt>
          <w:sdtPr>
            <w:id w:val="1745607095"/>
            <w:tag w:val="goog_rdk_5979"/>
          </w:sdtPr>
          <w:sdtContent>
            <w:del w:author="sarubala .B baskaran" w:id="177" w:date="2026-09-26T06:56:35Z"/>
          </w:sdtContent>
        </w:sdt>
        <w:sdt>
          <w:sdtPr>
            <w:id w:val="797227861"/>
            <w:tag w:val="goog_rdk_5980"/>
          </w:sdtPr>
          <w:sdtContent>
            <w:ins w:author="Mohammed Ismail Jakir Hussain" w:id="184" w:date="2026-09-24T14:34:47Z">
              <w:sdt>
                <w:sdtPr>
                  <w:id w:val="-1966718236"/>
                  <w:tag w:val="goog_rdk_5981"/>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57" name="image41.png"/>
                          <a:graphic>
                            <a:graphicData uri="http://schemas.openxmlformats.org/drawingml/2006/picture">
                              <pic:pic>
                                <pic:nvPicPr>
                                  <pic:cNvPr id="0" name="image41.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1390210135"/>
            <w:tag w:val="goog_rdk_5982"/>
          </w:sdtPr>
          <w:sdtContent>
            <w:del w:author="sarubala .B baskaran" w:id="177" w:date="2026-09-26T06:56:35Z"/>
          </w:sdtContent>
        </w:sdt>
        <w:sdt>
          <w:sdtPr>
            <w:id w:val="1640184769"/>
            <w:tag w:val="goog_rdk_5983"/>
          </w:sdtPr>
          <w:sdtContent>
            <w:ins w:author="BHARATH BHARATH" w:id="185" w:date="2026-09-24T14:15:17Z">
              <w:sdt>
                <w:sdtPr>
                  <w:id w:val="1178251277"/>
                  <w:tag w:val="goog_rdk_5984"/>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00" name="image41.png"/>
                          <a:graphic>
                            <a:graphicData uri="http://schemas.openxmlformats.org/drawingml/2006/picture">
                              <pic:pic>
                                <pic:nvPicPr>
                                  <pic:cNvPr id="0" name="image41.png"/>
                                  <pic:cNvPicPr preferRelativeResize="0"/>
                                </pic:nvPicPr>
                                <pic:blipFill>
                                  <a:blip r:embed="rId5"/>
                                  <a:srcRect b="-54088" l="-2658" r="2658" t="54088"/>
                                  <a:stretch>
                                    <a:fillRect/>
                                  </a:stretch>
                                </pic:blipFill>
                                <pic:spPr>
                                  <a:xfrm>
                                    <a:off x="0" y="0"/>
                                    <a:ext cx="5731510" cy="3033395"/>
                                  </a:xfrm>
                                  <a:prstGeom prst="rect"/>
                                  <a:ln/>
                                </pic:spPr>
                              </pic:pic>
                            </a:graphicData>
                          </a:graphic>
                        </wp:inline>
                      </w:drawing>
                    </w:r>
                  </w:del>
                </w:sdtContent>
              </w:sdt>
            </w:ins>
          </w:sdtContent>
        </w:sdt>
        <w:sdt>
          <w:sdtPr>
            <w:id w:val="-633131117"/>
            <w:tag w:val="goog_rdk_5985"/>
          </w:sdtPr>
          <w:sdtContent>
            <w:del w:author="sarubala .B baskaran" w:id="177" w:date="2026-09-26T06:56:35Z"/>
          </w:sdtContent>
        </w:sdt>
        <w:sdt>
          <w:sdtPr>
            <w:id w:val="-16977444"/>
            <w:tag w:val="goog_rdk_5986"/>
          </w:sdtPr>
          <w:sdtContent>
            <w:ins w:author="Kogila Kogila" w:id="186" w:date="2026-09-24T08:02:15Z">
              <w:sdt>
                <w:sdtPr>
                  <w:id w:val="-1659269000"/>
                  <w:tag w:val="goog_rdk_5987"/>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44" name="image41.png"/>
                          <a:graphic>
                            <a:graphicData uri="http://schemas.openxmlformats.org/drawingml/2006/picture">
                              <pic:pic>
                                <pic:nvPicPr>
                                  <pic:cNvPr id="0" name="image41.png"/>
                                  <pic:cNvPicPr preferRelativeResize="0"/>
                                </pic:nvPicPr>
                                <pic:blipFill>
                                  <a:blip r:embed="rId5"/>
                                  <a:srcRect b="0" l="0" r="0" t="0"/>
                                  <a:stretch>
                                    <a:fillRect/>
                                  </a:stretch>
                                </pic:blipFill>
                                <pic:spPr>
                                  <a:xfrm>
                                    <a:off x="0" y="0"/>
                                    <a:ext cx="5731510" cy="3033395"/>
                                  </a:xfrm>
                                  <a:prstGeom prst="rect"/>
                                  <a:ln/>
                                </pic:spPr>
                              </pic:pic>
                            </a:graphicData>
                          </a:graphic>
                        </wp:inline>
                      </w:drawing>
                    </w:r>
                  </w:del>
                </w:sdtContent>
              </w:sdt>
            </w:ins>
          </w:sdtContent>
        </w:sdt>
        <w:sdt>
          <w:sdtPr>
            <w:id w:val="1198544634"/>
            <w:tag w:val="goog_rdk_5988"/>
          </w:sdtPr>
          <w:sdtContent>
            <w:del w:author="sarubala .B baskaran" w:id="177" w:date="2026-09-26T06:56:35Z"/>
          </w:sdtContent>
        </w:sdt>
        <w:sdt>
          <w:sdtPr>
            <w:id w:val="362392423"/>
            <w:tag w:val="goog_rdk_5989"/>
          </w:sdtPr>
          <w:sdtContent>
            <w:ins w:author="sivasankari" w:id="187" w:date="2026-09-24T09:40:51Z">
              <w:sdt>
                <w:sdtPr>
                  <w:id w:val="-1102018742"/>
                  <w:tag w:val="goog_rdk_5990"/>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1" name="image41.png"/>
                          <a:graphic>
                            <a:graphicData uri="http://schemas.openxmlformats.org/drawingml/2006/picture">
                              <pic:pic>
                                <pic:nvPicPr>
                                  <pic:cNvPr id="0" name="image41.png"/>
                                  <pic:cNvPicPr preferRelativeResize="0"/>
                                </pic:nvPicPr>
                                <pic:blipFill>
                                  <a:blip r:embed="rId5"/>
                                  <a:srcRect b="-54088" l="-2658" r="2658" t="54088"/>
                                  <a:stretch>
                                    <a:fillRect/>
                                  </a:stretch>
                                </pic:blipFill>
                                <pic:spPr>
                                  <a:xfrm>
                                    <a:off x="0" y="0"/>
                                    <a:ext cx="5731510" cy="3033395"/>
                                  </a:xfrm>
                                  <a:prstGeom prst="rect"/>
                                  <a:ln/>
                                </pic:spPr>
                              </pic:pic>
                            </a:graphicData>
                          </a:graphic>
                        </wp:inline>
                      </w:drawing>
                    </w:r>
                  </w:del>
                </w:sdtContent>
              </w:sdt>
            </w:ins>
          </w:sdtContent>
        </w:sdt>
        <w:sdt>
          <w:sdtPr>
            <w:id w:val="2005481306"/>
            <w:tag w:val="goog_rdk_5991"/>
          </w:sdtPr>
          <w:sdtContent>
            <w:del w:author="sarubala .B baskaran" w:id="177" w:date="2026-09-26T06:56:35Z"/>
          </w:sdtContent>
        </w:sdt>
        <w:sdt>
          <w:sdtPr>
            <w:id w:val="-23547243"/>
            <w:tag w:val="goog_rdk_5992"/>
          </w:sdtPr>
          <w:sdtContent>
            <w:ins w:author="Sripriya" w:id="188" w:date="2026-09-24T07:30:23Z">
              <w:sdt>
                <w:sdtPr>
                  <w:id w:val="-1007611714"/>
                  <w:tag w:val="goog_rdk_5993"/>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28" name="image41.png"/>
                          <a:graphic>
                            <a:graphicData uri="http://schemas.openxmlformats.org/drawingml/2006/picture">
                              <pic:pic>
                                <pic:nvPicPr>
                                  <pic:cNvPr id="0" name="image41.png"/>
                                  <pic:cNvPicPr preferRelativeResize="0"/>
                                </pic:nvPicPr>
                                <pic:blipFill>
                                  <a:blip r:embed="rId5"/>
                                  <a:srcRect b="0" l="0" r="0" t="0"/>
                                  <a:stretch>
                                    <a:fillRect/>
                                  </a:stretch>
                                </pic:blipFill>
                                <pic:spPr>
                                  <a:xfrm>
                                    <a:off x="0" y="0"/>
                                    <a:ext cx="5731510" cy="3033395"/>
                                  </a:xfrm>
                                  <a:prstGeom prst="rect"/>
                                  <a:ln/>
                                </pic:spPr>
                              </pic:pic>
                            </a:graphicData>
                          </a:graphic>
                        </wp:inline>
                      </w:drawing>
                    </w:r>
                  </w:del>
                </w:sdtContent>
              </w:sdt>
            </w:ins>
          </w:sdtContent>
        </w:sdt>
        <w:sdt>
          <w:sdtPr>
            <w:id w:val="1544014251"/>
            <w:tag w:val="goog_rdk_5994"/>
          </w:sdtPr>
          <w:sdtContent>
            <w:del w:author="sarubala .B baskaran" w:id="177" w:date="2026-09-26T06:56:35Z"/>
          </w:sdtContent>
        </w:sdt>
        <w:sdt>
          <w:sdtPr>
            <w:id w:val="221764599"/>
            <w:tag w:val="goog_rdk_5995"/>
          </w:sdtPr>
          <w:sdtContent>
            <w:ins w:author="Dinesh Kumar S" w:id="189" w:date="2026-09-24T07:25:37Z">
              <w:sdt>
                <w:sdtPr>
                  <w:id w:val="-1345097144"/>
                  <w:tag w:val="goog_rdk_5996"/>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4889500" cy="4000500"/>
                          <wp:effectExtent b="0" l="0" r="0" t="0"/>
                          <wp:docPr id="2126916930"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889500" cy="4000500"/>
                                  </a:xfrm>
                                  <a:prstGeom prst="rect"/>
                                  <a:ln/>
                                </pic:spPr>
                              </pic:pic>
                            </a:graphicData>
                          </a:graphic>
                        </wp:inline>
                      </w:drawing>
                    </w:r>
                  </w:del>
                </w:sdtContent>
              </w:sdt>
            </w:ins>
          </w:sdtContent>
        </w:sdt>
        <w:sdt>
          <w:sdtPr>
            <w:id w:val="695827486"/>
            <w:tag w:val="goog_rdk_5997"/>
          </w:sdtPr>
          <w:sdtContent>
            <w:del w:author="sarubala .B baskaran" w:id="177" w:date="2026-09-26T06:56:35Z"/>
          </w:sdtContent>
        </w:sdt>
        <w:sdt>
          <w:sdtPr>
            <w:id w:val="1958199878"/>
            <w:tag w:val="goog_rdk_5998"/>
          </w:sdtPr>
          <w:sdtContent>
            <w:ins w:author="Rahul .R" w:id="190" w:date="2026-09-24T06:33:40Z">
              <w:sdt>
                <w:sdtPr>
                  <w:id w:val="164206255"/>
                  <w:tag w:val="goog_rdk_5999"/>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22"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304146568"/>
            <w:tag w:val="goog_rdk_6000"/>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114300" distT="114300" distL="114300" distR="114300">
                    <wp:extent cx="1585540" cy="681038"/>
                    <wp:effectExtent b="0" l="0" r="0" t="0"/>
                    <wp:docPr id="212691694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1585540" cy="681038"/>
                            </a:xfrm>
                            <a:prstGeom prst="rect"/>
                            <a:ln/>
                          </pic:spPr>
                        </pic:pic>
                      </a:graphicData>
                    </a:graphic>
                  </wp:inline>
                </w:drawing>
              </w:r>
            </w:del>
          </w:sdtContent>
        </w:sdt>
        <w:sdt>
          <w:sdtPr>
            <w:id w:val="-314665359"/>
            <w:tag w:val="goog_rdk_6001"/>
          </w:sdtPr>
          <w:sdtContent>
            <w:ins w:author="Rivaldo 007" w:id="191" w:date="2026-09-22T12:41:13Z">
              <w:sdt>
                <w:sdtPr>
                  <w:id w:val="-90076"/>
                  <w:tag w:val="goog_rdk_6002"/>
                </w:sdtPr>
                <w:sdtContent>
                  <w:del w:author="sarubala .B baskaran" w:id="177" w:date="2026-09-26T06:56:35Z"/>
                </w:sdtContent>
              </w:sdt>
            </w:ins>
            <w:sdt>
              <w:sdtPr>
                <w:id w:val="847634410"/>
                <w:tag w:val="goog_rdk_6003"/>
              </w:sdtPr>
              <w:sdtContent>
                <w:ins w:author="Rivaldo 007" w:id="191" w:date="2026-09-22T12:41:13Z">
                  <w:del w:author="sarubala .B baskaran" w:id="177" w:date="2026-09-26T06:56:35Z">
                    <w:r w:rsidDel="00000000" w:rsidR="00000000" w:rsidRPr="00000000">
                      <w:rPr>
                        <w:rtl w:val="0"/>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elText xml:space="preserve"> </w:delText>
                    </w:r>
                  </w:del>
                </w:ins>
              </w:sdtContent>
            </w:sdt>
            <w:ins w:author="Rivaldo 007" w:id="191" w:date="2026-09-22T12:41:13Z">
              <w:del w:author="sarubala .B baskaran" w:id="177" w:date="2026-09-26T06:56:35Z"/>
            </w:ins>
          </w:sdtContent>
        </w:sdt>
        <w:sdt>
          <w:sdtPr>
            <w:id w:val="-1531352065"/>
            <w:tag w:val="goog_rdk_6004"/>
          </w:sdtPr>
          <w:sdtContent>
            <w:del w:author="sarubala .B baskaran" w:id="177" w:date="2026-09-26T06:56:35Z"/>
          </w:sdtContent>
        </w:sdt>
        <w:sdt>
          <w:sdtPr>
            <w:id w:val="697905042"/>
            <w:tag w:val="goog_rdk_6005"/>
          </w:sdtPr>
          <w:sdtContent>
            <w:ins w:author="Madhumitha S" w:id="192" w:date="2026-09-24T06:10:30Z">
              <w:sdt>
                <w:sdtPr>
                  <w:id w:val="1864700506"/>
                  <w:tag w:val="goog_rdk_6006"/>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2826385"/>
                          <wp:effectExtent b="0" l="0" r="0" t="0"/>
                          <wp:docPr id="212691692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510" cy="2826385"/>
                                  </a:xfrm>
                                  <a:prstGeom prst="rect"/>
                                  <a:ln/>
                                </pic:spPr>
                              </pic:pic>
                            </a:graphicData>
                          </a:graphic>
                        </wp:inline>
                      </w:drawing>
                    </w:r>
                  </w:del>
                </w:sdtContent>
              </w:sdt>
            </w:ins>
          </w:sdtContent>
        </w:sdt>
        <w:sdt>
          <w:sdtPr>
            <w:id w:val="-1271377494"/>
            <w:tag w:val="goog_rdk_6007"/>
          </w:sdtPr>
          <w:sdtContent>
            <w:del w:author="sarubala .B baskaran" w:id="177" w:date="2026-09-26T06:56:35Z"/>
          </w:sdtContent>
        </w:sdt>
        <w:sdt>
          <w:sdtPr>
            <w:id w:val="-1033352899"/>
            <w:tag w:val="goog_rdk_6008"/>
          </w:sdtPr>
          <w:sdtContent>
            <w:ins w:author="K.thilagavathi" w:id="193" w:date="2026-09-24T05:59:22Z">
              <w:sdt>
                <w:sdtPr>
                  <w:id w:val="-297162379"/>
                  <w:tag w:val="goog_rdk_6009"/>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25"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35453325"/>
            <w:tag w:val="goog_rdk_6010"/>
          </w:sdtPr>
          <w:sdtContent>
            <w:del w:author="sarubala .B baskaran" w:id="177" w:date="2026-09-26T06:56:35Z"/>
          </w:sdtContent>
        </w:sdt>
        <w:sdt>
          <w:sdtPr>
            <w:id w:val="1651981149"/>
            <w:tag w:val="goog_rdk_6011"/>
          </w:sdtPr>
          <w:sdtContent>
            <w:ins w:author="Akash Akash" w:id="194" w:date="2026-09-24T05:58:45Z">
              <w:sdt>
                <w:sdtPr>
                  <w:id w:val="-593187307"/>
                  <w:tag w:val="goog_rdk_6012"/>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0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1384460463"/>
            <w:tag w:val="goog_rdk_6013"/>
          </w:sdtPr>
          <w:sdtContent>
            <w:del w:author="sarubala .B baskaran" w:id="177" w:date="2026-09-26T06:56:35Z"/>
          </w:sdtContent>
        </w:sdt>
        <w:sdt>
          <w:sdtPr>
            <w:id w:val="-1556650541"/>
            <w:tag w:val="goog_rdk_6014"/>
          </w:sdtPr>
          <w:sdtContent>
            <w:ins w:author="Saraswathi" w:id="195" w:date="2026-09-23T13:57:03Z">
              <w:sdt>
                <w:sdtPr>
                  <w:id w:val="1631191803"/>
                  <w:tag w:val="goog_rdk_6015"/>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155700"/>
                          <wp:effectExtent b="0" l="0" r="0" t="0"/>
                          <wp:docPr id="212691692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957150" cy="1155700"/>
                                  </a:xfrm>
                                  <a:prstGeom prst="rect"/>
                                  <a:ln/>
                                </pic:spPr>
                              </pic:pic>
                            </a:graphicData>
                          </a:graphic>
                        </wp:inline>
                      </w:drawing>
                    </w:r>
                  </w:del>
                </w:sdtContent>
              </w:sdt>
            </w:ins>
          </w:sdtContent>
        </w:sdt>
        <w:sdt>
          <w:sdtPr>
            <w:id w:val="-1889392886"/>
            <w:tag w:val="goog_rdk_6016"/>
          </w:sdtPr>
          <w:sdtContent>
            <w:del w:author="sarubala .B baskaran" w:id="177" w:date="2026-09-26T06:56:35Z"/>
          </w:sdtContent>
        </w:sdt>
        <w:sdt>
          <w:sdtPr>
            <w:id w:val="-192951918"/>
            <w:tag w:val="goog_rdk_6017"/>
          </w:sdtPr>
          <w:sdtContent>
            <w:ins w:author="rohini selvana" w:id="196" w:date="2026-09-23T09:15:05Z">
              <w:sdt>
                <w:sdtPr>
                  <w:id w:val="-1960057887"/>
                  <w:tag w:val="goog_rdk_6018"/>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384300"/>
                          <wp:effectExtent b="0" l="0" r="0" t="0"/>
                          <wp:docPr id="212691691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957150" cy="1384300"/>
                                  </a:xfrm>
                                  <a:prstGeom prst="rect"/>
                                  <a:ln/>
                                </pic:spPr>
                              </pic:pic>
                            </a:graphicData>
                          </a:graphic>
                        </wp:inline>
                      </w:drawing>
                    </w:r>
                  </w:del>
                </w:sdtContent>
              </w:sdt>
            </w:ins>
          </w:sdtContent>
        </w:sdt>
        <w:sdt>
          <w:sdtPr>
            <w:id w:val="619272373"/>
            <w:tag w:val="goog_rdk_6019"/>
          </w:sdtPr>
          <w:sdtContent>
            <w:del w:author="sarubala .B baskaran" w:id="177" w:date="2026-09-26T06:56:35Z"/>
          </w:sdtContent>
        </w:sdt>
        <w:sdt>
          <w:sdtPr>
            <w:id w:val="359432693"/>
            <w:tag w:val="goog_rdk_6020"/>
          </w:sdtPr>
          <w:sdtContent>
            <w:ins w:author="Navaneethan S" w:id="197" w:date="2026-09-22T15:30:32Z">
              <w:sdt>
                <w:sdtPr>
                  <w:id w:val="725428387"/>
                  <w:tag w:val="goog_rdk_6021"/>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957150" cy="1244600"/>
                                  </a:xfrm>
                                  <a:prstGeom prst="rect"/>
                                  <a:ln/>
                                </pic:spPr>
                              </pic:pic>
                            </a:graphicData>
                          </a:graphic>
                        </wp:inline>
                      </w:drawing>
                    </w:r>
                  </w:del>
                </w:sdtContent>
              </w:sdt>
            </w:ins>
          </w:sdtContent>
        </w:sdt>
        <w:sdt>
          <w:sdtPr>
            <w:id w:val="-934601438"/>
            <w:tag w:val="goog_rdk_6022"/>
          </w:sdtPr>
          <w:sdtContent>
            <w:r w:rsidDel="00000000" w:rsidR="00000000" w:rsidRPr="00000000">
              <w:rPr>
                <w:rtl w:val="0"/>
              </w:rPr>
            </w:r>
          </w:sdtContent>
        </w:sdt>
        <w:sdt>
          <w:sdtPr>
            <w:id w:val="1347631177"/>
            <w:tag w:val="goog_rdk_6023"/>
          </w:sdtPr>
          <w:sdtContent>
            <w:del w:author="GAYATHRI V" w:id="198" w:date="2026-09-27T04:34:22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58"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sdtContent>
        </w:sdt>
        <w:sdt>
          <w:sdtPr>
            <w:id w:val="-912927071"/>
            <w:tag w:val="goog_rdk_6024"/>
          </w:sdtPr>
          <w:sdtContent>
            <w:ins w:author="Vino Paramaiya" w:id="199" w:date="2026-09-24T11:56:43Z">
              <w:r w:rsidDel="00000000" w:rsidR="00000000" w:rsidRPr="00000000">
                <w:drawing>
                  <wp:anchor allowOverlap="1" behindDoc="0" distB="114300" distT="114300" distL="114300" distR="114300" hidden="0" layoutInCell="1" locked="0" relativeHeight="0" simplePos="0">
                    <wp:simplePos x="0" y="0"/>
                    <wp:positionH relativeFrom="column">
                      <wp:posOffset>4655700</wp:posOffset>
                    </wp:positionH>
                    <wp:positionV relativeFrom="paragraph">
                      <wp:posOffset>342900</wp:posOffset>
                    </wp:positionV>
                    <wp:extent cx="1076325" cy="300038"/>
                    <wp:effectExtent b="0" l="0" r="0" t="0"/>
                    <wp:wrapNone/>
                    <wp:docPr id="2126916959"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1076325" cy="300038"/>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364466124"/>
      <w:tag w:val="goog_rdk_6038"/>
    </w:sdtPr>
    <w:sdtContent>
      <w:p w:rsidR="00000000" w:rsidDel="00000000" w:rsidP="00000000" w:rsidRDefault="00000000" w:rsidRPr="00000000" w14:paraId="0000054E">
        <w:pPr>
          <w:rPr>
            <w:ins w:author="MD Ismail" w:id="204" w:date="2026-09-24T15:38:40Z"/>
            <w:rPrChange w:author="MD Ismail" w:id="20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2087210460"/>
            <w:tag w:val="goog_rdk_6036"/>
          </w:sdtPr>
          <w:sdtContent>
            <w:ins w:author="MD Ismail" w:id="204" w:date="2026-09-24T15:38:40Z"/>
            <w:sdt>
              <w:sdtPr>
                <w:id w:val="1631979319"/>
                <w:tag w:val="goog_rdk_6037"/>
              </w:sdtPr>
              <w:sdtContent>
                <w:ins w:author="MD Ismail" w:id="204" w:date="2026-09-24T15:38:40Z">
                  <w:r w:rsidDel="00000000" w:rsidR="00000000" w:rsidRPr="00000000">
                    <w:rPr>
                      <w:rtl w:val="0"/>
                    </w:rPr>
                  </w:r>
                </w:ins>
              </w:sdtContent>
            </w:sdt>
            <w:ins w:author="MD Ismail" w:id="204" w:date="2026-09-24T15:38:40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50.png"/><Relationship Id="rId41" Type="http://schemas.openxmlformats.org/officeDocument/2006/relationships/image" Target="media/image49.png"/><Relationship Id="rId44" Type="http://schemas.openxmlformats.org/officeDocument/2006/relationships/image" Target="media/image45.png"/><Relationship Id="rId43" Type="http://schemas.openxmlformats.org/officeDocument/2006/relationships/image" Target="media/image46.png"/><Relationship Id="rId46" Type="http://schemas.openxmlformats.org/officeDocument/2006/relationships/image" Target="media/image27.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48" Type="http://schemas.openxmlformats.org/officeDocument/2006/relationships/image" Target="media/image38.png"/><Relationship Id="rId47" Type="http://schemas.openxmlformats.org/officeDocument/2006/relationships/image" Target="media/image48.png"/><Relationship Id="rId49" Type="http://schemas.openxmlformats.org/officeDocument/2006/relationships/image" Target="media/image3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image" Target="media/image9.png"/><Relationship Id="rId32" Type="http://schemas.openxmlformats.org/officeDocument/2006/relationships/footer" Target="footer2.xml"/><Relationship Id="rId35" Type="http://schemas.openxmlformats.org/officeDocument/2006/relationships/image" Target="media/image18.png"/><Relationship Id="rId34" Type="http://schemas.openxmlformats.org/officeDocument/2006/relationships/image" Target="media/image10.png"/><Relationship Id="rId37" Type="http://schemas.openxmlformats.org/officeDocument/2006/relationships/image" Target="media/image35.png"/><Relationship Id="rId36" Type="http://schemas.openxmlformats.org/officeDocument/2006/relationships/image" Target="media/image36.png"/><Relationship Id="rId39" Type="http://schemas.openxmlformats.org/officeDocument/2006/relationships/image" Target="media/image39.png"/><Relationship Id="rId38" Type="http://schemas.openxmlformats.org/officeDocument/2006/relationships/image" Target="media/image42.png"/><Relationship Id="rId20" Type="http://schemas.openxmlformats.org/officeDocument/2006/relationships/image" Target="media/image25.jpg"/><Relationship Id="rId22" Type="http://schemas.openxmlformats.org/officeDocument/2006/relationships/image" Target="media/image41.png"/><Relationship Id="rId21" Type="http://schemas.openxmlformats.org/officeDocument/2006/relationships/image" Target="media/image7.png"/><Relationship Id="rId24" Type="http://schemas.openxmlformats.org/officeDocument/2006/relationships/image" Target="media/image28.png"/><Relationship Id="rId23" Type="http://schemas.openxmlformats.org/officeDocument/2006/relationships/image" Target="media/image5.png"/><Relationship Id="rId26" Type="http://schemas.openxmlformats.org/officeDocument/2006/relationships/image" Target="media/image33.png"/><Relationship Id="rId25" Type="http://schemas.openxmlformats.org/officeDocument/2006/relationships/image" Target="media/image24.png"/><Relationship Id="rId28" Type="http://schemas.openxmlformats.org/officeDocument/2006/relationships/image" Target="media/image34.png"/><Relationship Id="rId27" Type="http://schemas.openxmlformats.org/officeDocument/2006/relationships/image" Target="media/image32.png"/><Relationship Id="rId29" Type="http://schemas.openxmlformats.org/officeDocument/2006/relationships/header" Target="header1.xml"/><Relationship Id="rId50" Type="http://schemas.openxmlformats.org/officeDocument/2006/relationships/image" Target="media/image44.png"/><Relationship Id="rId11" Type="http://schemas.openxmlformats.org/officeDocument/2006/relationships/image" Target="media/image19.png"/><Relationship Id="rId10" Type="http://schemas.openxmlformats.org/officeDocument/2006/relationships/image" Target="media/image13.png"/><Relationship Id="rId13" Type="http://schemas.openxmlformats.org/officeDocument/2006/relationships/image" Target="media/image43.jpg"/><Relationship Id="rId12" Type="http://schemas.openxmlformats.org/officeDocument/2006/relationships/image" Target="media/image8.png"/><Relationship Id="rId15" Type="http://schemas.openxmlformats.org/officeDocument/2006/relationships/image" Target="media/image30.png"/><Relationship Id="rId14" Type="http://schemas.openxmlformats.org/officeDocument/2006/relationships/image" Target="media/image22.png"/><Relationship Id="rId17" Type="http://schemas.openxmlformats.org/officeDocument/2006/relationships/image" Target="media/image26.jpg"/><Relationship Id="rId16" Type="http://schemas.openxmlformats.org/officeDocument/2006/relationships/image" Target="media/image16.png"/><Relationship Id="rId19" Type="http://schemas.openxmlformats.org/officeDocument/2006/relationships/image" Target="media/image23.pn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omfortaa-regular.ttf"/><Relationship Id="rId8"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 Id="rId2" Type="http://schemas.openxmlformats.org/officeDocument/2006/relationships/image" Target="media/image5.png"/><Relationship Id="rId3" Type="http://schemas.openxmlformats.org/officeDocument/2006/relationships/image" Target="media/image9.png"/><Relationship Id="rId4" Type="http://schemas.openxmlformats.org/officeDocument/2006/relationships/image" Target="media/image44.png"/><Relationship Id="rId11" Type="http://schemas.openxmlformats.org/officeDocument/2006/relationships/image" Target="media/image27.png"/><Relationship Id="rId10" Type="http://schemas.openxmlformats.org/officeDocument/2006/relationships/image" Target="media/image28.png"/><Relationship Id="rId12" Type="http://schemas.openxmlformats.org/officeDocument/2006/relationships/image" Target="media/image10.png"/><Relationship Id="rId9" Type="http://schemas.openxmlformats.org/officeDocument/2006/relationships/image" Target="media/image18.png"/><Relationship Id="rId5" Type="http://schemas.openxmlformats.org/officeDocument/2006/relationships/image" Target="media/image41.png"/><Relationship Id="rId6" Type="http://schemas.openxmlformats.org/officeDocument/2006/relationships/image" Target="media/image24.png"/><Relationship Id="rId7" Type="http://schemas.openxmlformats.org/officeDocument/2006/relationships/image" Target="media/image37.png"/><Relationship Id="rId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8fKyUiDcdOeiUH5ZRTumZi9fw==">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